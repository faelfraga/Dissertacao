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C32A13" w14:textId="77777777" w:rsidR="009F40AD" w:rsidRDefault="009F40AD" w:rsidP="009F40AD">
      <w:pPr>
        <w:spacing w:after="0" w:line="360" w:lineRule="auto"/>
        <w:jc w:val="center"/>
        <w:rPr>
          <w:rFonts w:ascii="Arial" w:hAnsi="Arial" w:cs="Arial"/>
          <w:b/>
          <w:bCs/>
          <w:sz w:val="24"/>
          <w:szCs w:val="24"/>
        </w:rPr>
      </w:pPr>
      <w:bookmarkStart w:id="0" w:name="_Hlk58486956"/>
      <w:bookmarkEnd w:id="0"/>
      <w:r>
        <w:rPr>
          <w:rFonts w:ascii="Arial" w:hAnsi="Arial" w:cs="Arial"/>
          <w:b/>
          <w:bCs/>
          <w:sz w:val="24"/>
          <w:szCs w:val="24"/>
        </w:rPr>
        <w:t>UNIVERSIDADE FEDERAL DE JUIZ DE FORA</w:t>
      </w:r>
    </w:p>
    <w:p w14:paraId="2931EBE7" w14:textId="77777777" w:rsidR="009F40AD" w:rsidRDefault="009F40AD" w:rsidP="009F40AD">
      <w:pPr>
        <w:spacing w:after="0" w:line="360" w:lineRule="auto"/>
        <w:jc w:val="center"/>
        <w:rPr>
          <w:rFonts w:ascii="Arial" w:hAnsi="Arial" w:cs="Arial"/>
          <w:b/>
          <w:bCs/>
          <w:sz w:val="24"/>
          <w:szCs w:val="24"/>
        </w:rPr>
      </w:pPr>
      <w:r>
        <w:rPr>
          <w:rFonts w:ascii="Arial" w:hAnsi="Arial" w:cs="Arial"/>
          <w:b/>
          <w:bCs/>
          <w:sz w:val="24"/>
          <w:szCs w:val="24"/>
        </w:rPr>
        <w:t>FACULDADE DE ECONOMIA</w:t>
      </w:r>
    </w:p>
    <w:p w14:paraId="7B33BDF4" w14:textId="77777777" w:rsidR="009F40AD" w:rsidRDefault="009F40AD" w:rsidP="009F40AD">
      <w:pPr>
        <w:spacing w:line="360" w:lineRule="auto"/>
        <w:jc w:val="center"/>
        <w:rPr>
          <w:rFonts w:ascii="Arial" w:hAnsi="Arial" w:cs="Arial"/>
          <w:b/>
          <w:bCs/>
          <w:sz w:val="24"/>
          <w:szCs w:val="24"/>
        </w:rPr>
      </w:pPr>
      <w:r>
        <w:rPr>
          <w:rFonts w:ascii="Arial" w:hAnsi="Arial" w:cs="Arial"/>
          <w:b/>
          <w:bCs/>
          <w:sz w:val="24"/>
          <w:szCs w:val="24"/>
        </w:rPr>
        <w:t>PROGRAMA DE PÓS-GRADUAÇÃO EM ECONOMIA</w:t>
      </w:r>
    </w:p>
    <w:p w14:paraId="0B0B2CF5" w14:textId="77777777" w:rsidR="009F40AD" w:rsidRDefault="009F40AD" w:rsidP="009F40AD">
      <w:pPr>
        <w:spacing w:line="480" w:lineRule="auto"/>
        <w:jc w:val="both"/>
        <w:rPr>
          <w:rFonts w:ascii="Arial" w:hAnsi="Arial" w:cs="Arial"/>
          <w:b/>
          <w:bCs/>
          <w:sz w:val="24"/>
          <w:szCs w:val="24"/>
        </w:rPr>
      </w:pPr>
    </w:p>
    <w:p w14:paraId="46C87B76" w14:textId="77777777" w:rsidR="009F40AD" w:rsidRDefault="009F40AD" w:rsidP="009F40AD">
      <w:pPr>
        <w:spacing w:line="480" w:lineRule="auto"/>
        <w:jc w:val="both"/>
        <w:rPr>
          <w:rFonts w:ascii="Arial" w:hAnsi="Arial" w:cs="Arial"/>
          <w:b/>
          <w:bCs/>
          <w:sz w:val="24"/>
          <w:szCs w:val="24"/>
        </w:rPr>
      </w:pPr>
    </w:p>
    <w:p w14:paraId="14352A26" w14:textId="77777777" w:rsidR="009F40AD" w:rsidRDefault="009F40AD" w:rsidP="009F40AD">
      <w:pPr>
        <w:spacing w:line="480" w:lineRule="auto"/>
        <w:jc w:val="both"/>
        <w:rPr>
          <w:rFonts w:ascii="Arial" w:hAnsi="Arial" w:cs="Arial"/>
          <w:b/>
          <w:bCs/>
          <w:sz w:val="24"/>
          <w:szCs w:val="24"/>
        </w:rPr>
      </w:pPr>
    </w:p>
    <w:p w14:paraId="569EA3D5" w14:textId="2A8CBD11" w:rsidR="009F40AD" w:rsidRDefault="00313951" w:rsidP="009F40AD">
      <w:pPr>
        <w:spacing w:line="480" w:lineRule="auto"/>
        <w:jc w:val="center"/>
        <w:rPr>
          <w:rFonts w:ascii="Arial" w:hAnsi="Arial" w:cs="Arial"/>
          <w:b/>
          <w:bCs/>
          <w:sz w:val="24"/>
          <w:szCs w:val="24"/>
        </w:rPr>
      </w:pPr>
      <w:r>
        <w:rPr>
          <w:rFonts w:ascii="Arial" w:hAnsi="Arial" w:cs="Arial"/>
          <w:b/>
          <w:bCs/>
          <w:sz w:val="24"/>
          <w:szCs w:val="24"/>
        </w:rPr>
        <w:t>RAFAEL LIMA FRAG</w:t>
      </w:r>
      <w:r w:rsidR="009F40AD">
        <w:rPr>
          <w:rFonts w:ascii="Arial" w:hAnsi="Arial" w:cs="Arial"/>
          <w:b/>
          <w:bCs/>
          <w:sz w:val="24"/>
          <w:szCs w:val="24"/>
        </w:rPr>
        <w:t>A</w:t>
      </w:r>
    </w:p>
    <w:p w14:paraId="1F000CC8" w14:textId="77777777" w:rsidR="009F40AD" w:rsidRDefault="009F40AD" w:rsidP="009F40AD">
      <w:pPr>
        <w:spacing w:line="480" w:lineRule="auto"/>
        <w:jc w:val="both"/>
        <w:rPr>
          <w:rFonts w:ascii="Arial" w:hAnsi="Arial" w:cs="Arial"/>
          <w:b/>
          <w:bCs/>
          <w:sz w:val="24"/>
          <w:szCs w:val="24"/>
        </w:rPr>
      </w:pPr>
    </w:p>
    <w:p w14:paraId="5FF7056F" w14:textId="77777777" w:rsidR="009F40AD" w:rsidRDefault="009F40AD" w:rsidP="009F40AD">
      <w:pPr>
        <w:spacing w:line="480" w:lineRule="auto"/>
        <w:jc w:val="both"/>
        <w:rPr>
          <w:rFonts w:ascii="Arial" w:hAnsi="Arial" w:cs="Arial"/>
          <w:b/>
          <w:bCs/>
          <w:sz w:val="24"/>
          <w:szCs w:val="24"/>
        </w:rPr>
      </w:pPr>
    </w:p>
    <w:p w14:paraId="229856AE" w14:textId="77777777" w:rsidR="009F40AD" w:rsidRDefault="009F40AD" w:rsidP="009F40AD">
      <w:pPr>
        <w:spacing w:line="480" w:lineRule="auto"/>
        <w:jc w:val="both"/>
        <w:rPr>
          <w:rFonts w:ascii="Arial" w:hAnsi="Arial" w:cs="Arial"/>
          <w:b/>
          <w:bCs/>
          <w:sz w:val="24"/>
          <w:szCs w:val="24"/>
        </w:rPr>
      </w:pPr>
    </w:p>
    <w:p w14:paraId="49422581" w14:textId="4BC77D02" w:rsidR="009F40AD" w:rsidRPr="00515BBA" w:rsidRDefault="009F40AD" w:rsidP="009F40AD">
      <w:pPr>
        <w:spacing w:line="360" w:lineRule="auto"/>
        <w:jc w:val="center"/>
        <w:rPr>
          <w:rFonts w:ascii="Arial" w:hAnsi="Arial" w:cs="Arial"/>
          <w:b/>
          <w:bCs/>
          <w:sz w:val="24"/>
          <w:szCs w:val="24"/>
        </w:rPr>
      </w:pPr>
      <w:r w:rsidRPr="00515BBA">
        <w:rPr>
          <w:rFonts w:ascii="Arial" w:hAnsi="Arial" w:cs="Arial"/>
          <w:b/>
          <w:bCs/>
          <w:sz w:val="24"/>
          <w:szCs w:val="24"/>
        </w:rPr>
        <w:t>TECNOLOGIAS DE INFORMAÇÃO E COMUNICAÇÃO (TIC) E DESEMPENHO EDUCACIONAL DE CRIANÇAS E ADOLESCENTES NO BRASIL: UMA ANÁLISE DO PROGRAMA CIDADES DIGITAIS</w:t>
      </w:r>
    </w:p>
    <w:p w14:paraId="09A5ACF8" w14:textId="77777777" w:rsidR="009F40AD" w:rsidRDefault="009F40AD" w:rsidP="009F40AD">
      <w:pPr>
        <w:spacing w:line="480" w:lineRule="auto"/>
        <w:jc w:val="both"/>
        <w:rPr>
          <w:rFonts w:ascii="Arial" w:hAnsi="Arial" w:cs="Arial"/>
          <w:b/>
          <w:bCs/>
          <w:sz w:val="24"/>
          <w:szCs w:val="24"/>
        </w:rPr>
      </w:pPr>
    </w:p>
    <w:p w14:paraId="33E9572C" w14:textId="77777777" w:rsidR="009F40AD" w:rsidRDefault="009F40AD" w:rsidP="009F40AD">
      <w:pPr>
        <w:spacing w:line="480" w:lineRule="auto"/>
        <w:jc w:val="both"/>
        <w:rPr>
          <w:rFonts w:ascii="Arial" w:hAnsi="Arial" w:cs="Arial"/>
          <w:b/>
          <w:bCs/>
          <w:sz w:val="24"/>
          <w:szCs w:val="24"/>
        </w:rPr>
      </w:pPr>
    </w:p>
    <w:p w14:paraId="19C20BDA" w14:textId="77777777" w:rsidR="009F40AD" w:rsidRDefault="009F40AD" w:rsidP="009F40AD">
      <w:pPr>
        <w:spacing w:line="480" w:lineRule="auto"/>
        <w:jc w:val="both"/>
        <w:rPr>
          <w:rFonts w:ascii="Arial" w:hAnsi="Arial" w:cs="Arial"/>
          <w:b/>
          <w:bCs/>
          <w:sz w:val="24"/>
          <w:szCs w:val="24"/>
        </w:rPr>
      </w:pPr>
    </w:p>
    <w:p w14:paraId="444D6E01" w14:textId="77777777" w:rsidR="009F40AD" w:rsidRDefault="009F40AD" w:rsidP="009F40AD">
      <w:pPr>
        <w:spacing w:line="480" w:lineRule="auto"/>
        <w:jc w:val="both"/>
        <w:rPr>
          <w:rFonts w:ascii="Arial" w:hAnsi="Arial" w:cs="Arial"/>
          <w:b/>
          <w:bCs/>
          <w:sz w:val="24"/>
          <w:szCs w:val="24"/>
        </w:rPr>
      </w:pPr>
    </w:p>
    <w:p w14:paraId="698204F6" w14:textId="77777777" w:rsidR="009F40AD" w:rsidRDefault="009F40AD" w:rsidP="009F40AD">
      <w:pPr>
        <w:spacing w:line="480" w:lineRule="auto"/>
        <w:jc w:val="both"/>
        <w:rPr>
          <w:rFonts w:ascii="Arial" w:hAnsi="Arial" w:cs="Arial"/>
          <w:b/>
          <w:bCs/>
          <w:sz w:val="24"/>
          <w:szCs w:val="24"/>
        </w:rPr>
      </w:pPr>
    </w:p>
    <w:p w14:paraId="3C054116" w14:textId="77777777" w:rsidR="009F40AD" w:rsidRDefault="009F40AD" w:rsidP="009F40AD">
      <w:pPr>
        <w:spacing w:line="480" w:lineRule="auto"/>
        <w:jc w:val="both"/>
        <w:rPr>
          <w:rFonts w:ascii="Arial" w:hAnsi="Arial" w:cs="Arial"/>
          <w:b/>
          <w:bCs/>
          <w:sz w:val="24"/>
          <w:szCs w:val="24"/>
        </w:rPr>
      </w:pPr>
    </w:p>
    <w:p w14:paraId="309EBC2A" w14:textId="77777777" w:rsidR="009F40AD" w:rsidRDefault="009F40AD" w:rsidP="009F40AD">
      <w:pPr>
        <w:spacing w:line="480" w:lineRule="auto"/>
        <w:jc w:val="both"/>
        <w:rPr>
          <w:rFonts w:ascii="Arial" w:hAnsi="Arial" w:cs="Arial"/>
          <w:b/>
          <w:bCs/>
          <w:sz w:val="24"/>
          <w:szCs w:val="24"/>
        </w:rPr>
      </w:pPr>
    </w:p>
    <w:p w14:paraId="54A5628F" w14:textId="77777777" w:rsidR="009F40AD" w:rsidRPr="00BC02E2" w:rsidRDefault="009F40AD" w:rsidP="009F40AD">
      <w:pPr>
        <w:spacing w:after="0" w:line="360" w:lineRule="auto"/>
        <w:jc w:val="center"/>
        <w:rPr>
          <w:rFonts w:ascii="Arial" w:hAnsi="Arial" w:cs="Arial"/>
          <w:bCs/>
          <w:sz w:val="24"/>
          <w:szCs w:val="24"/>
        </w:rPr>
      </w:pPr>
      <w:r w:rsidRPr="00BC02E2">
        <w:rPr>
          <w:rFonts w:ascii="Arial" w:hAnsi="Arial" w:cs="Arial"/>
          <w:bCs/>
          <w:sz w:val="24"/>
          <w:szCs w:val="24"/>
        </w:rPr>
        <w:t>JUIZ DE FORA</w:t>
      </w:r>
    </w:p>
    <w:p w14:paraId="3CFA6F84" w14:textId="77777777" w:rsidR="005F1623" w:rsidRDefault="009F40AD" w:rsidP="005F1623">
      <w:pPr>
        <w:spacing w:line="480" w:lineRule="auto"/>
        <w:jc w:val="center"/>
        <w:rPr>
          <w:rFonts w:ascii="Arial" w:hAnsi="Arial" w:cs="Arial"/>
          <w:bCs/>
          <w:sz w:val="24"/>
          <w:szCs w:val="24"/>
        </w:rPr>
        <w:sectPr w:rsidR="005F1623" w:rsidSect="005F1623">
          <w:footerReference w:type="default" r:id="rId9"/>
          <w:footerReference w:type="first" r:id="rId10"/>
          <w:pgSz w:w="11906" w:h="16838"/>
          <w:pgMar w:top="1701" w:right="1134" w:bottom="1134" w:left="1701" w:header="708" w:footer="709" w:gutter="0"/>
          <w:pgNumType w:start="1"/>
          <w:cols w:space="708"/>
          <w:titlePg/>
          <w:docGrid w:linePitch="360"/>
        </w:sectPr>
      </w:pPr>
      <w:r w:rsidRPr="00BC02E2">
        <w:rPr>
          <w:rFonts w:ascii="Arial" w:hAnsi="Arial" w:cs="Arial"/>
          <w:bCs/>
          <w:sz w:val="24"/>
          <w:szCs w:val="24"/>
        </w:rPr>
        <w:t>2021</w:t>
      </w:r>
    </w:p>
    <w:p w14:paraId="218A31C1" w14:textId="520C9401" w:rsidR="009F40AD" w:rsidRPr="00BC02E2" w:rsidRDefault="009F40AD" w:rsidP="005F1623">
      <w:pPr>
        <w:spacing w:line="480" w:lineRule="auto"/>
        <w:jc w:val="center"/>
        <w:rPr>
          <w:rFonts w:ascii="Arial" w:hAnsi="Arial" w:cs="Arial"/>
          <w:b/>
          <w:bCs/>
          <w:sz w:val="24"/>
          <w:szCs w:val="24"/>
        </w:rPr>
      </w:pPr>
      <w:r w:rsidRPr="00BC02E2">
        <w:rPr>
          <w:rFonts w:ascii="Arial" w:hAnsi="Arial" w:cs="Arial"/>
          <w:b/>
          <w:bCs/>
          <w:sz w:val="24"/>
          <w:szCs w:val="24"/>
        </w:rPr>
        <w:lastRenderedPageBreak/>
        <w:t>RAFAEL LIMA FRAGA</w:t>
      </w:r>
    </w:p>
    <w:p w14:paraId="4DA37D86" w14:textId="77777777" w:rsidR="009F40AD" w:rsidRDefault="009F40AD" w:rsidP="009F40AD">
      <w:pPr>
        <w:spacing w:line="480" w:lineRule="auto"/>
        <w:jc w:val="center"/>
        <w:rPr>
          <w:rFonts w:ascii="Arial" w:hAnsi="Arial" w:cs="Arial"/>
          <w:bCs/>
          <w:sz w:val="24"/>
          <w:szCs w:val="24"/>
        </w:rPr>
      </w:pPr>
    </w:p>
    <w:p w14:paraId="1413514D" w14:textId="77777777" w:rsidR="009F40AD" w:rsidRDefault="009F40AD" w:rsidP="009F40AD">
      <w:pPr>
        <w:spacing w:line="480" w:lineRule="auto"/>
        <w:jc w:val="center"/>
        <w:rPr>
          <w:rFonts w:ascii="Arial" w:hAnsi="Arial" w:cs="Arial"/>
          <w:bCs/>
          <w:sz w:val="24"/>
          <w:szCs w:val="24"/>
        </w:rPr>
      </w:pPr>
    </w:p>
    <w:p w14:paraId="4422C5B9" w14:textId="77777777" w:rsidR="009F40AD" w:rsidRDefault="009F40AD" w:rsidP="009F40AD">
      <w:pPr>
        <w:spacing w:line="480" w:lineRule="auto"/>
        <w:jc w:val="center"/>
        <w:rPr>
          <w:rFonts w:ascii="Arial" w:hAnsi="Arial" w:cs="Arial"/>
          <w:bCs/>
          <w:sz w:val="24"/>
          <w:szCs w:val="24"/>
        </w:rPr>
      </w:pPr>
    </w:p>
    <w:p w14:paraId="05082061" w14:textId="77777777" w:rsidR="009F40AD" w:rsidRDefault="009F40AD" w:rsidP="009F40AD">
      <w:pPr>
        <w:spacing w:line="480" w:lineRule="auto"/>
        <w:rPr>
          <w:rFonts w:ascii="Arial" w:hAnsi="Arial" w:cs="Arial"/>
          <w:bCs/>
          <w:sz w:val="24"/>
          <w:szCs w:val="24"/>
        </w:rPr>
      </w:pPr>
    </w:p>
    <w:p w14:paraId="23CED85F" w14:textId="044B7AB5" w:rsidR="009F40AD" w:rsidRPr="00515BBA" w:rsidRDefault="009F40AD" w:rsidP="009F40AD">
      <w:pPr>
        <w:spacing w:line="360" w:lineRule="auto"/>
        <w:jc w:val="center"/>
        <w:rPr>
          <w:rFonts w:ascii="Arial" w:hAnsi="Arial" w:cs="Arial"/>
          <w:b/>
          <w:bCs/>
          <w:sz w:val="24"/>
          <w:szCs w:val="24"/>
        </w:rPr>
      </w:pPr>
      <w:r w:rsidRPr="00515BBA">
        <w:rPr>
          <w:rFonts w:ascii="Arial" w:hAnsi="Arial" w:cs="Arial"/>
          <w:b/>
          <w:bCs/>
          <w:sz w:val="24"/>
          <w:szCs w:val="24"/>
        </w:rPr>
        <w:t>TECNOLOGIAS DE I</w:t>
      </w:r>
      <w:r w:rsidR="003313AE">
        <w:rPr>
          <w:rFonts w:ascii="Arial" w:hAnsi="Arial" w:cs="Arial"/>
          <w:b/>
          <w:bCs/>
          <w:sz w:val="24"/>
          <w:szCs w:val="24"/>
        </w:rPr>
        <w:t>NFORMAÇÃO E COMUNICAÇÃO (TIC) E</w:t>
      </w:r>
      <w:r w:rsidRPr="00515BBA">
        <w:rPr>
          <w:rFonts w:ascii="Arial" w:hAnsi="Arial" w:cs="Arial"/>
          <w:b/>
          <w:bCs/>
          <w:sz w:val="24"/>
          <w:szCs w:val="24"/>
        </w:rPr>
        <w:t>DESEMPENHO EDUCACIONAL DE CRIANÇAS E ADOLESCENTES NO BRASIL: UMA ANÁLISE DO PROGRAMA CIDADES DIGITAIS</w:t>
      </w:r>
    </w:p>
    <w:p w14:paraId="514F71A7" w14:textId="77777777" w:rsidR="009F40AD" w:rsidRDefault="009F40AD" w:rsidP="009F40AD">
      <w:pPr>
        <w:spacing w:line="480" w:lineRule="auto"/>
        <w:rPr>
          <w:rFonts w:ascii="Arial" w:hAnsi="Arial" w:cs="Arial"/>
          <w:bCs/>
          <w:sz w:val="24"/>
          <w:szCs w:val="24"/>
        </w:rPr>
      </w:pPr>
    </w:p>
    <w:p w14:paraId="6FC7F5E5" w14:textId="4B5E1BFB" w:rsidR="009F40AD" w:rsidRDefault="002D0202" w:rsidP="009F40AD">
      <w:pPr>
        <w:spacing w:line="360" w:lineRule="auto"/>
        <w:ind w:left="4248"/>
        <w:jc w:val="both"/>
        <w:rPr>
          <w:rFonts w:ascii="Arial" w:hAnsi="Arial" w:cs="Arial"/>
          <w:sz w:val="24"/>
        </w:rPr>
      </w:pPr>
      <w:r>
        <w:rPr>
          <w:rFonts w:ascii="Arial" w:hAnsi="Arial" w:cs="Arial"/>
          <w:sz w:val="24"/>
        </w:rPr>
        <w:t>Dissertação</w:t>
      </w:r>
      <w:r w:rsidR="009F40AD" w:rsidRPr="00BC02E2">
        <w:rPr>
          <w:rFonts w:ascii="Arial" w:hAnsi="Arial" w:cs="Arial"/>
          <w:sz w:val="24"/>
        </w:rPr>
        <w:t xml:space="preserve"> apresentada ao Programa de Pós-Graduação em Economia</w:t>
      </w:r>
      <w:r w:rsidR="002A5FFB">
        <w:rPr>
          <w:rFonts w:ascii="Arial" w:hAnsi="Arial" w:cs="Arial"/>
          <w:sz w:val="24"/>
        </w:rPr>
        <w:t xml:space="preserve"> Aplicada</w:t>
      </w:r>
      <w:r w:rsidR="009F40AD" w:rsidRPr="00BC02E2">
        <w:rPr>
          <w:rFonts w:ascii="Arial" w:hAnsi="Arial" w:cs="Arial"/>
          <w:sz w:val="24"/>
        </w:rPr>
        <w:t xml:space="preserve"> da Universidade Federal de Juiz de Fora como requisito à obtenção do título de Mestre em Economia.</w:t>
      </w:r>
    </w:p>
    <w:p w14:paraId="65315769" w14:textId="77777777" w:rsidR="009F40AD" w:rsidRDefault="009F40AD" w:rsidP="009F40AD">
      <w:pPr>
        <w:spacing w:line="360" w:lineRule="auto"/>
        <w:ind w:left="4248"/>
        <w:jc w:val="both"/>
        <w:rPr>
          <w:rFonts w:ascii="Arial" w:hAnsi="Arial" w:cs="Arial"/>
          <w:sz w:val="24"/>
        </w:rPr>
      </w:pPr>
    </w:p>
    <w:p w14:paraId="30F355D9" w14:textId="77777777" w:rsidR="009F40AD" w:rsidRDefault="009F40AD" w:rsidP="009F40AD">
      <w:pPr>
        <w:spacing w:line="360" w:lineRule="auto"/>
        <w:ind w:left="4248"/>
        <w:jc w:val="both"/>
        <w:rPr>
          <w:rFonts w:ascii="Arial" w:hAnsi="Arial" w:cs="Arial"/>
          <w:sz w:val="24"/>
        </w:rPr>
      </w:pPr>
    </w:p>
    <w:p w14:paraId="02314598" w14:textId="77777777" w:rsidR="009F40AD" w:rsidRDefault="009F40AD" w:rsidP="009F40AD">
      <w:pPr>
        <w:spacing w:line="360" w:lineRule="auto"/>
        <w:jc w:val="both"/>
        <w:rPr>
          <w:rFonts w:ascii="Arial" w:hAnsi="Arial" w:cs="Arial"/>
          <w:bCs/>
          <w:sz w:val="28"/>
          <w:szCs w:val="24"/>
        </w:rPr>
      </w:pPr>
      <w:r>
        <w:rPr>
          <w:rFonts w:ascii="Arial" w:hAnsi="Arial" w:cs="Arial"/>
          <w:sz w:val="24"/>
        </w:rPr>
        <w:t xml:space="preserve">Orientadora: Prof. Dra. Flávia Lúcia </w:t>
      </w:r>
      <w:proofErr w:type="spellStart"/>
      <w:r>
        <w:rPr>
          <w:rFonts w:ascii="Arial" w:hAnsi="Arial" w:cs="Arial"/>
          <w:sz w:val="24"/>
        </w:rPr>
        <w:t>Chein</w:t>
      </w:r>
      <w:proofErr w:type="spellEnd"/>
      <w:r>
        <w:rPr>
          <w:rFonts w:ascii="Arial" w:hAnsi="Arial" w:cs="Arial"/>
          <w:sz w:val="24"/>
        </w:rPr>
        <w:t xml:space="preserve"> Feres</w:t>
      </w:r>
    </w:p>
    <w:p w14:paraId="374790F1" w14:textId="77777777" w:rsidR="009F40AD" w:rsidRDefault="009F40AD" w:rsidP="009F40AD">
      <w:pPr>
        <w:spacing w:line="360" w:lineRule="auto"/>
        <w:jc w:val="both"/>
        <w:rPr>
          <w:rFonts w:ascii="Arial" w:hAnsi="Arial" w:cs="Arial"/>
          <w:bCs/>
          <w:sz w:val="28"/>
          <w:szCs w:val="24"/>
        </w:rPr>
      </w:pPr>
    </w:p>
    <w:p w14:paraId="4F903449" w14:textId="77777777" w:rsidR="009F40AD" w:rsidRDefault="009F40AD" w:rsidP="009F40AD">
      <w:pPr>
        <w:spacing w:line="360" w:lineRule="auto"/>
        <w:jc w:val="both"/>
        <w:rPr>
          <w:rFonts w:ascii="Arial" w:hAnsi="Arial" w:cs="Arial"/>
          <w:bCs/>
          <w:sz w:val="28"/>
          <w:szCs w:val="24"/>
        </w:rPr>
      </w:pPr>
    </w:p>
    <w:p w14:paraId="6A32B0FB" w14:textId="77777777" w:rsidR="009F40AD" w:rsidRDefault="009F40AD" w:rsidP="009F40AD">
      <w:pPr>
        <w:spacing w:line="360" w:lineRule="auto"/>
        <w:jc w:val="both"/>
        <w:rPr>
          <w:rFonts w:ascii="Arial" w:hAnsi="Arial" w:cs="Arial"/>
          <w:bCs/>
          <w:sz w:val="28"/>
          <w:szCs w:val="24"/>
        </w:rPr>
      </w:pPr>
    </w:p>
    <w:p w14:paraId="35BC6C91" w14:textId="77777777" w:rsidR="009F40AD" w:rsidRDefault="009F40AD" w:rsidP="009F40AD">
      <w:pPr>
        <w:spacing w:line="360" w:lineRule="auto"/>
        <w:jc w:val="both"/>
        <w:rPr>
          <w:rFonts w:ascii="Arial" w:hAnsi="Arial" w:cs="Arial"/>
          <w:bCs/>
          <w:sz w:val="28"/>
          <w:szCs w:val="24"/>
        </w:rPr>
      </w:pPr>
    </w:p>
    <w:p w14:paraId="189DD949" w14:textId="77777777" w:rsidR="009F40AD" w:rsidRPr="00BC02E2" w:rsidRDefault="009F40AD" w:rsidP="009F40AD">
      <w:pPr>
        <w:spacing w:line="360" w:lineRule="auto"/>
        <w:jc w:val="both"/>
        <w:rPr>
          <w:rFonts w:ascii="Arial" w:hAnsi="Arial" w:cs="Arial"/>
          <w:bCs/>
          <w:sz w:val="28"/>
          <w:szCs w:val="24"/>
        </w:rPr>
      </w:pPr>
    </w:p>
    <w:p w14:paraId="7AA57A7E" w14:textId="77777777" w:rsidR="009F40AD" w:rsidRPr="00BC02E2" w:rsidRDefault="009F40AD" w:rsidP="009F40AD">
      <w:pPr>
        <w:spacing w:after="0" w:line="360" w:lineRule="auto"/>
        <w:jc w:val="center"/>
        <w:rPr>
          <w:rFonts w:ascii="Arial" w:hAnsi="Arial" w:cs="Arial"/>
          <w:bCs/>
          <w:sz w:val="24"/>
          <w:szCs w:val="24"/>
        </w:rPr>
      </w:pPr>
      <w:r w:rsidRPr="00BC02E2">
        <w:rPr>
          <w:rFonts w:ascii="Arial" w:hAnsi="Arial" w:cs="Arial"/>
          <w:bCs/>
          <w:sz w:val="24"/>
          <w:szCs w:val="24"/>
        </w:rPr>
        <w:t>JUIZ DE FORA</w:t>
      </w:r>
    </w:p>
    <w:p w14:paraId="5281B507" w14:textId="77777777" w:rsidR="00C75267" w:rsidRDefault="009F40AD" w:rsidP="009F40AD">
      <w:pPr>
        <w:spacing w:line="480" w:lineRule="auto"/>
        <w:jc w:val="center"/>
        <w:rPr>
          <w:rFonts w:ascii="Arial" w:hAnsi="Arial" w:cs="Arial"/>
          <w:b/>
          <w:bCs/>
          <w:sz w:val="24"/>
          <w:szCs w:val="24"/>
        </w:rPr>
      </w:pPr>
      <w:r w:rsidRPr="00BC02E2">
        <w:rPr>
          <w:rFonts w:ascii="Arial" w:hAnsi="Arial" w:cs="Arial"/>
          <w:bCs/>
          <w:sz w:val="24"/>
          <w:szCs w:val="24"/>
        </w:rPr>
        <w:t>2021</w:t>
      </w:r>
    </w:p>
    <w:p w14:paraId="7218D460" w14:textId="60B32CE6" w:rsidR="009F40AD" w:rsidRPr="00BC02E2" w:rsidRDefault="009F40AD" w:rsidP="009F40AD">
      <w:pPr>
        <w:spacing w:line="480" w:lineRule="auto"/>
        <w:jc w:val="center"/>
        <w:rPr>
          <w:rFonts w:ascii="Arial" w:hAnsi="Arial" w:cs="Arial"/>
          <w:b/>
          <w:bCs/>
          <w:sz w:val="24"/>
          <w:szCs w:val="24"/>
        </w:rPr>
      </w:pPr>
      <w:r w:rsidRPr="00BC02E2">
        <w:rPr>
          <w:rFonts w:ascii="Arial" w:hAnsi="Arial" w:cs="Arial"/>
          <w:b/>
          <w:bCs/>
          <w:sz w:val="24"/>
          <w:szCs w:val="24"/>
        </w:rPr>
        <w:lastRenderedPageBreak/>
        <w:t>A</w:t>
      </w:r>
      <w:r w:rsidR="00F7541C">
        <w:rPr>
          <w:rFonts w:ascii="Arial" w:hAnsi="Arial" w:cs="Arial"/>
          <w:b/>
          <w:bCs/>
          <w:sz w:val="24"/>
          <w:szCs w:val="24"/>
        </w:rPr>
        <w:t>G</w:t>
      </w:r>
      <w:r w:rsidRPr="00BC02E2">
        <w:rPr>
          <w:rFonts w:ascii="Arial" w:hAnsi="Arial" w:cs="Arial"/>
          <w:b/>
          <w:bCs/>
          <w:sz w:val="24"/>
          <w:szCs w:val="24"/>
        </w:rPr>
        <w:t>RADECIMENTOS</w:t>
      </w:r>
    </w:p>
    <w:p w14:paraId="12508902" w14:textId="4BF9022F" w:rsidR="00771BC0" w:rsidRPr="00771BC0" w:rsidRDefault="00F8702A" w:rsidP="00771BC0">
      <w:pPr>
        <w:spacing w:line="360" w:lineRule="auto"/>
        <w:jc w:val="both"/>
        <w:rPr>
          <w:rFonts w:ascii="Arial" w:hAnsi="Arial" w:cs="Arial"/>
          <w:bCs/>
          <w:sz w:val="24"/>
          <w:szCs w:val="24"/>
        </w:rPr>
      </w:pPr>
      <w:proofErr w:type="gramStart"/>
      <w:r>
        <w:rPr>
          <w:rFonts w:ascii="Arial" w:hAnsi="Arial" w:cs="Arial"/>
          <w:bCs/>
          <w:sz w:val="24"/>
          <w:szCs w:val="24"/>
        </w:rPr>
        <w:t>A Deus</w:t>
      </w:r>
      <w:proofErr w:type="gramEnd"/>
      <w:r>
        <w:rPr>
          <w:rFonts w:ascii="Arial" w:hAnsi="Arial" w:cs="Arial"/>
          <w:bCs/>
          <w:sz w:val="24"/>
          <w:szCs w:val="24"/>
        </w:rPr>
        <w:t xml:space="preserve">, por me orientar, proteger e </w:t>
      </w:r>
      <w:r w:rsidR="00771BC0" w:rsidRPr="00771BC0">
        <w:rPr>
          <w:rFonts w:ascii="Arial" w:hAnsi="Arial" w:cs="Arial"/>
          <w:bCs/>
          <w:sz w:val="24"/>
          <w:szCs w:val="24"/>
        </w:rPr>
        <w:t>me dar saúde e conhecimento.</w:t>
      </w:r>
    </w:p>
    <w:p w14:paraId="185017B1" w14:textId="31ABCA0A" w:rsidR="009F40AD" w:rsidRDefault="00771BC0" w:rsidP="00771BC0">
      <w:pPr>
        <w:spacing w:line="360" w:lineRule="auto"/>
        <w:jc w:val="both"/>
        <w:rPr>
          <w:rFonts w:ascii="Arial" w:hAnsi="Arial" w:cs="Arial"/>
          <w:bCs/>
          <w:sz w:val="24"/>
          <w:szCs w:val="24"/>
        </w:rPr>
      </w:pPr>
      <w:r w:rsidRPr="00771BC0">
        <w:rPr>
          <w:rFonts w:ascii="Arial" w:hAnsi="Arial" w:cs="Arial"/>
          <w:bCs/>
          <w:sz w:val="24"/>
          <w:szCs w:val="24"/>
        </w:rPr>
        <w:t xml:space="preserve">Aos meus pais, </w:t>
      </w:r>
      <w:r w:rsidR="00F8702A">
        <w:rPr>
          <w:rFonts w:ascii="Arial" w:hAnsi="Arial" w:cs="Arial"/>
          <w:bCs/>
          <w:sz w:val="24"/>
          <w:szCs w:val="24"/>
        </w:rPr>
        <w:t xml:space="preserve">Sebastião e Ana, pelo carinho, </w:t>
      </w:r>
      <w:r>
        <w:rPr>
          <w:rFonts w:ascii="Arial" w:hAnsi="Arial" w:cs="Arial"/>
          <w:bCs/>
          <w:sz w:val="24"/>
          <w:szCs w:val="24"/>
        </w:rPr>
        <w:t>incentivo</w:t>
      </w:r>
      <w:r w:rsidRPr="00771BC0">
        <w:rPr>
          <w:rFonts w:ascii="Arial" w:hAnsi="Arial" w:cs="Arial"/>
          <w:bCs/>
          <w:sz w:val="24"/>
          <w:szCs w:val="24"/>
        </w:rPr>
        <w:t xml:space="preserve"> e apoio incondicional.</w:t>
      </w:r>
    </w:p>
    <w:p w14:paraId="3860178B" w14:textId="1FACFC37" w:rsidR="00771BC0" w:rsidRPr="00771BC0" w:rsidRDefault="00771BC0" w:rsidP="00771BC0">
      <w:pPr>
        <w:spacing w:line="360" w:lineRule="auto"/>
        <w:jc w:val="both"/>
        <w:rPr>
          <w:rFonts w:ascii="Arial" w:hAnsi="Arial" w:cs="Arial"/>
          <w:bCs/>
          <w:sz w:val="24"/>
          <w:szCs w:val="24"/>
        </w:rPr>
      </w:pPr>
      <w:r>
        <w:rPr>
          <w:rFonts w:ascii="Arial" w:hAnsi="Arial" w:cs="Arial"/>
          <w:bCs/>
          <w:sz w:val="24"/>
          <w:szCs w:val="24"/>
        </w:rPr>
        <w:t>A minha</w:t>
      </w:r>
      <w:r w:rsidRPr="00771BC0">
        <w:rPr>
          <w:rFonts w:ascii="Arial" w:hAnsi="Arial" w:cs="Arial"/>
          <w:bCs/>
          <w:sz w:val="24"/>
          <w:szCs w:val="24"/>
        </w:rPr>
        <w:t xml:space="preserve"> orientador</w:t>
      </w:r>
      <w:r>
        <w:rPr>
          <w:rFonts w:ascii="Arial" w:hAnsi="Arial" w:cs="Arial"/>
          <w:bCs/>
          <w:sz w:val="24"/>
          <w:szCs w:val="24"/>
        </w:rPr>
        <w:t>a</w:t>
      </w:r>
      <w:r w:rsidRPr="00771BC0">
        <w:rPr>
          <w:rFonts w:ascii="Arial" w:hAnsi="Arial" w:cs="Arial"/>
          <w:bCs/>
          <w:sz w:val="24"/>
          <w:szCs w:val="24"/>
        </w:rPr>
        <w:t>, Prof</w:t>
      </w:r>
      <w:r w:rsidR="00E820CC">
        <w:rPr>
          <w:rFonts w:ascii="Arial" w:hAnsi="Arial" w:cs="Arial"/>
          <w:bCs/>
          <w:sz w:val="24"/>
          <w:szCs w:val="24"/>
        </w:rPr>
        <w:t>a</w:t>
      </w:r>
      <w:r w:rsidRPr="00771BC0">
        <w:rPr>
          <w:rFonts w:ascii="Arial" w:hAnsi="Arial" w:cs="Arial"/>
          <w:bCs/>
          <w:sz w:val="24"/>
          <w:szCs w:val="24"/>
        </w:rPr>
        <w:t>. Dr</w:t>
      </w:r>
      <w:r w:rsidR="00E820CC">
        <w:rPr>
          <w:rFonts w:ascii="Arial" w:hAnsi="Arial" w:cs="Arial"/>
          <w:bCs/>
          <w:sz w:val="24"/>
          <w:szCs w:val="24"/>
        </w:rPr>
        <w:t>a</w:t>
      </w:r>
      <w:r w:rsidRPr="00771BC0">
        <w:rPr>
          <w:rFonts w:ascii="Arial" w:hAnsi="Arial" w:cs="Arial"/>
          <w:bCs/>
          <w:sz w:val="24"/>
          <w:szCs w:val="24"/>
        </w:rPr>
        <w:t xml:space="preserve">. </w:t>
      </w:r>
      <w:r>
        <w:rPr>
          <w:rFonts w:ascii="Arial" w:hAnsi="Arial" w:cs="Arial"/>
          <w:bCs/>
          <w:sz w:val="24"/>
          <w:szCs w:val="24"/>
        </w:rPr>
        <w:t xml:space="preserve">Flávia </w:t>
      </w:r>
      <w:proofErr w:type="spellStart"/>
      <w:r>
        <w:rPr>
          <w:rFonts w:ascii="Arial" w:hAnsi="Arial" w:cs="Arial"/>
          <w:bCs/>
          <w:sz w:val="24"/>
          <w:szCs w:val="24"/>
        </w:rPr>
        <w:t>Chein</w:t>
      </w:r>
      <w:proofErr w:type="spellEnd"/>
      <w:r>
        <w:rPr>
          <w:rFonts w:ascii="Arial" w:hAnsi="Arial" w:cs="Arial"/>
          <w:bCs/>
          <w:sz w:val="24"/>
          <w:szCs w:val="24"/>
        </w:rPr>
        <w:t xml:space="preserve"> Feres</w:t>
      </w:r>
      <w:r w:rsidRPr="00771BC0">
        <w:rPr>
          <w:rFonts w:ascii="Arial" w:hAnsi="Arial" w:cs="Arial"/>
          <w:bCs/>
          <w:sz w:val="24"/>
          <w:szCs w:val="24"/>
        </w:rPr>
        <w:t>, por todo acompanhament</w:t>
      </w:r>
      <w:r w:rsidR="00F8702A">
        <w:rPr>
          <w:rFonts w:ascii="Arial" w:hAnsi="Arial" w:cs="Arial"/>
          <w:bCs/>
          <w:sz w:val="24"/>
          <w:szCs w:val="24"/>
        </w:rPr>
        <w:t>o e conhecimento compartilhado,</w:t>
      </w:r>
      <w:r w:rsidRPr="00771BC0">
        <w:rPr>
          <w:rFonts w:ascii="Arial" w:hAnsi="Arial" w:cs="Arial"/>
          <w:bCs/>
          <w:sz w:val="24"/>
          <w:szCs w:val="24"/>
        </w:rPr>
        <w:t xml:space="preserve"> o trabalho sério e dedicado no desenvolvimento da dis</w:t>
      </w:r>
      <w:r>
        <w:rPr>
          <w:rFonts w:ascii="Arial" w:hAnsi="Arial" w:cs="Arial"/>
          <w:bCs/>
          <w:sz w:val="24"/>
          <w:szCs w:val="24"/>
        </w:rPr>
        <w:t xml:space="preserve">sertação e em todos </w:t>
      </w:r>
      <w:r w:rsidR="00F8702A">
        <w:rPr>
          <w:rFonts w:ascii="Arial" w:hAnsi="Arial" w:cs="Arial"/>
          <w:bCs/>
          <w:sz w:val="24"/>
          <w:szCs w:val="24"/>
        </w:rPr>
        <w:t>os</w:t>
      </w:r>
      <w:r>
        <w:rPr>
          <w:rFonts w:ascii="Arial" w:hAnsi="Arial" w:cs="Arial"/>
          <w:bCs/>
          <w:sz w:val="24"/>
          <w:szCs w:val="24"/>
        </w:rPr>
        <w:t xml:space="preserve"> anos </w:t>
      </w:r>
      <w:r w:rsidRPr="00771BC0">
        <w:rPr>
          <w:rFonts w:ascii="Arial" w:hAnsi="Arial" w:cs="Arial"/>
          <w:bCs/>
          <w:sz w:val="24"/>
          <w:szCs w:val="24"/>
        </w:rPr>
        <w:t>de parceria</w:t>
      </w:r>
      <w:r w:rsidR="00F8702A">
        <w:rPr>
          <w:rFonts w:ascii="Arial" w:hAnsi="Arial" w:cs="Arial"/>
          <w:bCs/>
          <w:sz w:val="24"/>
          <w:szCs w:val="24"/>
        </w:rPr>
        <w:t xml:space="preserve"> </w:t>
      </w:r>
      <w:r w:rsidR="0046240D">
        <w:rPr>
          <w:rFonts w:ascii="Arial" w:hAnsi="Arial" w:cs="Arial"/>
          <w:bCs/>
          <w:sz w:val="24"/>
          <w:szCs w:val="24"/>
        </w:rPr>
        <w:t xml:space="preserve">e amizade </w:t>
      </w:r>
      <w:r w:rsidR="00F8702A">
        <w:rPr>
          <w:rFonts w:ascii="Arial" w:hAnsi="Arial" w:cs="Arial"/>
          <w:bCs/>
          <w:sz w:val="24"/>
          <w:szCs w:val="24"/>
        </w:rPr>
        <w:t>desde a Graduação</w:t>
      </w:r>
      <w:r w:rsidRPr="00771BC0">
        <w:rPr>
          <w:rFonts w:ascii="Arial" w:hAnsi="Arial" w:cs="Arial"/>
          <w:bCs/>
          <w:sz w:val="24"/>
          <w:szCs w:val="24"/>
        </w:rPr>
        <w:t>.</w:t>
      </w:r>
    </w:p>
    <w:p w14:paraId="05FF3D2C" w14:textId="39EAD532" w:rsidR="00771BC0" w:rsidRPr="00771BC0" w:rsidRDefault="00771BC0" w:rsidP="00771BC0">
      <w:pPr>
        <w:spacing w:line="360" w:lineRule="auto"/>
        <w:jc w:val="both"/>
        <w:rPr>
          <w:rFonts w:ascii="Arial" w:hAnsi="Arial" w:cs="Arial"/>
          <w:bCs/>
          <w:sz w:val="24"/>
          <w:szCs w:val="24"/>
        </w:rPr>
      </w:pPr>
      <w:r w:rsidRPr="00771BC0">
        <w:rPr>
          <w:rFonts w:ascii="Arial" w:hAnsi="Arial" w:cs="Arial"/>
          <w:bCs/>
          <w:sz w:val="24"/>
          <w:szCs w:val="24"/>
        </w:rPr>
        <w:t>Aos meus amigos</w:t>
      </w:r>
      <w:r>
        <w:rPr>
          <w:rFonts w:ascii="Arial" w:hAnsi="Arial" w:cs="Arial"/>
          <w:bCs/>
          <w:sz w:val="24"/>
          <w:szCs w:val="24"/>
        </w:rPr>
        <w:t xml:space="preserve"> de infância e vida</w:t>
      </w:r>
      <w:r w:rsidRPr="00771BC0">
        <w:rPr>
          <w:rFonts w:ascii="Arial" w:hAnsi="Arial" w:cs="Arial"/>
          <w:bCs/>
          <w:sz w:val="24"/>
          <w:szCs w:val="24"/>
        </w:rPr>
        <w:t xml:space="preserve">, principalmente </w:t>
      </w:r>
      <w:r w:rsidR="00355B81">
        <w:rPr>
          <w:rFonts w:ascii="Arial" w:hAnsi="Arial" w:cs="Arial"/>
          <w:bCs/>
          <w:sz w:val="24"/>
          <w:szCs w:val="24"/>
        </w:rPr>
        <w:t>Filipe</w:t>
      </w:r>
      <w:r w:rsidRPr="00771BC0">
        <w:rPr>
          <w:rFonts w:ascii="Arial" w:hAnsi="Arial" w:cs="Arial"/>
          <w:bCs/>
          <w:sz w:val="24"/>
          <w:szCs w:val="24"/>
        </w:rPr>
        <w:t xml:space="preserve">, </w:t>
      </w:r>
      <w:r w:rsidR="00355B81">
        <w:rPr>
          <w:rFonts w:ascii="Arial" w:hAnsi="Arial" w:cs="Arial"/>
          <w:bCs/>
          <w:sz w:val="24"/>
          <w:szCs w:val="24"/>
        </w:rPr>
        <w:t>Caio</w:t>
      </w:r>
      <w:r w:rsidRPr="00771BC0">
        <w:rPr>
          <w:rFonts w:ascii="Arial" w:hAnsi="Arial" w:cs="Arial"/>
          <w:bCs/>
          <w:sz w:val="24"/>
          <w:szCs w:val="24"/>
        </w:rPr>
        <w:t xml:space="preserve">, </w:t>
      </w:r>
      <w:proofErr w:type="spellStart"/>
      <w:r w:rsidR="00355B81">
        <w:rPr>
          <w:rFonts w:ascii="Arial" w:hAnsi="Arial" w:cs="Arial"/>
          <w:bCs/>
          <w:sz w:val="24"/>
          <w:szCs w:val="24"/>
        </w:rPr>
        <w:t>Jeovan</w:t>
      </w:r>
      <w:proofErr w:type="spellEnd"/>
      <w:r>
        <w:rPr>
          <w:rFonts w:ascii="Arial" w:hAnsi="Arial" w:cs="Arial"/>
          <w:bCs/>
          <w:sz w:val="24"/>
          <w:szCs w:val="24"/>
        </w:rPr>
        <w:t>, Isadora e</w:t>
      </w:r>
      <w:r w:rsidRPr="00771BC0">
        <w:rPr>
          <w:rFonts w:ascii="Arial" w:hAnsi="Arial" w:cs="Arial"/>
          <w:bCs/>
          <w:sz w:val="24"/>
          <w:szCs w:val="24"/>
        </w:rPr>
        <w:t xml:space="preserve"> </w:t>
      </w:r>
      <w:r w:rsidR="0046240D">
        <w:rPr>
          <w:rFonts w:ascii="Arial" w:hAnsi="Arial" w:cs="Arial"/>
          <w:bCs/>
          <w:sz w:val="24"/>
          <w:szCs w:val="24"/>
        </w:rPr>
        <w:t xml:space="preserve">Lucas de </w:t>
      </w:r>
      <w:r>
        <w:rPr>
          <w:rFonts w:ascii="Arial" w:hAnsi="Arial" w:cs="Arial"/>
          <w:bCs/>
          <w:sz w:val="24"/>
          <w:szCs w:val="24"/>
        </w:rPr>
        <w:t>Alencar, por todas as palavras, ditas e não ditas</w:t>
      </w:r>
      <w:r w:rsidRPr="00771BC0">
        <w:rPr>
          <w:rFonts w:ascii="Arial" w:hAnsi="Arial" w:cs="Arial"/>
          <w:bCs/>
          <w:sz w:val="24"/>
          <w:szCs w:val="24"/>
        </w:rPr>
        <w:t>, e todos os momentos que compartilhamos.</w:t>
      </w:r>
    </w:p>
    <w:p w14:paraId="53A99AD8" w14:textId="324221E1" w:rsidR="009F40AD" w:rsidRDefault="00771BC0" w:rsidP="00771BC0">
      <w:pPr>
        <w:spacing w:line="360" w:lineRule="auto"/>
        <w:jc w:val="both"/>
        <w:rPr>
          <w:rFonts w:ascii="Arial" w:hAnsi="Arial" w:cs="Arial"/>
          <w:bCs/>
          <w:sz w:val="24"/>
          <w:szCs w:val="24"/>
        </w:rPr>
      </w:pPr>
      <w:r w:rsidRPr="00771BC0">
        <w:rPr>
          <w:rFonts w:ascii="Arial" w:hAnsi="Arial" w:cs="Arial"/>
          <w:bCs/>
          <w:sz w:val="24"/>
          <w:szCs w:val="24"/>
        </w:rPr>
        <w:t>Ao</w:t>
      </w:r>
      <w:r>
        <w:rPr>
          <w:rFonts w:ascii="Arial" w:hAnsi="Arial" w:cs="Arial"/>
          <w:bCs/>
          <w:sz w:val="24"/>
          <w:szCs w:val="24"/>
        </w:rPr>
        <w:t>s</w:t>
      </w:r>
      <w:r w:rsidRPr="00771BC0">
        <w:rPr>
          <w:rFonts w:ascii="Arial" w:hAnsi="Arial" w:cs="Arial"/>
          <w:bCs/>
          <w:sz w:val="24"/>
          <w:szCs w:val="24"/>
        </w:rPr>
        <w:t xml:space="preserve"> meu</w:t>
      </w:r>
      <w:r>
        <w:rPr>
          <w:rFonts w:ascii="Arial" w:hAnsi="Arial" w:cs="Arial"/>
          <w:bCs/>
          <w:sz w:val="24"/>
          <w:szCs w:val="24"/>
        </w:rPr>
        <w:t>s</w:t>
      </w:r>
      <w:r w:rsidRPr="00771BC0">
        <w:rPr>
          <w:rFonts w:ascii="Arial" w:hAnsi="Arial" w:cs="Arial"/>
          <w:bCs/>
          <w:sz w:val="24"/>
          <w:szCs w:val="24"/>
        </w:rPr>
        <w:t xml:space="preserve"> </w:t>
      </w:r>
      <w:r>
        <w:rPr>
          <w:rFonts w:ascii="Arial" w:hAnsi="Arial" w:cs="Arial"/>
          <w:bCs/>
          <w:sz w:val="24"/>
          <w:szCs w:val="24"/>
        </w:rPr>
        <w:t>amigos da</w:t>
      </w:r>
      <w:r w:rsidR="00F8702A">
        <w:rPr>
          <w:rFonts w:ascii="Arial" w:hAnsi="Arial" w:cs="Arial"/>
          <w:bCs/>
          <w:sz w:val="24"/>
          <w:szCs w:val="24"/>
        </w:rPr>
        <w:t xml:space="preserve"> “Panela”, </w:t>
      </w:r>
      <w:proofErr w:type="spellStart"/>
      <w:r>
        <w:rPr>
          <w:rFonts w:ascii="Arial" w:hAnsi="Arial" w:cs="Arial"/>
          <w:bCs/>
          <w:sz w:val="24"/>
          <w:szCs w:val="24"/>
        </w:rPr>
        <w:t>Ísis</w:t>
      </w:r>
      <w:proofErr w:type="spellEnd"/>
      <w:r>
        <w:rPr>
          <w:rFonts w:ascii="Arial" w:hAnsi="Arial" w:cs="Arial"/>
          <w:bCs/>
          <w:sz w:val="24"/>
          <w:szCs w:val="24"/>
        </w:rPr>
        <w:t xml:space="preserve">, Joyce, Lucas e Vinicius, </w:t>
      </w:r>
      <w:r w:rsidRPr="00771BC0">
        <w:rPr>
          <w:rFonts w:ascii="Arial" w:hAnsi="Arial" w:cs="Arial"/>
          <w:bCs/>
          <w:sz w:val="24"/>
          <w:szCs w:val="24"/>
        </w:rPr>
        <w:t xml:space="preserve">por todos os momentos dos últimos </w:t>
      </w:r>
      <w:r>
        <w:rPr>
          <w:rFonts w:ascii="Arial" w:hAnsi="Arial" w:cs="Arial"/>
          <w:bCs/>
          <w:sz w:val="24"/>
          <w:szCs w:val="24"/>
        </w:rPr>
        <w:t>três</w:t>
      </w:r>
      <w:r w:rsidRPr="00771BC0">
        <w:rPr>
          <w:rFonts w:ascii="Arial" w:hAnsi="Arial" w:cs="Arial"/>
          <w:bCs/>
          <w:sz w:val="24"/>
          <w:szCs w:val="24"/>
        </w:rPr>
        <w:t xml:space="preserve"> anos.</w:t>
      </w:r>
    </w:p>
    <w:p w14:paraId="1AF93DD9" w14:textId="5D4A0485" w:rsidR="00F8702A" w:rsidRDefault="00F8702A" w:rsidP="00F8702A">
      <w:pPr>
        <w:spacing w:line="360" w:lineRule="auto"/>
        <w:jc w:val="both"/>
        <w:rPr>
          <w:rFonts w:ascii="Arial" w:hAnsi="Arial" w:cs="Arial"/>
          <w:bCs/>
          <w:sz w:val="24"/>
          <w:szCs w:val="24"/>
        </w:rPr>
      </w:pPr>
      <w:r w:rsidRPr="00F8702A">
        <w:rPr>
          <w:rFonts w:ascii="Arial" w:hAnsi="Arial" w:cs="Arial"/>
          <w:bCs/>
          <w:sz w:val="24"/>
          <w:szCs w:val="24"/>
        </w:rPr>
        <w:t xml:space="preserve">A todos os alunos que faziam parte da </w:t>
      </w:r>
      <w:r w:rsidR="00355B81">
        <w:rPr>
          <w:rFonts w:ascii="Arial" w:hAnsi="Arial" w:cs="Arial"/>
          <w:bCs/>
          <w:sz w:val="24"/>
          <w:szCs w:val="24"/>
        </w:rPr>
        <w:t>“</w:t>
      </w:r>
      <w:r w:rsidRPr="00F8702A">
        <w:rPr>
          <w:rFonts w:ascii="Arial" w:hAnsi="Arial" w:cs="Arial"/>
          <w:bCs/>
          <w:sz w:val="24"/>
          <w:szCs w:val="24"/>
        </w:rPr>
        <w:t>salinha</w:t>
      </w:r>
      <w:r w:rsidR="00355B81">
        <w:rPr>
          <w:rFonts w:ascii="Arial" w:hAnsi="Arial" w:cs="Arial"/>
          <w:bCs/>
          <w:sz w:val="24"/>
          <w:szCs w:val="24"/>
        </w:rPr>
        <w:t>”</w:t>
      </w:r>
      <w:r w:rsidRPr="00F8702A">
        <w:rPr>
          <w:rFonts w:ascii="Arial" w:hAnsi="Arial" w:cs="Arial"/>
          <w:bCs/>
          <w:sz w:val="24"/>
          <w:szCs w:val="24"/>
        </w:rPr>
        <w:t xml:space="preserve"> da p</w:t>
      </w:r>
      <w:r>
        <w:rPr>
          <w:rFonts w:ascii="Arial" w:hAnsi="Arial" w:cs="Arial"/>
          <w:bCs/>
          <w:sz w:val="24"/>
          <w:szCs w:val="24"/>
        </w:rPr>
        <w:t>ós-graduação, pelos momentos de estudo e descontração</w:t>
      </w:r>
      <w:r w:rsidRPr="00F8702A">
        <w:rPr>
          <w:rFonts w:ascii="Arial" w:hAnsi="Arial" w:cs="Arial"/>
          <w:bCs/>
          <w:sz w:val="24"/>
          <w:szCs w:val="24"/>
        </w:rPr>
        <w:t>.</w:t>
      </w:r>
    </w:p>
    <w:p w14:paraId="5356C203" w14:textId="59B56646" w:rsidR="00771BC0" w:rsidRDefault="00771BC0" w:rsidP="00771BC0">
      <w:pPr>
        <w:spacing w:line="360" w:lineRule="auto"/>
        <w:jc w:val="both"/>
        <w:rPr>
          <w:rFonts w:ascii="Arial" w:hAnsi="Arial" w:cs="Arial"/>
          <w:bCs/>
          <w:sz w:val="24"/>
          <w:szCs w:val="24"/>
        </w:rPr>
      </w:pPr>
      <w:r w:rsidRPr="00771BC0">
        <w:rPr>
          <w:rFonts w:ascii="Arial" w:hAnsi="Arial" w:cs="Arial"/>
          <w:bCs/>
          <w:sz w:val="24"/>
          <w:szCs w:val="24"/>
        </w:rPr>
        <w:t>Ao Programa de Pós-Graduação em Economia Aplicada da Universida</w:t>
      </w:r>
      <w:r>
        <w:rPr>
          <w:rFonts w:ascii="Arial" w:hAnsi="Arial" w:cs="Arial"/>
          <w:bCs/>
          <w:sz w:val="24"/>
          <w:szCs w:val="24"/>
        </w:rPr>
        <w:t>de Federal de Juiz de Fora, pela</w:t>
      </w:r>
      <w:r w:rsidR="00F8702A">
        <w:rPr>
          <w:rFonts w:ascii="Arial" w:hAnsi="Arial" w:cs="Arial"/>
          <w:bCs/>
          <w:sz w:val="24"/>
          <w:szCs w:val="24"/>
        </w:rPr>
        <w:t xml:space="preserve"> oportunidade, suporte e</w:t>
      </w:r>
      <w:r w:rsidRPr="00771BC0">
        <w:rPr>
          <w:rFonts w:ascii="Arial" w:hAnsi="Arial" w:cs="Arial"/>
          <w:bCs/>
          <w:sz w:val="24"/>
          <w:szCs w:val="24"/>
        </w:rPr>
        <w:t xml:space="preserve"> estrutura oferecida</w:t>
      </w:r>
      <w:r w:rsidR="00F8702A">
        <w:rPr>
          <w:rFonts w:ascii="Arial" w:hAnsi="Arial" w:cs="Arial"/>
          <w:bCs/>
          <w:sz w:val="24"/>
          <w:szCs w:val="24"/>
        </w:rPr>
        <w:t>, bem como</w:t>
      </w:r>
      <w:r w:rsidRPr="00771BC0">
        <w:rPr>
          <w:rFonts w:ascii="Arial" w:hAnsi="Arial" w:cs="Arial"/>
          <w:bCs/>
          <w:sz w:val="24"/>
          <w:szCs w:val="24"/>
        </w:rPr>
        <w:t xml:space="preserve"> a confiança de</w:t>
      </w:r>
      <w:r w:rsidR="00F8702A">
        <w:rPr>
          <w:rFonts w:ascii="Arial" w:hAnsi="Arial" w:cs="Arial"/>
          <w:bCs/>
          <w:sz w:val="24"/>
          <w:szCs w:val="24"/>
        </w:rPr>
        <w:t>positada no meu desenvolvimento</w:t>
      </w:r>
      <w:r w:rsidRPr="00771BC0">
        <w:rPr>
          <w:rFonts w:ascii="Arial" w:hAnsi="Arial" w:cs="Arial"/>
          <w:bCs/>
          <w:sz w:val="24"/>
          <w:szCs w:val="24"/>
        </w:rPr>
        <w:t>.</w:t>
      </w:r>
    </w:p>
    <w:p w14:paraId="0EC1A729" w14:textId="5EBD1A02" w:rsidR="00F8702A" w:rsidRDefault="00F8702A" w:rsidP="00F8702A">
      <w:pPr>
        <w:spacing w:line="360" w:lineRule="auto"/>
        <w:jc w:val="both"/>
        <w:rPr>
          <w:rFonts w:ascii="Arial" w:hAnsi="Arial" w:cs="Arial"/>
          <w:bCs/>
          <w:sz w:val="24"/>
          <w:szCs w:val="24"/>
        </w:rPr>
      </w:pPr>
      <w:r w:rsidRPr="00F8702A">
        <w:rPr>
          <w:rFonts w:ascii="Arial" w:hAnsi="Arial" w:cs="Arial"/>
          <w:bCs/>
          <w:sz w:val="24"/>
          <w:szCs w:val="24"/>
        </w:rPr>
        <w:t>Aos professores e funcionários do programa de Pós-Gr</w:t>
      </w:r>
      <w:r>
        <w:rPr>
          <w:rFonts w:ascii="Arial" w:hAnsi="Arial" w:cs="Arial"/>
          <w:bCs/>
          <w:sz w:val="24"/>
          <w:szCs w:val="24"/>
        </w:rPr>
        <w:t xml:space="preserve">aduação em Economia e Faculdade </w:t>
      </w:r>
      <w:r w:rsidRPr="00F8702A">
        <w:rPr>
          <w:rFonts w:ascii="Arial" w:hAnsi="Arial" w:cs="Arial"/>
          <w:bCs/>
          <w:sz w:val="24"/>
          <w:szCs w:val="24"/>
        </w:rPr>
        <w:t>de Economia da UFJF</w:t>
      </w:r>
      <w:r>
        <w:rPr>
          <w:rFonts w:ascii="Arial" w:hAnsi="Arial" w:cs="Arial"/>
          <w:bCs/>
          <w:sz w:val="24"/>
          <w:szCs w:val="24"/>
        </w:rPr>
        <w:t xml:space="preserve"> e da Faculdade de Economia da UFJF, pela atenção e paciência de sempre.</w:t>
      </w:r>
    </w:p>
    <w:p w14:paraId="2AD4363C" w14:textId="72486B16" w:rsidR="00F8702A" w:rsidRDefault="00F8702A" w:rsidP="00F8702A">
      <w:pPr>
        <w:spacing w:line="360" w:lineRule="auto"/>
        <w:jc w:val="both"/>
        <w:rPr>
          <w:rFonts w:ascii="Arial" w:hAnsi="Arial" w:cs="Arial"/>
          <w:bCs/>
          <w:sz w:val="24"/>
          <w:szCs w:val="24"/>
        </w:rPr>
      </w:pPr>
      <w:r>
        <w:rPr>
          <w:rFonts w:ascii="Arial" w:hAnsi="Arial" w:cs="Arial"/>
          <w:bCs/>
          <w:sz w:val="24"/>
          <w:szCs w:val="24"/>
        </w:rPr>
        <w:t xml:space="preserve">A agências de </w:t>
      </w:r>
      <w:r w:rsidR="008E4B27">
        <w:rPr>
          <w:rFonts w:ascii="Arial" w:hAnsi="Arial" w:cs="Arial"/>
          <w:bCs/>
          <w:sz w:val="24"/>
          <w:szCs w:val="24"/>
        </w:rPr>
        <w:t>apoio à pesquisa</w:t>
      </w:r>
      <w:proofErr w:type="gramStart"/>
      <w:r w:rsidR="008E4B27">
        <w:rPr>
          <w:rFonts w:ascii="Arial" w:hAnsi="Arial" w:cs="Arial"/>
          <w:bCs/>
          <w:sz w:val="24"/>
          <w:szCs w:val="24"/>
        </w:rPr>
        <w:t xml:space="preserve">, </w:t>
      </w:r>
      <w:r>
        <w:rPr>
          <w:rFonts w:ascii="Arial" w:hAnsi="Arial" w:cs="Arial"/>
          <w:bCs/>
          <w:sz w:val="24"/>
          <w:szCs w:val="24"/>
        </w:rPr>
        <w:t>C</w:t>
      </w:r>
      <w:r w:rsidRPr="00F8702A">
        <w:rPr>
          <w:rFonts w:ascii="Arial" w:hAnsi="Arial" w:cs="Arial"/>
          <w:bCs/>
          <w:sz w:val="24"/>
          <w:szCs w:val="24"/>
        </w:rPr>
        <w:t>APES</w:t>
      </w:r>
      <w:proofErr w:type="gramEnd"/>
      <w:r>
        <w:rPr>
          <w:rFonts w:ascii="Arial" w:hAnsi="Arial" w:cs="Arial"/>
          <w:bCs/>
          <w:sz w:val="24"/>
          <w:szCs w:val="24"/>
        </w:rPr>
        <w:t>,</w:t>
      </w:r>
      <w:r w:rsidRPr="00F8702A">
        <w:rPr>
          <w:rFonts w:ascii="Arial" w:hAnsi="Arial" w:cs="Arial"/>
          <w:bCs/>
          <w:sz w:val="24"/>
          <w:szCs w:val="24"/>
        </w:rPr>
        <w:t xml:space="preserve"> pelo apoio financeiro.</w:t>
      </w:r>
    </w:p>
    <w:p w14:paraId="7A83DCD3" w14:textId="0B3F75A8" w:rsidR="008E4B27" w:rsidRDefault="008E4B27" w:rsidP="00F8702A">
      <w:pPr>
        <w:spacing w:line="360" w:lineRule="auto"/>
        <w:jc w:val="both"/>
        <w:rPr>
          <w:rFonts w:ascii="Arial" w:hAnsi="Arial" w:cs="Arial"/>
          <w:bCs/>
          <w:sz w:val="24"/>
          <w:szCs w:val="24"/>
        </w:rPr>
      </w:pPr>
      <w:r w:rsidRPr="008E4B27">
        <w:rPr>
          <w:rFonts w:ascii="Arial" w:hAnsi="Arial" w:cs="Arial"/>
          <w:bCs/>
          <w:sz w:val="24"/>
          <w:szCs w:val="24"/>
        </w:rPr>
        <w:t xml:space="preserve">E a todos aqueles que </w:t>
      </w:r>
      <w:r>
        <w:rPr>
          <w:rFonts w:ascii="Arial" w:hAnsi="Arial" w:cs="Arial"/>
          <w:bCs/>
          <w:sz w:val="24"/>
          <w:szCs w:val="24"/>
        </w:rPr>
        <w:t xml:space="preserve">fizeram parte da minha formação nos últimos </w:t>
      </w:r>
      <w:r w:rsidR="00E820CC">
        <w:rPr>
          <w:rFonts w:ascii="Arial" w:hAnsi="Arial" w:cs="Arial"/>
          <w:bCs/>
          <w:sz w:val="24"/>
          <w:szCs w:val="24"/>
        </w:rPr>
        <w:t>três</w:t>
      </w:r>
      <w:r>
        <w:rPr>
          <w:rFonts w:ascii="Arial" w:hAnsi="Arial" w:cs="Arial"/>
          <w:bCs/>
          <w:sz w:val="24"/>
          <w:szCs w:val="24"/>
        </w:rPr>
        <w:t xml:space="preserve"> anos e como profissional de Economia</w:t>
      </w:r>
      <w:r w:rsidRPr="008E4B27">
        <w:rPr>
          <w:rFonts w:ascii="Arial" w:hAnsi="Arial" w:cs="Arial"/>
          <w:bCs/>
          <w:sz w:val="24"/>
          <w:szCs w:val="24"/>
        </w:rPr>
        <w:t>.</w:t>
      </w:r>
    </w:p>
    <w:p w14:paraId="2CA63D7E" w14:textId="77777777" w:rsidR="009F40AD" w:rsidRDefault="009F40AD" w:rsidP="009F40AD">
      <w:pPr>
        <w:spacing w:line="480" w:lineRule="auto"/>
        <w:jc w:val="center"/>
        <w:rPr>
          <w:rFonts w:ascii="Arial" w:hAnsi="Arial" w:cs="Arial"/>
          <w:bCs/>
          <w:sz w:val="24"/>
          <w:szCs w:val="24"/>
        </w:rPr>
      </w:pPr>
    </w:p>
    <w:p w14:paraId="784C498C" w14:textId="77777777" w:rsidR="00C75267" w:rsidRDefault="00C75267" w:rsidP="008E4B27">
      <w:pPr>
        <w:spacing w:line="480" w:lineRule="auto"/>
        <w:rPr>
          <w:rFonts w:ascii="Arial" w:hAnsi="Arial" w:cs="Arial"/>
          <w:bCs/>
          <w:sz w:val="24"/>
          <w:szCs w:val="24"/>
        </w:rPr>
      </w:pPr>
    </w:p>
    <w:p w14:paraId="21AE85C2" w14:textId="77777777" w:rsidR="00C75267" w:rsidRDefault="00C75267" w:rsidP="008E4B27">
      <w:pPr>
        <w:spacing w:line="480" w:lineRule="auto"/>
        <w:rPr>
          <w:rFonts w:ascii="Arial" w:hAnsi="Arial" w:cs="Arial"/>
          <w:bCs/>
          <w:sz w:val="24"/>
          <w:szCs w:val="24"/>
        </w:rPr>
      </w:pPr>
    </w:p>
    <w:p w14:paraId="5A5D8C01" w14:textId="77777777" w:rsidR="00C75267" w:rsidRDefault="00C75267" w:rsidP="00C75267">
      <w:pPr>
        <w:spacing w:line="480" w:lineRule="auto"/>
        <w:jc w:val="center"/>
        <w:rPr>
          <w:rFonts w:ascii="Arial" w:hAnsi="Arial" w:cs="Arial"/>
          <w:bCs/>
          <w:sz w:val="24"/>
          <w:szCs w:val="24"/>
        </w:rPr>
      </w:pPr>
    </w:p>
    <w:p w14:paraId="66F1AF2C" w14:textId="77777777" w:rsidR="009F40AD" w:rsidRDefault="009F40AD" w:rsidP="00C75267">
      <w:pPr>
        <w:spacing w:line="480" w:lineRule="auto"/>
        <w:jc w:val="center"/>
        <w:rPr>
          <w:rFonts w:ascii="Arial" w:hAnsi="Arial" w:cs="Arial"/>
          <w:b/>
          <w:bCs/>
          <w:sz w:val="24"/>
          <w:szCs w:val="24"/>
        </w:rPr>
      </w:pPr>
      <w:r w:rsidRPr="00BC02E2">
        <w:rPr>
          <w:rFonts w:ascii="Arial" w:hAnsi="Arial" w:cs="Arial"/>
          <w:b/>
          <w:bCs/>
          <w:sz w:val="24"/>
          <w:szCs w:val="24"/>
        </w:rPr>
        <w:lastRenderedPageBreak/>
        <w:t>RESUMO</w:t>
      </w:r>
    </w:p>
    <w:p w14:paraId="749A7D28" w14:textId="63B31C50" w:rsidR="00573278" w:rsidRPr="00EB6EA9" w:rsidRDefault="00573278" w:rsidP="00573278">
      <w:pPr>
        <w:spacing w:after="0" w:line="360" w:lineRule="auto"/>
        <w:jc w:val="both"/>
        <w:rPr>
          <w:rFonts w:ascii="Arial" w:hAnsi="Arial" w:cs="Arial"/>
          <w:sz w:val="24"/>
        </w:rPr>
      </w:pPr>
      <w:r>
        <w:rPr>
          <w:rFonts w:ascii="Arial" w:hAnsi="Arial" w:cs="Arial"/>
          <w:sz w:val="24"/>
        </w:rPr>
        <w:t>O seguinte trabalho</w:t>
      </w:r>
      <w:r w:rsidRPr="00476D5B">
        <w:rPr>
          <w:rFonts w:ascii="Arial" w:hAnsi="Arial" w:cs="Arial"/>
          <w:sz w:val="24"/>
        </w:rPr>
        <w:t xml:space="preserve"> </w:t>
      </w:r>
      <w:r>
        <w:rPr>
          <w:rFonts w:ascii="Arial" w:hAnsi="Arial" w:cs="Arial"/>
          <w:sz w:val="24"/>
        </w:rPr>
        <w:t>busca investigar</w:t>
      </w:r>
      <w:r w:rsidRPr="00476D5B">
        <w:rPr>
          <w:rFonts w:ascii="Arial" w:hAnsi="Arial" w:cs="Arial"/>
          <w:sz w:val="24"/>
        </w:rPr>
        <w:t xml:space="preserve"> os efeitos do </w:t>
      </w:r>
      <w:r>
        <w:rPr>
          <w:rFonts w:ascii="Arial" w:hAnsi="Arial" w:cs="Arial"/>
          <w:sz w:val="24"/>
        </w:rPr>
        <w:t xml:space="preserve">Programa Cidades </w:t>
      </w:r>
      <w:proofErr w:type="gramStart"/>
      <w:r>
        <w:rPr>
          <w:rFonts w:ascii="Arial" w:hAnsi="Arial" w:cs="Arial"/>
          <w:sz w:val="24"/>
        </w:rPr>
        <w:t>Digitais</w:t>
      </w:r>
      <w:proofErr w:type="gramEnd"/>
      <w:r>
        <w:rPr>
          <w:rFonts w:ascii="Arial" w:hAnsi="Arial" w:cs="Arial"/>
          <w:sz w:val="24"/>
        </w:rPr>
        <w:t xml:space="preserve"> sobre os</w:t>
      </w:r>
      <w:r w:rsidRPr="00476D5B">
        <w:rPr>
          <w:rFonts w:ascii="Arial" w:hAnsi="Arial" w:cs="Arial"/>
          <w:sz w:val="24"/>
        </w:rPr>
        <w:t xml:space="preserve"> resultados educacionais de crianças </w:t>
      </w:r>
      <w:r>
        <w:rPr>
          <w:rFonts w:ascii="Arial" w:hAnsi="Arial" w:cs="Arial"/>
          <w:sz w:val="24"/>
        </w:rPr>
        <w:t xml:space="preserve">e adolescentes residentes nos municípios que são contemplados com </w:t>
      </w:r>
      <w:r w:rsidR="00E820CC">
        <w:rPr>
          <w:rFonts w:ascii="Arial" w:hAnsi="Arial" w:cs="Arial"/>
          <w:sz w:val="24"/>
        </w:rPr>
        <w:t>sua infraestrutura</w:t>
      </w:r>
      <w:r>
        <w:rPr>
          <w:rFonts w:ascii="Arial" w:hAnsi="Arial" w:cs="Arial"/>
          <w:sz w:val="24"/>
        </w:rPr>
        <w:t>. Nesse sentido, e</w:t>
      </w:r>
      <w:r w:rsidRPr="00476D5B">
        <w:rPr>
          <w:rFonts w:ascii="Arial" w:hAnsi="Arial" w:cs="Arial"/>
          <w:sz w:val="24"/>
        </w:rPr>
        <w:t>xplora a introdução escalonada d</w:t>
      </w:r>
      <w:r>
        <w:rPr>
          <w:rFonts w:ascii="Arial" w:hAnsi="Arial" w:cs="Arial"/>
          <w:sz w:val="24"/>
        </w:rPr>
        <w:t>a intervenção</w:t>
      </w:r>
      <w:r w:rsidRPr="00476D5B">
        <w:rPr>
          <w:rFonts w:ascii="Arial" w:hAnsi="Arial" w:cs="Arial"/>
          <w:sz w:val="24"/>
        </w:rPr>
        <w:t xml:space="preserve"> </w:t>
      </w:r>
      <w:r w:rsidR="00E820CC">
        <w:rPr>
          <w:rFonts w:ascii="Arial" w:hAnsi="Arial" w:cs="Arial"/>
          <w:sz w:val="24"/>
        </w:rPr>
        <w:t>aos</w:t>
      </w:r>
      <w:r w:rsidRPr="00476D5B">
        <w:rPr>
          <w:rFonts w:ascii="Arial" w:hAnsi="Arial" w:cs="Arial"/>
          <w:sz w:val="24"/>
        </w:rPr>
        <w:t xml:space="preserve"> municípios para estimar </w:t>
      </w:r>
      <w:r>
        <w:rPr>
          <w:rFonts w:ascii="Arial" w:hAnsi="Arial" w:cs="Arial"/>
          <w:sz w:val="24"/>
        </w:rPr>
        <w:t>seus</w:t>
      </w:r>
      <w:r w:rsidRPr="00476D5B">
        <w:rPr>
          <w:rFonts w:ascii="Arial" w:hAnsi="Arial" w:cs="Arial"/>
          <w:sz w:val="24"/>
        </w:rPr>
        <w:t xml:space="preserve"> impactos </w:t>
      </w:r>
      <w:r>
        <w:rPr>
          <w:rFonts w:ascii="Arial" w:hAnsi="Arial" w:cs="Arial"/>
          <w:sz w:val="24"/>
        </w:rPr>
        <w:t>sobre as Proficiências de Língua Portuguesa e Matemática da Prova Brasil</w:t>
      </w:r>
      <w:r>
        <w:rPr>
          <w:rFonts w:ascii="Arial" w:hAnsi="Arial" w:cs="Arial"/>
          <w:bCs/>
          <w:sz w:val="24"/>
          <w:szCs w:val="24"/>
        </w:rPr>
        <w:t xml:space="preserve"> utilizando certas variações dos modelos de diferenças em diferenças</w:t>
      </w:r>
      <w:r w:rsidRPr="00CA5B5F">
        <w:rPr>
          <w:rFonts w:ascii="Arial" w:hAnsi="Arial" w:cs="Arial"/>
          <w:sz w:val="24"/>
        </w:rPr>
        <w:t xml:space="preserve"> </w:t>
      </w:r>
      <w:r>
        <w:rPr>
          <w:rFonts w:ascii="Arial" w:hAnsi="Arial" w:cs="Arial"/>
          <w:sz w:val="24"/>
        </w:rPr>
        <w:t>com múltiplas entradas</w:t>
      </w:r>
      <w:r>
        <w:rPr>
          <w:rFonts w:ascii="Arial" w:hAnsi="Arial" w:cs="Arial"/>
          <w:bCs/>
          <w:sz w:val="24"/>
          <w:szCs w:val="24"/>
        </w:rPr>
        <w:t>, ou os chamados estudos de eventos</w:t>
      </w:r>
      <w:r w:rsidRPr="00476D5B">
        <w:rPr>
          <w:rFonts w:ascii="Arial" w:hAnsi="Arial" w:cs="Arial"/>
          <w:sz w:val="24"/>
        </w:rPr>
        <w:t xml:space="preserve">. </w:t>
      </w:r>
      <w:r w:rsidRPr="00EB6EA9">
        <w:rPr>
          <w:rFonts w:ascii="Arial" w:hAnsi="Arial" w:cs="Arial"/>
          <w:sz w:val="24"/>
        </w:rPr>
        <w:t xml:space="preserve">Como resultado da estimação principal, conclui-se que existe uma queda de desempenho em ambas as matérias para alunos do 5º Ano do Ensino Fundamental. </w:t>
      </w:r>
      <w:r>
        <w:rPr>
          <w:rFonts w:ascii="Arial" w:hAnsi="Arial" w:cs="Arial"/>
          <w:sz w:val="24"/>
        </w:rPr>
        <w:t>Contudo</w:t>
      </w:r>
      <w:r w:rsidRPr="00EB6EA9">
        <w:rPr>
          <w:rFonts w:ascii="Arial" w:hAnsi="Arial" w:cs="Arial"/>
          <w:sz w:val="24"/>
        </w:rPr>
        <w:t xml:space="preserve">, </w:t>
      </w:r>
      <w:r>
        <w:rPr>
          <w:rFonts w:ascii="Arial" w:hAnsi="Arial" w:cs="Arial"/>
          <w:sz w:val="24"/>
        </w:rPr>
        <w:t>tais</w:t>
      </w:r>
      <w:r w:rsidRPr="00EB6EA9">
        <w:rPr>
          <w:rFonts w:ascii="Arial" w:hAnsi="Arial" w:cs="Arial"/>
          <w:sz w:val="24"/>
        </w:rPr>
        <w:t xml:space="preserve"> resultado</w:t>
      </w:r>
      <w:r>
        <w:rPr>
          <w:rFonts w:ascii="Arial" w:hAnsi="Arial" w:cs="Arial"/>
          <w:sz w:val="24"/>
        </w:rPr>
        <w:t>s</w:t>
      </w:r>
      <w:r w:rsidRPr="00EB6EA9">
        <w:rPr>
          <w:rFonts w:ascii="Arial" w:hAnsi="Arial" w:cs="Arial"/>
          <w:sz w:val="24"/>
        </w:rPr>
        <w:t xml:space="preserve"> não </w:t>
      </w:r>
      <w:r>
        <w:rPr>
          <w:rFonts w:ascii="Arial" w:hAnsi="Arial" w:cs="Arial"/>
          <w:sz w:val="24"/>
        </w:rPr>
        <w:t>são mantidos</w:t>
      </w:r>
      <w:r w:rsidRPr="00EB6EA9">
        <w:rPr>
          <w:rFonts w:ascii="Arial" w:hAnsi="Arial" w:cs="Arial"/>
          <w:sz w:val="24"/>
        </w:rPr>
        <w:t xml:space="preserve"> após a retirada do Grupo de 2013 do modelo </w:t>
      </w:r>
      <w:r>
        <w:rPr>
          <w:rFonts w:ascii="Arial" w:hAnsi="Arial" w:cs="Arial"/>
          <w:sz w:val="24"/>
        </w:rPr>
        <w:t>de regressão</w:t>
      </w:r>
      <w:r w:rsidRPr="00EB6EA9">
        <w:rPr>
          <w:rFonts w:ascii="Arial" w:hAnsi="Arial" w:cs="Arial"/>
          <w:sz w:val="24"/>
        </w:rPr>
        <w:t xml:space="preserve">. </w:t>
      </w:r>
      <w:r>
        <w:rPr>
          <w:rFonts w:ascii="Arial" w:hAnsi="Arial" w:cs="Arial"/>
          <w:sz w:val="24"/>
        </w:rPr>
        <w:t>A</w:t>
      </w:r>
      <w:r w:rsidRPr="00EB6EA9">
        <w:rPr>
          <w:rFonts w:ascii="Arial" w:hAnsi="Arial" w:cs="Arial"/>
          <w:sz w:val="24"/>
        </w:rPr>
        <w:t>pós a realização de uma série de variações em relação ao nível de investigação</w:t>
      </w:r>
      <w:r>
        <w:rPr>
          <w:rFonts w:ascii="Arial" w:hAnsi="Arial" w:cs="Arial"/>
          <w:sz w:val="24"/>
        </w:rPr>
        <w:t xml:space="preserve"> (do indivíduo para o município)</w:t>
      </w:r>
      <w:r w:rsidRPr="00EB6EA9">
        <w:rPr>
          <w:rFonts w:ascii="Arial" w:hAnsi="Arial" w:cs="Arial"/>
          <w:sz w:val="24"/>
        </w:rPr>
        <w:t xml:space="preserve"> e ao Grupo de Controle, </w:t>
      </w:r>
      <w:r>
        <w:rPr>
          <w:rFonts w:ascii="Arial" w:hAnsi="Arial" w:cs="Arial"/>
          <w:sz w:val="24"/>
        </w:rPr>
        <w:t>não se encontra</w:t>
      </w:r>
      <w:r w:rsidRPr="00EB6EA9">
        <w:rPr>
          <w:rFonts w:ascii="Arial" w:hAnsi="Arial" w:cs="Arial"/>
          <w:sz w:val="24"/>
        </w:rPr>
        <w:t xml:space="preserve"> </w:t>
      </w:r>
      <w:r>
        <w:rPr>
          <w:rFonts w:ascii="Arial" w:hAnsi="Arial" w:cs="Arial"/>
          <w:sz w:val="24"/>
        </w:rPr>
        <w:t>nenhum resultado</w:t>
      </w:r>
      <w:r w:rsidRPr="00EB6EA9">
        <w:rPr>
          <w:rFonts w:ascii="Arial" w:hAnsi="Arial" w:cs="Arial"/>
          <w:sz w:val="24"/>
        </w:rPr>
        <w:t xml:space="preserve"> </w:t>
      </w:r>
      <w:r>
        <w:rPr>
          <w:rFonts w:ascii="Arial" w:hAnsi="Arial" w:cs="Arial"/>
          <w:sz w:val="24"/>
        </w:rPr>
        <w:t>destacável</w:t>
      </w:r>
      <w:r w:rsidRPr="00EB6EA9">
        <w:rPr>
          <w:rFonts w:ascii="Arial" w:hAnsi="Arial" w:cs="Arial"/>
          <w:sz w:val="24"/>
        </w:rPr>
        <w:t xml:space="preserve">. </w:t>
      </w:r>
      <w:r>
        <w:rPr>
          <w:rFonts w:ascii="Arial" w:hAnsi="Arial" w:cs="Arial"/>
          <w:sz w:val="24"/>
        </w:rPr>
        <w:t>A</w:t>
      </w:r>
      <w:r w:rsidRPr="00EB6EA9">
        <w:rPr>
          <w:rFonts w:ascii="Arial" w:hAnsi="Arial" w:cs="Arial"/>
          <w:sz w:val="24"/>
        </w:rPr>
        <w:t>s variações apresentam efeitos nulos e/ou sig</w:t>
      </w:r>
      <w:r w:rsidR="00693EFD">
        <w:rPr>
          <w:rFonts w:ascii="Arial" w:hAnsi="Arial" w:cs="Arial"/>
          <w:sz w:val="24"/>
        </w:rPr>
        <w:t>nificativos para o mesmo caso que conta também com o</w:t>
      </w:r>
      <w:r w:rsidRPr="00EB6EA9">
        <w:rPr>
          <w:rFonts w:ascii="Arial" w:hAnsi="Arial" w:cs="Arial"/>
          <w:sz w:val="24"/>
        </w:rPr>
        <w:t xml:space="preserve"> Grupo de </w:t>
      </w:r>
      <w:r w:rsidR="0062711F" w:rsidRPr="00EB6EA9">
        <w:rPr>
          <w:rFonts w:ascii="Arial" w:hAnsi="Arial" w:cs="Arial"/>
          <w:sz w:val="24"/>
        </w:rPr>
        <w:t>2013</w:t>
      </w:r>
      <w:r w:rsidRPr="00EB6EA9">
        <w:rPr>
          <w:rFonts w:ascii="Arial" w:hAnsi="Arial" w:cs="Arial"/>
          <w:sz w:val="24"/>
        </w:rPr>
        <w:t xml:space="preserve">. </w:t>
      </w:r>
    </w:p>
    <w:p w14:paraId="2853B4AD" w14:textId="77777777" w:rsidR="009F40AD" w:rsidRDefault="009F40AD" w:rsidP="009F40AD">
      <w:pPr>
        <w:spacing w:line="480" w:lineRule="auto"/>
        <w:jc w:val="center"/>
        <w:rPr>
          <w:rFonts w:ascii="Arial" w:hAnsi="Arial" w:cs="Arial"/>
          <w:b/>
          <w:bCs/>
          <w:sz w:val="24"/>
          <w:szCs w:val="24"/>
        </w:rPr>
      </w:pPr>
    </w:p>
    <w:p w14:paraId="2E472A50" w14:textId="77777777" w:rsidR="009F40AD" w:rsidRDefault="009F40AD" w:rsidP="009F40AD">
      <w:pPr>
        <w:spacing w:line="480" w:lineRule="auto"/>
        <w:jc w:val="center"/>
        <w:rPr>
          <w:rFonts w:ascii="Arial" w:hAnsi="Arial" w:cs="Arial"/>
          <w:b/>
          <w:bCs/>
          <w:sz w:val="24"/>
          <w:szCs w:val="24"/>
        </w:rPr>
      </w:pPr>
    </w:p>
    <w:p w14:paraId="7B2F1441" w14:textId="77777777" w:rsidR="009F40AD" w:rsidRDefault="009F40AD" w:rsidP="009F40AD">
      <w:pPr>
        <w:spacing w:line="480" w:lineRule="auto"/>
        <w:jc w:val="center"/>
        <w:rPr>
          <w:rFonts w:ascii="Arial" w:hAnsi="Arial" w:cs="Arial"/>
          <w:b/>
          <w:bCs/>
          <w:sz w:val="24"/>
          <w:szCs w:val="24"/>
        </w:rPr>
      </w:pPr>
    </w:p>
    <w:p w14:paraId="5828EF9B" w14:textId="77777777" w:rsidR="009F40AD" w:rsidRDefault="009F40AD" w:rsidP="009F40AD">
      <w:pPr>
        <w:spacing w:line="480" w:lineRule="auto"/>
        <w:jc w:val="center"/>
        <w:rPr>
          <w:rFonts w:ascii="Arial" w:hAnsi="Arial" w:cs="Arial"/>
          <w:b/>
          <w:bCs/>
          <w:sz w:val="24"/>
          <w:szCs w:val="24"/>
        </w:rPr>
      </w:pPr>
    </w:p>
    <w:p w14:paraId="357D0006" w14:textId="77777777" w:rsidR="009F40AD" w:rsidRDefault="009F40AD" w:rsidP="009F40AD">
      <w:pPr>
        <w:spacing w:line="480" w:lineRule="auto"/>
        <w:jc w:val="center"/>
        <w:rPr>
          <w:rFonts w:ascii="Arial" w:hAnsi="Arial" w:cs="Arial"/>
          <w:b/>
          <w:bCs/>
          <w:sz w:val="24"/>
          <w:szCs w:val="24"/>
        </w:rPr>
      </w:pPr>
    </w:p>
    <w:p w14:paraId="1776C38B" w14:textId="77777777" w:rsidR="009F40AD" w:rsidRDefault="009F40AD" w:rsidP="009F40AD">
      <w:pPr>
        <w:spacing w:line="480" w:lineRule="auto"/>
        <w:jc w:val="center"/>
        <w:rPr>
          <w:rFonts w:ascii="Arial" w:hAnsi="Arial" w:cs="Arial"/>
          <w:b/>
          <w:bCs/>
          <w:sz w:val="24"/>
          <w:szCs w:val="24"/>
        </w:rPr>
      </w:pPr>
    </w:p>
    <w:p w14:paraId="42386B69" w14:textId="77777777" w:rsidR="009F40AD" w:rsidRDefault="009F40AD" w:rsidP="009F40AD">
      <w:pPr>
        <w:spacing w:line="480" w:lineRule="auto"/>
        <w:jc w:val="center"/>
        <w:rPr>
          <w:rFonts w:ascii="Arial" w:hAnsi="Arial" w:cs="Arial"/>
          <w:b/>
          <w:bCs/>
          <w:sz w:val="24"/>
          <w:szCs w:val="24"/>
        </w:rPr>
      </w:pPr>
    </w:p>
    <w:p w14:paraId="097D72AA" w14:textId="77777777" w:rsidR="009F40AD" w:rsidRDefault="009F40AD" w:rsidP="009F40AD">
      <w:pPr>
        <w:spacing w:line="480" w:lineRule="auto"/>
        <w:jc w:val="center"/>
        <w:rPr>
          <w:rFonts w:ascii="Arial" w:hAnsi="Arial" w:cs="Arial"/>
          <w:b/>
          <w:bCs/>
          <w:sz w:val="24"/>
          <w:szCs w:val="24"/>
        </w:rPr>
      </w:pPr>
    </w:p>
    <w:p w14:paraId="2CA49D3B" w14:textId="77777777" w:rsidR="009F40AD" w:rsidRDefault="009F40AD" w:rsidP="009F40AD">
      <w:pPr>
        <w:spacing w:line="480" w:lineRule="auto"/>
        <w:jc w:val="center"/>
        <w:rPr>
          <w:rFonts w:ascii="Arial" w:hAnsi="Arial" w:cs="Arial"/>
          <w:b/>
          <w:bCs/>
          <w:sz w:val="24"/>
          <w:szCs w:val="24"/>
        </w:rPr>
      </w:pPr>
    </w:p>
    <w:p w14:paraId="0C106600" w14:textId="77777777" w:rsidR="0062711F" w:rsidRDefault="0062711F" w:rsidP="00573278">
      <w:pPr>
        <w:spacing w:line="480" w:lineRule="auto"/>
        <w:rPr>
          <w:rFonts w:ascii="Arial" w:hAnsi="Arial" w:cs="Arial"/>
          <w:b/>
          <w:bCs/>
          <w:sz w:val="24"/>
          <w:szCs w:val="24"/>
        </w:rPr>
      </w:pPr>
    </w:p>
    <w:p w14:paraId="456EE69E" w14:textId="77777777" w:rsidR="009F40AD" w:rsidRDefault="009F40AD" w:rsidP="00573278">
      <w:pPr>
        <w:spacing w:line="480" w:lineRule="auto"/>
        <w:jc w:val="center"/>
        <w:rPr>
          <w:rFonts w:ascii="Arial" w:hAnsi="Arial" w:cs="Arial"/>
          <w:b/>
          <w:bCs/>
          <w:sz w:val="24"/>
          <w:szCs w:val="24"/>
        </w:rPr>
      </w:pPr>
      <w:r>
        <w:rPr>
          <w:rFonts w:ascii="Arial" w:hAnsi="Arial" w:cs="Arial"/>
          <w:b/>
          <w:bCs/>
          <w:sz w:val="24"/>
          <w:szCs w:val="24"/>
        </w:rPr>
        <w:lastRenderedPageBreak/>
        <w:t>ABSTRACT</w:t>
      </w:r>
    </w:p>
    <w:p w14:paraId="60CFBC22" w14:textId="0760CD0E" w:rsidR="009F40AD" w:rsidRPr="001C43C6" w:rsidRDefault="001C43C6" w:rsidP="00F510E4">
      <w:pPr>
        <w:spacing w:line="360" w:lineRule="auto"/>
        <w:jc w:val="both"/>
        <w:rPr>
          <w:rFonts w:ascii="Arial" w:hAnsi="Arial" w:cs="Arial"/>
          <w:bCs/>
          <w:sz w:val="24"/>
          <w:szCs w:val="24"/>
        </w:rPr>
      </w:pPr>
      <w:r w:rsidRPr="001C43C6">
        <w:rPr>
          <w:rFonts w:ascii="Arial" w:hAnsi="Arial" w:cs="Arial"/>
          <w:bCs/>
          <w:sz w:val="24"/>
          <w:szCs w:val="24"/>
        </w:rPr>
        <w:t xml:space="preserve">The </w:t>
      </w:r>
      <w:proofErr w:type="spellStart"/>
      <w:r w:rsidRPr="001C43C6">
        <w:rPr>
          <w:rFonts w:ascii="Arial" w:hAnsi="Arial" w:cs="Arial"/>
          <w:bCs/>
          <w:sz w:val="24"/>
          <w:szCs w:val="24"/>
        </w:rPr>
        <w:t>following</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study</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is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meant</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to</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investigate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effects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generated</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by</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Digital City </w:t>
      </w:r>
      <w:proofErr w:type="spellStart"/>
      <w:r w:rsidRPr="001C43C6">
        <w:rPr>
          <w:rFonts w:ascii="Arial" w:hAnsi="Arial" w:cs="Arial"/>
          <w:bCs/>
          <w:sz w:val="24"/>
          <w:szCs w:val="24"/>
        </w:rPr>
        <w:t>Program</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on</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educational</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results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achieved</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by</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children</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and</w:t>
      </w:r>
      <w:proofErr w:type="spellEnd"/>
      <w:r w:rsidRPr="001C43C6">
        <w:rPr>
          <w:rFonts w:ascii="Arial" w:hAnsi="Arial" w:cs="Arial"/>
          <w:bCs/>
          <w:sz w:val="24"/>
          <w:szCs w:val="24"/>
        </w:rPr>
        <w:t xml:space="preserve"> teenagers living in </w:t>
      </w:r>
      <w:proofErr w:type="spellStart"/>
      <w:r w:rsidRPr="001C43C6">
        <w:rPr>
          <w:rFonts w:ascii="Arial" w:hAnsi="Arial" w:cs="Arial"/>
          <w:bCs/>
          <w:sz w:val="24"/>
          <w:szCs w:val="24"/>
        </w:rPr>
        <w:t>city</w:t>
      </w:r>
      <w:r>
        <w:rPr>
          <w:rFonts w:ascii="Arial" w:hAnsi="Arial" w:cs="Arial"/>
          <w:bCs/>
          <w:sz w:val="24"/>
          <w:szCs w:val="24"/>
        </w:rPr>
        <w:t>s</w:t>
      </w:r>
      <w:proofErr w:type="spellEnd"/>
      <w:r>
        <w:rPr>
          <w:rFonts w:ascii="Arial" w:hAnsi="Arial" w:cs="Arial"/>
          <w:bCs/>
          <w:sz w:val="24"/>
          <w:szCs w:val="24"/>
        </w:rPr>
        <w:t xml:space="preserve"> </w:t>
      </w:r>
      <w:proofErr w:type="spellStart"/>
      <w:r>
        <w:rPr>
          <w:rFonts w:ascii="Arial" w:hAnsi="Arial" w:cs="Arial"/>
          <w:bCs/>
          <w:sz w:val="24"/>
          <w:szCs w:val="24"/>
        </w:rPr>
        <w:t>contemplated</w:t>
      </w:r>
      <w:proofErr w:type="spellEnd"/>
      <w:r>
        <w:rPr>
          <w:rFonts w:ascii="Arial" w:hAnsi="Arial" w:cs="Arial"/>
          <w:bCs/>
          <w:sz w:val="24"/>
          <w:szCs w:val="24"/>
        </w:rPr>
        <w:t xml:space="preserve"> </w:t>
      </w:r>
      <w:proofErr w:type="spellStart"/>
      <w:r>
        <w:rPr>
          <w:rFonts w:ascii="Arial" w:hAnsi="Arial" w:cs="Arial"/>
          <w:bCs/>
          <w:sz w:val="24"/>
          <w:szCs w:val="24"/>
        </w:rPr>
        <w:t>by</w:t>
      </w:r>
      <w:proofErr w:type="spellEnd"/>
      <w:r>
        <w:rPr>
          <w:rFonts w:ascii="Arial" w:hAnsi="Arial" w:cs="Arial"/>
          <w:bCs/>
          <w:sz w:val="24"/>
          <w:szCs w:val="24"/>
        </w:rPr>
        <w:t xml:space="preserve"> </w:t>
      </w:r>
      <w:proofErr w:type="spellStart"/>
      <w:r>
        <w:rPr>
          <w:rFonts w:ascii="Arial" w:hAnsi="Arial" w:cs="Arial"/>
          <w:bCs/>
          <w:sz w:val="24"/>
          <w:szCs w:val="24"/>
        </w:rPr>
        <w:t>the</w:t>
      </w:r>
      <w:proofErr w:type="spellEnd"/>
      <w:r>
        <w:rPr>
          <w:rFonts w:ascii="Arial" w:hAnsi="Arial" w:cs="Arial"/>
          <w:bCs/>
          <w:sz w:val="24"/>
          <w:szCs w:val="24"/>
        </w:rPr>
        <w:t xml:space="preserve"> </w:t>
      </w:r>
      <w:proofErr w:type="spellStart"/>
      <w:r>
        <w:rPr>
          <w:rFonts w:ascii="Arial" w:hAnsi="Arial" w:cs="Arial"/>
          <w:bCs/>
          <w:sz w:val="24"/>
          <w:szCs w:val="24"/>
        </w:rPr>
        <w:t>program</w:t>
      </w:r>
      <w:proofErr w:type="spellEnd"/>
      <w:r>
        <w:rPr>
          <w:rFonts w:ascii="Arial" w:hAnsi="Arial" w:cs="Arial"/>
          <w:bCs/>
          <w:sz w:val="24"/>
          <w:szCs w:val="24"/>
        </w:rPr>
        <w:t xml:space="preserve">. </w:t>
      </w:r>
      <w:r w:rsidRPr="001C43C6">
        <w:rPr>
          <w:rFonts w:ascii="Arial" w:hAnsi="Arial" w:cs="Arial"/>
          <w:bCs/>
          <w:sz w:val="24"/>
          <w:szCs w:val="24"/>
        </w:rPr>
        <w:t xml:space="preserve">In </w:t>
      </w:r>
      <w:proofErr w:type="spellStart"/>
      <w:r w:rsidRPr="001C43C6">
        <w:rPr>
          <w:rFonts w:ascii="Arial" w:hAnsi="Arial" w:cs="Arial"/>
          <w:bCs/>
          <w:sz w:val="24"/>
          <w:szCs w:val="24"/>
        </w:rPr>
        <w:t>order</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to</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achieve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such</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result</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study</w:t>
      </w:r>
      <w:proofErr w:type="spellEnd"/>
      <w:r w:rsidRPr="001C43C6">
        <w:rPr>
          <w:rFonts w:ascii="Arial" w:hAnsi="Arial" w:cs="Arial"/>
          <w:bCs/>
          <w:sz w:val="24"/>
          <w:szCs w:val="24"/>
        </w:rPr>
        <w:t xml:space="preserve"> explores </w:t>
      </w:r>
      <w:proofErr w:type="spellStart"/>
      <w:r w:rsidRPr="001C43C6">
        <w:rPr>
          <w:rFonts w:ascii="Arial" w:hAnsi="Arial" w:cs="Arial"/>
          <w:bCs/>
          <w:sz w:val="24"/>
          <w:szCs w:val="24"/>
        </w:rPr>
        <w:t>the</w:t>
      </w:r>
      <w:proofErr w:type="spellEnd"/>
      <w:r>
        <w:rPr>
          <w:rFonts w:ascii="Arial" w:hAnsi="Arial" w:cs="Arial"/>
          <w:bCs/>
          <w:sz w:val="24"/>
          <w:szCs w:val="24"/>
        </w:rPr>
        <w:t xml:space="preserve"> </w:t>
      </w:r>
      <w:proofErr w:type="spellStart"/>
      <w:r>
        <w:rPr>
          <w:rFonts w:ascii="Arial" w:hAnsi="Arial" w:cs="Arial"/>
          <w:bCs/>
          <w:sz w:val="24"/>
          <w:szCs w:val="24"/>
        </w:rPr>
        <w:t>usage</w:t>
      </w:r>
      <w:proofErr w:type="spellEnd"/>
      <w:r>
        <w:rPr>
          <w:rFonts w:ascii="Arial" w:hAnsi="Arial" w:cs="Arial"/>
          <w:bCs/>
          <w:sz w:val="24"/>
          <w:szCs w:val="24"/>
        </w:rPr>
        <w:t xml:space="preserve"> </w:t>
      </w:r>
      <w:proofErr w:type="spellStart"/>
      <w:r>
        <w:rPr>
          <w:rFonts w:ascii="Arial" w:hAnsi="Arial" w:cs="Arial"/>
          <w:bCs/>
          <w:sz w:val="24"/>
          <w:szCs w:val="24"/>
        </w:rPr>
        <w:t>of</w:t>
      </w:r>
      <w:proofErr w:type="spellEnd"/>
      <w:r>
        <w:rPr>
          <w:rFonts w:ascii="Arial" w:hAnsi="Arial" w:cs="Arial"/>
          <w:bCs/>
          <w:sz w:val="24"/>
          <w:szCs w:val="24"/>
        </w:rPr>
        <w:t xml:space="preserve"> </w:t>
      </w:r>
      <w:proofErr w:type="spellStart"/>
      <w:r>
        <w:rPr>
          <w:rFonts w:ascii="Arial" w:hAnsi="Arial" w:cs="Arial"/>
          <w:bCs/>
          <w:sz w:val="24"/>
          <w:szCs w:val="24"/>
        </w:rPr>
        <w:t>the</w:t>
      </w:r>
      <w:proofErr w:type="spellEnd"/>
      <w:r>
        <w:rPr>
          <w:rFonts w:ascii="Arial" w:hAnsi="Arial" w:cs="Arial"/>
          <w:bCs/>
          <w:sz w:val="24"/>
          <w:szCs w:val="24"/>
        </w:rPr>
        <w:t xml:space="preserve"> </w:t>
      </w:r>
      <w:proofErr w:type="spellStart"/>
      <w:r w:rsidRPr="001C43C6">
        <w:rPr>
          <w:rFonts w:ascii="Arial" w:hAnsi="Arial" w:cs="Arial"/>
          <w:bCs/>
          <w:sz w:val="24"/>
          <w:szCs w:val="24"/>
        </w:rPr>
        <w:t>staggered</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adoption</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to</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estimate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impact</w:t>
      </w:r>
      <w:proofErr w:type="spellEnd"/>
      <w:r w:rsidRPr="001C43C6">
        <w:rPr>
          <w:rFonts w:ascii="Arial" w:hAnsi="Arial" w:cs="Arial"/>
          <w:bCs/>
          <w:sz w:val="24"/>
          <w:szCs w:val="24"/>
        </w:rPr>
        <w:t xml:space="preserve"> in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following</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proficiencys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Portuguese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and</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Maths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featured</w:t>
      </w:r>
      <w:proofErr w:type="spellEnd"/>
      <w:r w:rsidRPr="001C43C6">
        <w:rPr>
          <w:rFonts w:ascii="Arial" w:hAnsi="Arial" w:cs="Arial"/>
          <w:bCs/>
          <w:sz w:val="24"/>
          <w:szCs w:val="24"/>
        </w:rPr>
        <w:t xml:space="preserve"> in a </w:t>
      </w:r>
      <w:proofErr w:type="spellStart"/>
      <w:r w:rsidRPr="001C43C6">
        <w:rPr>
          <w:rFonts w:ascii="Arial" w:hAnsi="Arial" w:cs="Arial"/>
          <w:bCs/>
          <w:sz w:val="24"/>
          <w:szCs w:val="24"/>
        </w:rPr>
        <w:t>exam</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called</w:t>
      </w:r>
      <w:proofErr w:type="spellEnd"/>
      <w:r w:rsidRPr="001C43C6">
        <w:rPr>
          <w:rFonts w:ascii="Arial" w:hAnsi="Arial" w:cs="Arial"/>
          <w:bCs/>
          <w:sz w:val="24"/>
          <w:szCs w:val="24"/>
        </w:rPr>
        <w:t xml:space="preserve"> “Prova Brasil”, for </w:t>
      </w:r>
      <w:proofErr w:type="spellStart"/>
      <w:r w:rsidRPr="001C43C6">
        <w:rPr>
          <w:rFonts w:ascii="Arial" w:hAnsi="Arial" w:cs="Arial"/>
          <w:bCs/>
          <w:sz w:val="24"/>
          <w:szCs w:val="24"/>
        </w:rPr>
        <w:t>this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prediction</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to</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occur</w:t>
      </w:r>
      <w:proofErr w:type="spellEnd"/>
      <w:r w:rsidRPr="001C43C6">
        <w:rPr>
          <w:rFonts w:ascii="Arial" w:hAnsi="Arial" w:cs="Arial"/>
          <w:bCs/>
          <w:sz w:val="24"/>
          <w:szCs w:val="24"/>
        </w:rPr>
        <w:t xml:space="preserve"> a </w:t>
      </w:r>
      <w:proofErr w:type="spellStart"/>
      <w:r w:rsidRPr="001C43C6">
        <w:rPr>
          <w:rFonts w:ascii="Arial" w:hAnsi="Arial" w:cs="Arial"/>
          <w:bCs/>
          <w:sz w:val="24"/>
          <w:szCs w:val="24"/>
        </w:rPr>
        <w:t>few</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variations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of</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Pr>
          <w:rFonts w:ascii="Arial" w:hAnsi="Arial" w:cs="Arial"/>
          <w:bCs/>
          <w:sz w:val="24"/>
          <w:szCs w:val="24"/>
        </w:rPr>
        <w:t>diff</w:t>
      </w:r>
      <w:proofErr w:type="spellEnd"/>
      <w:r>
        <w:rPr>
          <w:rFonts w:ascii="Arial" w:hAnsi="Arial" w:cs="Arial"/>
          <w:bCs/>
          <w:sz w:val="24"/>
          <w:szCs w:val="24"/>
        </w:rPr>
        <w:t>-</w:t>
      </w:r>
      <w:proofErr w:type="spellStart"/>
      <w:r>
        <w:rPr>
          <w:rFonts w:ascii="Arial" w:hAnsi="Arial" w:cs="Arial"/>
          <w:bCs/>
          <w:sz w:val="24"/>
          <w:szCs w:val="24"/>
        </w:rPr>
        <w:t>in-</w:t>
      </w:r>
      <w:r w:rsidRPr="001C43C6">
        <w:rPr>
          <w:rFonts w:ascii="Arial" w:hAnsi="Arial" w:cs="Arial"/>
          <w:bCs/>
          <w:sz w:val="24"/>
          <w:szCs w:val="24"/>
        </w:rPr>
        <w:t>diff</w:t>
      </w:r>
      <w:proofErr w:type="spellEnd"/>
      <w:r>
        <w:rPr>
          <w:rFonts w:ascii="Arial" w:hAnsi="Arial" w:cs="Arial"/>
          <w:bCs/>
          <w:sz w:val="24"/>
          <w:szCs w:val="24"/>
        </w:rPr>
        <w:t xml:space="preserve"> </w:t>
      </w:r>
      <w:proofErr w:type="spellStart"/>
      <w:r>
        <w:rPr>
          <w:rFonts w:ascii="Arial" w:hAnsi="Arial" w:cs="Arial"/>
          <w:bCs/>
          <w:sz w:val="24"/>
          <w:szCs w:val="24"/>
        </w:rPr>
        <w:t>method</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where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applied</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you</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can</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also</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call</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them</w:t>
      </w:r>
      <w:proofErr w:type="spellEnd"/>
      <w:r w:rsidRPr="001C43C6">
        <w:rPr>
          <w:rFonts w:ascii="Arial" w:hAnsi="Arial" w:cs="Arial"/>
          <w:bCs/>
          <w:sz w:val="24"/>
          <w:szCs w:val="24"/>
        </w:rPr>
        <w:t xml:space="preserve"> </w:t>
      </w:r>
      <w:proofErr w:type="spellStart"/>
      <w:r>
        <w:rPr>
          <w:rFonts w:ascii="Arial" w:hAnsi="Arial" w:cs="Arial"/>
          <w:bCs/>
          <w:sz w:val="24"/>
          <w:szCs w:val="24"/>
        </w:rPr>
        <w:t>event</w:t>
      </w:r>
      <w:proofErr w:type="spellEnd"/>
      <w:r>
        <w:rPr>
          <w:rFonts w:ascii="Arial" w:hAnsi="Arial" w:cs="Arial"/>
          <w:bCs/>
          <w:sz w:val="24"/>
          <w:szCs w:val="24"/>
        </w:rPr>
        <w:t xml:space="preserve"> </w:t>
      </w:r>
      <w:proofErr w:type="spellStart"/>
      <w:r>
        <w:rPr>
          <w:rFonts w:ascii="Arial" w:hAnsi="Arial" w:cs="Arial"/>
          <w:bCs/>
          <w:sz w:val="24"/>
          <w:szCs w:val="24"/>
        </w:rPr>
        <w:t>study</w:t>
      </w:r>
      <w:proofErr w:type="spellEnd"/>
      <w:r>
        <w:rPr>
          <w:rFonts w:ascii="Arial" w:hAnsi="Arial" w:cs="Arial"/>
          <w:bCs/>
          <w:sz w:val="24"/>
          <w:szCs w:val="24"/>
        </w:rPr>
        <w:t xml:space="preserve">. As </w:t>
      </w:r>
      <w:r w:rsidRPr="001C43C6">
        <w:rPr>
          <w:rFonts w:ascii="Arial" w:hAnsi="Arial" w:cs="Arial"/>
          <w:bCs/>
          <w:sz w:val="24"/>
          <w:szCs w:val="24"/>
        </w:rPr>
        <w:t>a</w:t>
      </w:r>
      <w:r>
        <w:rPr>
          <w:rFonts w:ascii="Arial" w:hAnsi="Arial" w:cs="Arial"/>
          <w:bCs/>
          <w:sz w:val="24"/>
          <w:szCs w:val="24"/>
        </w:rPr>
        <w:t xml:space="preserve"> </w:t>
      </w:r>
      <w:proofErr w:type="spellStart"/>
      <w:r>
        <w:rPr>
          <w:rFonts w:ascii="Arial" w:hAnsi="Arial" w:cs="Arial"/>
          <w:bCs/>
          <w:sz w:val="24"/>
          <w:szCs w:val="24"/>
        </w:rPr>
        <w:t>result</w:t>
      </w:r>
      <w:proofErr w:type="spellEnd"/>
      <w:r>
        <w:rPr>
          <w:rFonts w:ascii="Arial" w:hAnsi="Arial" w:cs="Arial"/>
          <w:bCs/>
          <w:sz w:val="24"/>
          <w:szCs w:val="24"/>
        </w:rPr>
        <w:t xml:space="preserve"> </w:t>
      </w:r>
      <w:proofErr w:type="spellStart"/>
      <w:r>
        <w:rPr>
          <w:rFonts w:ascii="Arial" w:hAnsi="Arial" w:cs="Arial"/>
          <w:bCs/>
          <w:sz w:val="24"/>
          <w:szCs w:val="24"/>
        </w:rPr>
        <w:t>of</w:t>
      </w:r>
      <w:proofErr w:type="spellEnd"/>
      <w:r>
        <w:rPr>
          <w:rFonts w:ascii="Arial" w:hAnsi="Arial" w:cs="Arial"/>
          <w:bCs/>
          <w:sz w:val="24"/>
          <w:szCs w:val="24"/>
        </w:rPr>
        <w:t xml:space="preserve"> </w:t>
      </w:r>
      <w:proofErr w:type="spellStart"/>
      <w:r>
        <w:rPr>
          <w:rFonts w:ascii="Arial" w:hAnsi="Arial" w:cs="Arial"/>
          <w:bCs/>
          <w:sz w:val="24"/>
          <w:szCs w:val="24"/>
        </w:rPr>
        <w:t>the</w:t>
      </w:r>
      <w:proofErr w:type="spellEnd"/>
      <w:r>
        <w:rPr>
          <w:rFonts w:ascii="Arial" w:hAnsi="Arial" w:cs="Arial"/>
          <w:bCs/>
          <w:sz w:val="24"/>
          <w:szCs w:val="24"/>
        </w:rPr>
        <w:t xml:space="preserve"> </w:t>
      </w:r>
      <w:proofErr w:type="spellStart"/>
      <w:r>
        <w:rPr>
          <w:rFonts w:ascii="Arial" w:hAnsi="Arial" w:cs="Arial"/>
          <w:bCs/>
          <w:sz w:val="24"/>
          <w:szCs w:val="24"/>
        </w:rPr>
        <w:t>main</w:t>
      </w:r>
      <w:proofErr w:type="spellEnd"/>
      <w:r>
        <w:rPr>
          <w:rFonts w:ascii="Arial" w:hAnsi="Arial" w:cs="Arial"/>
          <w:bCs/>
          <w:sz w:val="24"/>
          <w:szCs w:val="24"/>
        </w:rPr>
        <w:t xml:space="preserve"> </w:t>
      </w:r>
      <w:proofErr w:type="spellStart"/>
      <w:r>
        <w:rPr>
          <w:rFonts w:ascii="Arial" w:hAnsi="Arial" w:cs="Arial"/>
          <w:bCs/>
          <w:sz w:val="24"/>
          <w:szCs w:val="24"/>
        </w:rPr>
        <w:t>estimative</w:t>
      </w:r>
      <w:proofErr w:type="spellEnd"/>
      <w:r>
        <w:rPr>
          <w:rFonts w:ascii="Arial" w:hAnsi="Arial" w:cs="Arial"/>
          <w:bCs/>
          <w:sz w:val="24"/>
          <w:szCs w:val="24"/>
        </w:rPr>
        <w:t>,</w:t>
      </w:r>
      <w:r w:rsidRPr="001C43C6">
        <w:rPr>
          <w:rFonts w:ascii="Arial" w:hAnsi="Arial" w:cs="Arial"/>
          <w:bCs/>
          <w:sz w:val="24"/>
          <w:szCs w:val="24"/>
        </w:rPr>
        <w:t xml:space="preserve"> </w:t>
      </w:r>
      <w:proofErr w:type="spellStart"/>
      <w:r w:rsidRPr="001C43C6">
        <w:rPr>
          <w:rFonts w:ascii="Arial" w:hAnsi="Arial" w:cs="Arial"/>
          <w:bCs/>
          <w:sz w:val="24"/>
          <w:szCs w:val="24"/>
        </w:rPr>
        <w:t>we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can</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conclude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w:t>
      </w:r>
      <w:r>
        <w:rPr>
          <w:rFonts w:ascii="Arial" w:hAnsi="Arial" w:cs="Arial"/>
          <w:bCs/>
          <w:sz w:val="24"/>
          <w:szCs w:val="24"/>
        </w:rPr>
        <w:t>at</w:t>
      </w:r>
      <w:proofErr w:type="spellEnd"/>
      <w:r>
        <w:rPr>
          <w:rFonts w:ascii="Arial" w:hAnsi="Arial" w:cs="Arial"/>
          <w:bCs/>
          <w:sz w:val="24"/>
          <w:szCs w:val="24"/>
        </w:rPr>
        <w:t xml:space="preserve"> </w:t>
      </w:r>
      <w:proofErr w:type="spellStart"/>
      <w:r>
        <w:rPr>
          <w:rFonts w:ascii="Arial" w:hAnsi="Arial" w:cs="Arial"/>
          <w:bCs/>
          <w:sz w:val="24"/>
          <w:szCs w:val="24"/>
        </w:rPr>
        <w:t>there</w:t>
      </w:r>
      <w:proofErr w:type="spellEnd"/>
      <w:r>
        <w:rPr>
          <w:rFonts w:ascii="Arial" w:hAnsi="Arial" w:cs="Arial"/>
          <w:bCs/>
          <w:sz w:val="24"/>
          <w:szCs w:val="24"/>
        </w:rPr>
        <w:t xml:space="preserve"> </w:t>
      </w:r>
      <w:proofErr w:type="spellStart"/>
      <w:r>
        <w:rPr>
          <w:rFonts w:ascii="Arial" w:hAnsi="Arial" w:cs="Arial"/>
          <w:bCs/>
          <w:sz w:val="24"/>
          <w:szCs w:val="24"/>
        </w:rPr>
        <w:t>is</w:t>
      </w:r>
      <w:proofErr w:type="spellEnd"/>
      <w:r>
        <w:rPr>
          <w:rFonts w:ascii="Arial" w:hAnsi="Arial" w:cs="Arial"/>
          <w:bCs/>
          <w:sz w:val="24"/>
          <w:szCs w:val="24"/>
        </w:rPr>
        <w:t xml:space="preserve"> a </w:t>
      </w:r>
      <w:proofErr w:type="gramStart"/>
      <w:r>
        <w:rPr>
          <w:rFonts w:ascii="Arial" w:hAnsi="Arial" w:cs="Arial"/>
          <w:bCs/>
          <w:sz w:val="24"/>
          <w:szCs w:val="24"/>
        </w:rPr>
        <w:t>performance</w:t>
      </w:r>
      <w:proofErr w:type="gramEnd"/>
      <w:r>
        <w:rPr>
          <w:rFonts w:ascii="Arial" w:hAnsi="Arial" w:cs="Arial"/>
          <w:bCs/>
          <w:sz w:val="24"/>
          <w:szCs w:val="24"/>
        </w:rPr>
        <w:t xml:space="preserve"> </w:t>
      </w:r>
      <w:proofErr w:type="spellStart"/>
      <w:r>
        <w:rPr>
          <w:rFonts w:ascii="Arial" w:hAnsi="Arial" w:cs="Arial"/>
          <w:bCs/>
          <w:sz w:val="24"/>
          <w:szCs w:val="24"/>
        </w:rPr>
        <w:t>drop</w:t>
      </w:r>
      <w:proofErr w:type="spellEnd"/>
      <w:r>
        <w:rPr>
          <w:rFonts w:ascii="Arial" w:hAnsi="Arial" w:cs="Arial"/>
          <w:bCs/>
          <w:sz w:val="24"/>
          <w:szCs w:val="24"/>
        </w:rPr>
        <w:t xml:space="preserve"> </w:t>
      </w:r>
      <w:r w:rsidRPr="001C43C6">
        <w:rPr>
          <w:rFonts w:ascii="Arial" w:hAnsi="Arial" w:cs="Arial"/>
          <w:bCs/>
          <w:sz w:val="24"/>
          <w:szCs w:val="24"/>
        </w:rPr>
        <w:t xml:space="preserve">in </w:t>
      </w:r>
      <w:proofErr w:type="spellStart"/>
      <w:r w:rsidRPr="001C43C6">
        <w:rPr>
          <w:rFonts w:ascii="Arial" w:hAnsi="Arial" w:cs="Arial"/>
          <w:bCs/>
          <w:sz w:val="24"/>
          <w:szCs w:val="24"/>
        </w:rPr>
        <w:t>both</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proficiencys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when</w:t>
      </w:r>
      <w:proofErr w:type="spellEnd"/>
      <w:r w:rsidRPr="001C43C6">
        <w:rPr>
          <w:rFonts w:ascii="Arial" w:hAnsi="Arial" w:cs="Arial"/>
          <w:bCs/>
          <w:sz w:val="24"/>
          <w:szCs w:val="24"/>
        </w:rPr>
        <w:t xml:space="preserve"> it comes </w:t>
      </w:r>
      <w:proofErr w:type="spellStart"/>
      <w:r w:rsidRPr="001C43C6">
        <w:rPr>
          <w:rFonts w:ascii="Arial" w:hAnsi="Arial" w:cs="Arial"/>
          <w:bCs/>
          <w:sz w:val="24"/>
          <w:szCs w:val="24"/>
        </w:rPr>
        <w:t>to</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stud</w:t>
      </w:r>
      <w:r>
        <w:rPr>
          <w:rFonts w:ascii="Arial" w:hAnsi="Arial" w:cs="Arial"/>
          <w:bCs/>
          <w:sz w:val="24"/>
          <w:szCs w:val="24"/>
        </w:rPr>
        <w:t>ents</w:t>
      </w:r>
      <w:proofErr w:type="spellEnd"/>
      <w:r>
        <w:rPr>
          <w:rFonts w:ascii="Arial" w:hAnsi="Arial" w:cs="Arial"/>
          <w:bCs/>
          <w:sz w:val="24"/>
          <w:szCs w:val="24"/>
        </w:rPr>
        <w:t xml:space="preserve"> </w:t>
      </w:r>
      <w:proofErr w:type="spellStart"/>
      <w:r>
        <w:rPr>
          <w:rFonts w:ascii="Arial" w:hAnsi="Arial" w:cs="Arial"/>
          <w:bCs/>
          <w:sz w:val="24"/>
          <w:szCs w:val="24"/>
        </w:rPr>
        <w:t>currently</w:t>
      </w:r>
      <w:proofErr w:type="spellEnd"/>
      <w:r>
        <w:rPr>
          <w:rFonts w:ascii="Arial" w:hAnsi="Arial" w:cs="Arial"/>
          <w:bCs/>
          <w:sz w:val="24"/>
          <w:szCs w:val="24"/>
        </w:rPr>
        <w:t xml:space="preserve"> </w:t>
      </w:r>
      <w:proofErr w:type="spellStart"/>
      <w:r>
        <w:rPr>
          <w:rFonts w:ascii="Arial" w:hAnsi="Arial" w:cs="Arial"/>
          <w:bCs/>
          <w:sz w:val="24"/>
          <w:szCs w:val="24"/>
        </w:rPr>
        <w:t>enrolled</w:t>
      </w:r>
      <w:proofErr w:type="spellEnd"/>
      <w:r>
        <w:rPr>
          <w:rFonts w:ascii="Arial" w:hAnsi="Arial" w:cs="Arial"/>
          <w:bCs/>
          <w:sz w:val="24"/>
          <w:szCs w:val="24"/>
        </w:rPr>
        <w:t xml:space="preserve"> in </w:t>
      </w:r>
      <w:proofErr w:type="spellStart"/>
      <w:r>
        <w:rPr>
          <w:rFonts w:ascii="Arial" w:hAnsi="Arial" w:cs="Arial"/>
          <w:bCs/>
          <w:sz w:val="24"/>
          <w:szCs w:val="24"/>
        </w:rPr>
        <w:t>the</w:t>
      </w:r>
      <w:proofErr w:type="spellEnd"/>
      <w:r>
        <w:rPr>
          <w:rFonts w:ascii="Arial" w:hAnsi="Arial" w:cs="Arial"/>
          <w:bCs/>
          <w:sz w:val="24"/>
          <w:szCs w:val="24"/>
        </w:rPr>
        <w:t xml:space="preserve"> </w:t>
      </w:r>
      <w:proofErr w:type="spellStart"/>
      <w:r w:rsidRPr="001C43C6">
        <w:rPr>
          <w:rFonts w:ascii="Arial" w:hAnsi="Arial" w:cs="Arial"/>
          <w:bCs/>
          <w:sz w:val="24"/>
          <w:szCs w:val="24"/>
        </w:rPr>
        <w:t>fifth</w:t>
      </w:r>
      <w:proofErr w:type="spellEnd"/>
      <w:r w:rsidRPr="001C43C6">
        <w:rPr>
          <w:rFonts w:ascii="Arial" w:hAnsi="Arial" w:cs="Arial"/>
          <w:bCs/>
          <w:sz w:val="24"/>
          <w:szCs w:val="24"/>
        </w:rPr>
        <w:t xml:space="preserve"> g</w:t>
      </w:r>
      <w:r>
        <w:rPr>
          <w:rFonts w:ascii="Arial" w:hAnsi="Arial" w:cs="Arial"/>
          <w:bCs/>
          <w:sz w:val="24"/>
          <w:szCs w:val="24"/>
        </w:rPr>
        <w:t xml:space="preserve">rade. </w:t>
      </w:r>
      <w:proofErr w:type="spellStart"/>
      <w:r>
        <w:rPr>
          <w:rFonts w:ascii="Arial" w:hAnsi="Arial" w:cs="Arial"/>
          <w:bCs/>
          <w:sz w:val="24"/>
          <w:szCs w:val="24"/>
        </w:rPr>
        <w:t>However</w:t>
      </w:r>
      <w:proofErr w:type="spellEnd"/>
      <w:r>
        <w:rPr>
          <w:rFonts w:ascii="Arial" w:hAnsi="Arial" w:cs="Arial"/>
          <w:bCs/>
          <w:sz w:val="24"/>
          <w:szCs w:val="24"/>
        </w:rPr>
        <w:t xml:space="preserve">, </w:t>
      </w:r>
      <w:proofErr w:type="spellStart"/>
      <w:r>
        <w:rPr>
          <w:rFonts w:ascii="Arial" w:hAnsi="Arial" w:cs="Arial"/>
          <w:bCs/>
          <w:sz w:val="24"/>
          <w:szCs w:val="24"/>
        </w:rPr>
        <w:t>when</w:t>
      </w:r>
      <w:proofErr w:type="spellEnd"/>
      <w:r>
        <w:rPr>
          <w:rFonts w:ascii="Arial" w:hAnsi="Arial" w:cs="Arial"/>
          <w:bCs/>
          <w:sz w:val="24"/>
          <w:szCs w:val="24"/>
        </w:rPr>
        <w:t xml:space="preserve"> </w:t>
      </w:r>
      <w:proofErr w:type="spellStart"/>
      <w:r>
        <w:rPr>
          <w:rFonts w:ascii="Arial" w:hAnsi="Arial" w:cs="Arial"/>
          <w:bCs/>
          <w:sz w:val="24"/>
          <w:szCs w:val="24"/>
        </w:rPr>
        <w:t>you</w:t>
      </w:r>
      <w:proofErr w:type="spellEnd"/>
      <w:r>
        <w:rPr>
          <w:rFonts w:ascii="Arial" w:hAnsi="Arial" w:cs="Arial"/>
          <w:bCs/>
          <w:sz w:val="24"/>
          <w:szCs w:val="24"/>
        </w:rPr>
        <w:t xml:space="preserve"> remove</w:t>
      </w:r>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2013 </w:t>
      </w:r>
      <w:proofErr w:type="spellStart"/>
      <w:r w:rsidRPr="001C43C6">
        <w:rPr>
          <w:rFonts w:ascii="Arial" w:hAnsi="Arial" w:cs="Arial"/>
          <w:bCs/>
          <w:sz w:val="24"/>
          <w:szCs w:val="24"/>
        </w:rPr>
        <w:t>group</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away</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from</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Pr>
          <w:rFonts w:ascii="Arial" w:hAnsi="Arial" w:cs="Arial"/>
          <w:bCs/>
          <w:sz w:val="24"/>
          <w:szCs w:val="24"/>
        </w:rPr>
        <w:t>regression</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result</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is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not</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maintened</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After</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applying</w:t>
      </w:r>
      <w:proofErr w:type="spellEnd"/>
      <w:r w:rsidRPr="001C43C6">
        <w:rPr>
          <w:rFonts w:ascii="Arial" w:hAnsi="Arial" w:cs="Arial"/>
          <w:bCs/>
          <w:sz w:val="24"/>
          <w:szCs w:val="24"/>
        </w:rPr>
        <w:t xml:space="preserve"> </w:t>
      </w:r>
      <w:r>
        <w:rPr>
          <w:rFonts w:ascii="Arial" w:hAnsi="Arial" w:cs="Arial"/>
          <w:bCs/>
          <w:sz w:val="24"/>
          <w:szCs w:val="24"/>
        </w:rPr>
        <w:t xml:space="preserve">a series </w:t>
      </w:r>
      <w:proofErr w:type="spellStart"/>
      <w:r>
        <w:rPr>
          <w:rFonts w:ascii="Arial" w:hAnsi="Arial" w:cs="Arial"/>
          <w:bCs/>
          <w:sz w:val="24"/>
          <w:szCs w:val="24"/>
        </w:rPr>
        <w:t>of</w:t>
      </w:r>
      <w:proofErr w:type="spellEnd"/>
      <w:r>
        <w:rPr>
          <w:rFonts w:ascii="Arial" w:hAnsi="Arial" w:cs="Arial"/>
          <w:bCs/>
          <w:sz w:val="24"/>
          <w:szCs w:val="24"/>
        </w:rPr>
        <w:t xml:space="preserve"> </w:t>
      </w:r>
      <w:proofErr w:type="spellStart"/>
      <w:r>
        <w:rPr>
          <w:rFonts w:ascii="Arial" w:hAnsi="Arial" w:cs="Arial"/>
          <w:bCs/>
          <w:sz w:val="24"/>
          <w:szCs w:val="24"/>
        </w:rPr>
        <w:t>variations</w:t>
      </w:r>
      <w:proofErr w:type="spellEnd"/>
      <w:r>
        <w:rPr>
          <w:rFonts w:ascii="Arial" w:hAnsi="Arial" w:cs="Arial"/>
          <w:bCs/>
          <w:sz w:val="24"/>
          <w:szCs w:val="24"/>
        </w:rPr>
        <w:t xml:space="preserve"> </w:t>
      </w:r>
      <w:proofErr w:type="spellStart"/>
      <w:r>
        <w:rPr>
          <w:rFonts w:ascii="Arial" w:hAnsi="Arial" w:cs="Arial"/>
          <w:bCs/>
          <w:sz w:val="24"/>
          <w:szCs w:val="24"/>
        </w:rPr>
        <w:t>related</w:t>
      </w:r>
      <w:proofErr w:type="spellEnd"/>
      <w:r>
        <w:rPr>
          <w:rFonts w:ascii="Arial" w:hAnsi="Arial" w:cs="Arial"/>
          <w:bCs/>
          <w:sz w:val="24"/>
          <w:szCs w:val="24"/>
        </w:rPr>
        <w:t xml:space="preserve"> </w:t>
      </w:r>
      <w:proofErr w:type="spellStart"/>
      <w:r>
        <w:rPr>
          <w:rFonts w:ascii="Arial" w:hAnsi="Arial" w:cs="Arial"/>
          <w:bCs/>
          <w:sz w:val="24"/>
          <w:szCs w:val="24"/>
        </w:rPr>
        <w:t>to</w:t>
      </w:r>
      <w:proofErr w:type="spellEnd"/>
      <w:r>
        <w:rPr>
          <w:rFonts w:ascii="Arial" w:hAnsi="Arial" w:cs="Arial"/>
          <w:bCs/>
          <w:sz w:val="24"/>
          <w:szCs w:val="24"/>
        </w:rPr>
        <w:t xml:space="preserve"> </w:t>
      </w:r>
      <w:proofErr w:type="spellStart"/>
      <w:r>
        <w:rPr>
          <w:rFonts w:ascii="Arial" w:hAnsi="Arial" w:cs="Arial"/>
          <w:bCs/>
          <w:sz w:val="24"/>
          <w:szCs w:val="24"/>
        </w:rPr>
        <w:t>the</w:t>
      </w:r>
      <w:proofErr w:type="spellEnd"/>
      <w:r>
        <w:rPr>
          <w:rFonts w:ascii="Arial" w:hAnsi="Arial" w:cs="Arial"/>
          <w:bCs/>
          <w:sz w:val="24"/>
          <w:szCs w:val="24"/>
        </w:rPr>
        <w:t xml:space="preserve"> </w:t>
      </w:r>
      <w:proofErr w:type="spellStart"/>
      <w:r>
        <w:rPr>
          <w:rFonts w:ascii="Arial" w:hAnsi="Arial" w:cs="Arial"/>
          <w:bCs/>
          <w:sz w:val="24"/>
          <w:szCs w:val="24"/>
        </w:rPr>
        <w:t>level</w:t>
      </w:r>
      <w:proofErr w:type="spellEnd"/>
      <w:r>
        <w:rPr>
          <w:rFonts w:ascii="Arial" w:hAnsi="Arial" w:cs="Arial"/>
          <w:bCs/>
          <w:sz w:val="24"/>
          <w:szCs w:val="24"/>
        </w:rPr>
        <w:t xml:space="preserve"> </w:t>
      </w:r>
      <w:proofErr w:type="spellStart"/>
      <w:r>
        <w:rPr>
          <w:rFonts w:ascii="Arial" w:hAnsi="Arial" w:cs="Arial"/>
          <w:bCs/>
          <w:sz w:val="24"/>
          <w:szCs w:val="24"/>
        </w:rPr>
        <w:t>of</w:t>
      </w:r>
      <w:proofErr w:type="spellEnd"/>
      <w:r>
        <w:rPr>
          <w:rFonts w:ascii="Arial" w:hAnsi="Arial" w:cs="Arial"/>
          <w:bCs/>
          <w:sz w:val="24"/>
          <w:szCs w:val="24"/>
        </w:rPr>
        <w:t xml:space="preserve"> </w:t>
      </w:r>
      <w:proofErr w:type="spellStart"/>
      <w:r>
        <w:rPr>
          <w:rFonts w:ascii="Arial" w:hAnsi="Arial" w:cs="Arial"/>
          <w:bCs/>
          <w:sz w:val="24"/>
          <w:szCs w:val="24"/>
        </w:rPr>
        <w:t>investigation</w:t>
      </w:r>
      <w:proofErr w:type="spellEnd"/>
      <w:r>
        <w:rPr>
          <w:rFonts w:ascii="Arial" w:hAnsi="Arial" w:cs="Arial"/>
          <w:bCs/>
          <w:sz w:val="24"/>
          <w:szCs w:val="24"/>
        </w:rPr>
        <w:t xml:space="preserve"> (</w:t>
      </w:r>
      <w:proofErr w:type="spellStart"/>
      <w:r w:rsidRPr="001C43C6">
        <w:rPr>
          <w:rFonts w:ascii="Arial" w:hAnsi="Arial" w:cs="Arial"/>
          <w:bCs/>
          <w:sz w:val="24"/>
          <w:szCs w:val="24"/>
        </w:rPr>
        <w:t>from</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individual </w:t>
      </w:r>
      <w:proofErr w:type="spellStart"/>
      <w:r w:rsidRPr="001C43C6">
        <w:rPr>
          <w:rFonts w:ascii="Arial" w:hAnsi="Arial" w:cs="Arial"/>
          <w:bCs/>
          <w:sz w:val="24"/>
          <w:szCs w:val="24"/>
        </w:rPr>
        <w:t>to</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city</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and</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control</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group</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not</w:t>
      </w:r>
      <w:proofErr w:type="spellEnd"/>
      <w:r w:rsidRPr="001C43C6">
        <w:rPr>
          <w:rFonts w:ascii="Arial" w:hAnsi="Arial" w:cs="Arial"/>
          <w:bCs/>
          <w:sz w:val="24"/>
          <w:szCs w:val="24"/>
        </w:rPr>
        <w:t xml:space="preserve"> a single </w:t>
      </w:r>
      <w:proofErr w:type="spellStart"/>
      <w:r w:rsidRPr="001C43C6">
        <w:rPr>
          <w:rFonts w:ascii="Arial" w:hAnsi="Arial" w:cs="Arial"/>
          <w:bCs/>
          <w:sz w:val="24"/>
          <w:szCs w:val="24"/>
        </w:rPr>
        <w:t>result</w:t>
      </w:r>
      <w:proofErr w:type="spellEnd"/>
      <w:r w:rsidRPr="001C43C6">
        <w:rPr>
          <w:rFonts w:ascii="Arial" w:hAnsi="Arial" w:cs="Arial"/>
          <w:bCs/>
          <w:sz w:val="24"/>
          <w:szCs w:val="24"/>
        </w:rPr>
        <w:t xml:space="preserve"> stands out. The </w:t>
      </w:r>
      <w:proofErr w:type="spellStart"/>
      <w:r w:rsidRPr="001C43C6">
        <w:rPr>
          <w:rFonts w:ascii="Arial" w:hAnsi="Arial" w:cs="Arial"/>
          <w:bCs/>
          <w:sz w:val="24"/>
          <w:szCs w:val="24"/>
        </w:rPr>
        <w:t>variations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have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nule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effects</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and</w:t>
      </w:r>
      <w:proofErr w:type="spellEnd"/>
      <w:r w:rsidRPr="001C43C6">
        <w:rPr>
          <w:rFonts w:ascii="Arial" w:hAnsi="Arial" w:cs="Arial"/>
          <w:bCs/>
          <w:sz w:val="24"/>
          <w:szCs w:val="24"/>
        </w:rPr>
        <w:t>/</w:t>
      </w:r>
      <w:proofErr w:type="spellStart"/>
      <w:r w:rsidRPr="001C43C6">
        <w:rPr>
          <w:rFonts w:ascii="Arial" w:hAnsi="Arial" w:cs="Arial"/>
          <w:bCs/>
          <w:sz w:val="24"/>
          <w:szCs w:val="24"/>
        </w:rPr>
        <w:t>or</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significance</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to</w:t>
      </w:r>
      <w:proofErr w:type="spellEnd"/>
      <w:r w:rsidRPr="001C43C6">
        <w:rPr>
          <w:rFonts w:ascii="Arial" w:hAnsi="Arial" w:cs="Arial"/>
          <w:bCs/>
          <w:sz w:val="24"/>
          <w:szCs w:val="24"/>
        </w:rPr>
        <w:t xml:space="preserve"> </w:t>
      </w:r>
      <w:proofErr w:type="spellStart"/>
      <w:r w:rsidRPr="001C43C6">
        <w:rPr>
          <w:rFonts w:ascii="Arial" w:hAnsi="Arial" w:cs="Arial"/>
          <w:bCs/>
          <w:sz w:val="24"/>
          <w:szCs w:val="24"/>
        </w:rPr>
        <w:t>the</w:t>
      </w:r>
      <w:proofErr w:type="spellEnd"/>
      <w:r w:rsidRPr="001C43C6">
        <w:rPr>
          <w:rFonts w:ascii="Arial" w:hAnsi="Arial" w:cs="Arial"/>
          <w:bCs/>
          <w:sz w:val="24"/>
          <w:szCs w:val="24"/>
        </w:rPr>
        <w:t xml:space="preserve"> 2013 </w:t>
      </w:r>
      <w:proofErr w:type="spellStart"/>
      <w:r w:rsidRPr="001C43C6">
        <w:rPr>
          <w:rFonts w:ascii="Arial" w:hAnsi="Arial" w:cs="Arial"/>
          <w:bCs/>
          <w:sz w:val="24"/>
          <w:szCs w:val="24"/>
        </w:rPr>
        <w:t>group</w:t>
      </w:r>
      <w:proofErr w:type="spellEnd"/>
      <w:r w:rsidRPr="001C43C6">
        <w:rPr>
          <w:rFonts w:ascii="Arial" w:hAnsi="Arial" w:cs="Arial"/>
          <w:bCs/>
          <w:sz w:val="24"/>
          <w:szCs w:val="24"/>
        </w:rPr>
        <w:t xml:space="preserve"> case.</w:t>
      </w:r>
    </w:p>
    <w:p w14:paraId="1C714D41" w14:textId="77777777" w:rsidR="009F40AD" w:rsidRDefault="009F40AD" w:rsidP="009F40AD">
      <w:pPr>
        <w:spacing w:line="480" w:lineRule="auto"/>
        <w:jc w:val="center"/>
        <w:rPr>
          <w:rFonts w:ascii="Arial" w:hAnsi="Arial" w:cs="Arial"/>
          <w:b/>
          <w:bCs/>
          <w:sz w:val="24"/>
          <w:szCs w:val="24"/>
        </w:rPr>
      </w:pPr>
    </w:p>
    <w:p w14:paraId="41AD757A" w14:textId="77777777" w:rsidR="009F40AD" w:rsidRDefault="009F40AD" w:rsidP="009F40AD">
      <w:pPr>
        <w:spacing w:line="480" w:lineRule="auto"/>
        <w:jc w:val="center"/>
        <w:rPr>
          <w:rFonts w:ascii="Arial" w:hAnsi="Arial" w:cs="Arial"/>
          <w:b/>
          <w:bCs/>
          <w:sz w:val="24"/>
          <w:szCs w:val="24"/>
        </w:rPr>
      </w:pPr>
    </w:p>
    <w:p w14:paraId="3680B25F" w14:textId="77777777" w:rsidR="009F40AD" w:rsidRDefault="009F40AD" w:rsidP="009F40AD">
      <w:pPr>
        <w:spacing w:line="480" w:lineRule="auto"/>
        <w:jc w:val="center"/>
        <w:rPr>
          <w:rFonts w:ascii="Arial" w:hAnsi="Arial" w:cs="Arial"/>
          <w:b/>
          <w:bCs/>
          <w:sz w:val="24"/>
          <w:szCs w:val="24"/>
        </w:rPr>
      </w:pPr>
    </w:p>
    <w:p w14:paraId="0247B351" w14:textId="77777777" w:rsidR="009F40AD" w:rsidRDefault="009F40AD" w:rsidP="009F40AD">
      <w:pPr>
        <w:spacing w:line="480" w:lineRule="auto"/>
        <w:jc w:val="center"/>
        <w:rPr>
          <w:rFonts w:ascii="Arial" w:hAnsi="Arial" w:cs="Arial"/>
          <w:b/>
          <w:bCs/>
          <w:sz w:val="24"/>
          <w:szCs w:val="24"/>
        </w:rPr>
      </w:pPr>
    </w:p>
    <w:p w14:paraId="13B6E4DF" w14:textId="77777777" w:rsidR="009F40AD" w:rsidRDefault="009F40AD" w:rsidP="009F40AD">
      <w:pPr>
        <w:spacing w:line="480" w:lineRule="auto"/>
        <w:jc w:val="center"/>
        <w:rPr>
          <w:rFonts w:ascii="Arial" w:hAnsi="Arial" w:cs="Arial"/>
          <w:b/>
          <w:bCs/>
          <w:sz w:val="24"/>
          <w:szCs w:val="24"/>
        </w:rPr>
      </w:pPr>
    </w:p>
    <w:p w14:paraId="6A770C90" w14:textId="77777777" w:rsidR="009F40AD" w:rsidRDefault="009F40AD" w:rsidP="009F40AD">
      <w:pPr>
        <w:spacing w:line="480" w:lineRule="auto"/>
        <w:jc w:val="center"/>
        <w:rPr>
          <w:rFonts w:ascii="Arial" w:hAnsi="Arial" w:cs="Arial"/>
          <w:b/>
          <w:bCs/>
          <w:sz w:val="24"/>
          <w:szCs w:val="24"/>
        </w:rPr>
      </w:pPr>
    </w:p>
    <w:p w14:paraId="784132F1" w14:textId="77777777" w:rsidR="00C75267" w:rsidRDefault="00C75267" w:rsidP="001C43C6">
      <w:pPr>
        <w:spacing w:line="480" w:lineRule="auto"/>
        <w:rPr>
          <w:rFonts w:ascii="Arial" w:hAnsi="Arial" w:cs="Arial"/>
          <w:b/>
          <w:bCs/>
          <w:sz w:val="24"/>
          <w:szCs w:val="24"/>
        </w:rPr>
      </w:pPr>
    </w:p>
    <w:p w14:paraId="6D829FB9" w14:textId="77777777" w:rsidR="00F510E4" w:rsidRDefault="00F510E4" w:rsidP="001C43C6">
      <w:pPr>
        <w:spacing w:line="480" w:lineRule="auto"/>
        <w:rPr>
          <w:rFonts w:ascii="Arial" w:hAnsi="Arial" w:cs="Arial"/>
          <w:b/>
          <w:bCs/>
          <w:sz w:val="24"/>
          <w:szCs w:val="24"/>
        </w:rPr>
      </w:pPr>
    </w:p>
    <w:p w14:paraId="4736743E" w14:textId="77777777" w:rsidR="00F510E4" w:rsidRDefault="00F510E4" w:rsidP="001C43C6">
      <w:pPr>
        <w:spacing w:line="480" w:lineRule="auto"/>
        <w:rPr>
          <w:rFonts w:ascii="Arial" w:hAnsi="Arial" w:cs="Arial"/>
          <w:b/>
          <w:bCs/>
          <w:sz w:val="24"/>
          <w:szCs w:val="24"/>
        </w:rPr>
      </w:pPr>
    </w:p>
    <w:p w14:paraId="0F1647EB" w14:textId="77777777" w:rsidR="00F510E4" w:rsidRDefault="00F510E4" w:rsidP="001C43C6">
      <w:pPr>
        <w:spacing w:line="480" w:lineRule="auto"/>
        <w:rPr>
          <w:rFonts w:ascii="Arial" w:hAnsi="Arial" w:cs="Arial"/>
          <w:b/>
          <w:bCs/>
          <w:sz w:val="24"/>
          <w:szCs w:val="24"/>
        </w:rPr>
      </w:pPr>
    </w:p>
    <w:p w14:paraId="4213451E" w14:textId="77777777" w:rsidR="001C43C6" w:rsidRDefault="001C43C6" w:rsidP="001C43C6">
      <w:pPr>
        <w:spacing w:line="480" w:lineRule="auto"/>
        <w:rPr>
          <w:rFonts w:ascii="Arial" w:hAnsi="Arial" w:cs="Arial"/>
          <w:b/>
          <w:bCs/>
          <w:sz w:val="24"/>
          <w:szCs w:val="24"/>
        </w:rPr>
      </w:pPr>
    </w:p>
    <w:p w14:paraId="4FEF6233" w14:textId="13D1E537" w:rsidR="009F40AD" w:rsidRDefault="009F40AD" w:rsidP="009F40AD">
      <w:pPr>
        <w:spacing w:line="480" w:lineRule="auto"/>
        <w:jc w:val="center"/>
        <w:rPr>
          <w:rFonts w:ascii="Arial" w:hAnsi="Arial" w:cs="Arial"/>
          <w:b/>
          <w:bCs/>
          <w:sz w:val="24"/>
          <w:szCs w:val="24"/>
        </w:rPr>
      </w:pPr>
      <w:r>
        <w:rPr>
          <w:rFonts w:ascii="Arial" w:hAnsi="Arial" w:cs="Arial"/>
          <w:b/>
          <w:bCs/>
          <w:sz w:val="24"/>
          <w:szCs w:val="24"/>
        </w:rPr>
        <w:lastRenderedPageBreak/>
        <w:t xml:space="preserve">LISTA DE </w:t>
      </w:r>
      <w:r w:rsidR="001175D8">
        <w:rPr>
          <w:rFonts w:ascii="Arial" w:hAnsi="Arial" w:cs="Arial"/>
          <w:b/>
          <w:bCs/>
          <w:sz w:val="24"/>
          <w:szCs w:val="24"/>
        </w:rPr>
        <w:t>FIGURAS</w:t>
      </w:r>
    </w:p>
    <w:p w14:paraId="198E400E" w14:textId="62277A48" w:rsidR="001C251D" w:rsidRPr="00372618" w:rsidRDefault="001C251D" w:rsidP="001C251D">
      <w:pPr>
        <w:spacing w:line="360" w:lineRule="auto"/>
        <w:jc w:val="both"/>
        <w:rPr>
          <w:rFonts w:ascii="Arial" w:hAnsi="Arial" w:cs="Arial"/>
          <w:sz w:val="24"/>
        </w:rPr>
      </w:pPr>
      <w:r w:rsidRPr="00372618">
        <w:rPr>
          <w:rFonts w:ascii="Arial" w:hAnsi="Arial" w:cs="Arial"/>
          <w:sz w:val="24"/>
        </w:rPr>
        <w:t xml:space="preserve">Figura 1 </w:t>
      </w:r>
      <w:r>
        <w:rPr>
          <w:rFonts w:ascii="Arial" w:hAnsi="Arial" w:cs="Arial"/>
          <w:sz w:val="24"/>
        </w:rPr>
        <w:t xml:space="preserve">- </w:t>
      </w:r>
      <w:r w:rsidRPr="00372618">
        <w:rPr>
          <w:rFonts w:ascii="Arial" w:hAnsi="Arial" w:cs="Arial"/>
          <w:sz w:val="24"/>
        </w:rPr>
        <w:t>Processo de Seleção do Projeto Piloto do Programa Cidades Digitais</w:t>
      </w:r>
    </w:p>
    <w:p w14:paraId="013C0AEB" w14:textId="331FD162" w:rsidR="001C251D" w:rsidRPr="00372618" w:rsidRDefault="001C251D" w:rsidP="001C251D">
      <w:pPr>
        <w:spacing w:line="360" w:lineRule="auto"/>
        <w:jc w:val="both"/>
        <w:rPr>
          <w:rFonts w:ascii="Arial" w:hAnsi="Arial" w:cs="Arial"/>
          <w:sz w:val="24"/>
        </w:rPr>
      </w:pPr>
      <w:r w:rsidRPr="00372618">
        <w:rPr>
          <w:rFonts w:ascii="Arial" w:hAnsi="Arial" w:cs="Arial"/>
          <w:sz w:val="24"/>
        </w:rPr>
        <w:t xml:space="preserve">Figura 2 </w:t>
      </w:r>
      <w:r>
        <w:rPr>
          <w:rFonts w:ascii="Arial" w:hAnsi="Arial" w:cs="Arial"/>
          <w:sz w:val="24"/>
        </w:rPr>
        <w:t xml:space="preserve">- </w:t>
      </w:r>
      <w:r w:rsidRPr="00372618">
        <w:rPr>
          <w:rFonts w:ascii="Arial" w:hAnsi="Arial" w:cs="Arial"/>
          <w:sz w:val="24"/>
        </w:rPr>
        <w:t>Mapa de Cidades que participaram do processo de seleção da Etapa Piloto do Programa</w:t>
      </w:r>
    </w:p>
    <w:p w14:paraId="777B84D4" w14:textId="1B663718" w:rsidR="001C251D" w:rsidRPr="00372618" w:rsidRDefault="001C251D" w:rsidP="001C251D">
      <w:pPr>
        <w:spacing w:line="360" w:lineRule="auto"/>
        <w:jc w:val="both"/>
        <w:rPr>
          <w:rFonts w:ascii="Arial" w:hAnsi="Arial" w:cs="Arial"/>
          <w:sz w:val="24"/>
        </w:rPr>
      </w:pPr>
      <w:r w:rsidRPr="00372618">
        <w:rPr>
          <w:rFonts w:ascii="Arial" w:hAnsi="Arial" w:cs="Arial"/>
          <w:sz w:val="24"/>
        </w:rPr>
        <w:t xml:space="preserve">Figura 3 </w:t>
      </w:r>
      <w:r>
        <w:rPr>
          <w:rFonts w:ascii="Arial" w:hAnsi="Arial" w:cs="Arial"/>
          <w:sz w:val="24"/>
        </w:rPr>
        <w:t xml:space="preserve">- </w:t>
      </w:r>
      <w:r w:rsidRPr="00372618">
        <w:rPr>
          <w:rFonts w:ascii="Arial" w:hAnsi="Arial" w:cs="Arial"/>
          <w:sz w:val="24"/>
        </w:rPr>
        <w:t>Número de Municípios Contemplados por Ano</w:t>
      </w:r>
    </w:p>
    <w:p w14:paraId="58A3A057" w14:textId="61E14FC5" w:rsidR="001C251D" w:rsidRDefault="001C251D" w:rsidP="001C251D">
      <w:pPr>
        <w:spacing w:line="360" w:lineRule="auto"/>
        <w:jc w:val="both"/>
        <w:rPr>
          <w:rFonts w:ascii="Arial" w:hAnsi="Arial" w:cs="Arial"/>
          <w:sz w:val="24"/>
        </w:rPr>
      </w:pPr>
      <w:r w:rsidRPr="00372618">
        <w:rPr>
          <w:rFonts w:ascii="Arial" w:hAnsi="Arial" w:cs="Arial"/>
          <w:sz w:val="24"/>
        </w:rPr>
        <w:t xml:space="preserve">Figura 4 </w:t>
      </w:r>
      <w:r>
        <w:rPr>
          <w:rFonts w:ascii="Arial" w:hAnsi="Arial" w:cs="Arial"/>
          <w:sz w:val="24"/>
        </w:rPr>
        <w:t xml:space="preserve">- </w:t>
      </w:r>
      <w:r w:rsidRPr="00372618">
        <w:rPr>
          <w:rFonts w:ascii="Arial" w:hAnsi="Arial" w:cs="Arial"/>
          <w:sz w:val="24"/>
        </w:rPr>
        <w:t>Número de Municípios Contemplados por Período (</w:t>
      </w:r>
      <w:r>
        <w:rPr>
          <w:rFonts w:ascii="Arial" w:hAnsi="Arial" w:cs="Arial"/>
          <w:sz w:val="24"/>
        </w:rPr>
        <w:t>por</w:t>
      </w:r>
      <w:r w:rsidRPr="00372618">
        <w:rPr>
          <w:rFonts w:ascii="Arial" w:hAnsi="Arial" w:cs="Arial"/>
          <w:sz w:val="24"/>
        </w:rPr>
        <w:t xml:space="preserve"> Avaliação)</w:t>
      </w:r>
    </w:p>
    <w:p w14:paraId="184B2192" w14:textId="67140319" w:rsidR="001C251D" w:rsidRDefault="001C251D" w:rsidP="001C251D">
      <w:pPr>
        <w:spacing w:line="360" w:lineRule="auto"/>
        <w:jc w:val="both"/>
        <w:rPr>
          <w:rFonts w:ascii="Arial" w:hAnsi="Arial" w:cs="Arial"/>
          <w:sz w:val="24"/>
        </w:rPr>
      </w:pPr>
      <w:r>
        <w:rPr>
          <w:rFonts w:ascii="Arial" w:hAnsi="Arial" w:cs="Arial"/>
          <w:sz w:val="24"/>
        </w:rPr>
        <w:t xml:space="preserve">Figura 5 - </w:t>
      </w:r>
      <w:r w:rsidRPr="00B55861">
        <w:rPr>
          <w:rFonts w:ascii="Arial" w:hAnsi="Arial" w:cs="Arial"/>
          <w:sz w:val="24"/>
        </w:rPr>
        <w:t>Trajetória Média de Proficiência em Língua Portuguesa por Grupo Tratado e de Grupo de Controle para Alunos do 5º Ano</w:t>
      </w:r>
    </w:p>
    <w:p w14:paraId="15538A1A" w14:textId="59139E23" w:rsidR="001C251D" w:rsidRPr="00372618" w:rsidRDefault="001C251D" w:rsidP="001C251D">
      <w:pPr>
        <w:spacing w:line="360" w:lineRule="auto"/>
        <w:jc w:val="both"/>
        <w:rPr>
          <w:rFonts w:ascii="Arial" w:hAnsi="Arial" w:cs="Arial"/>
          <w:sz w:val="24"/>
        </w:rPr>
      </w:pPr>
      <w:r>
        <w:rPr>
          <w:rFonts w:ascii="Arial" w:hAnsi="Arial" w:cs="Arial"/>
          <w:sz w:val="24"/>
        </w:rPr>
        <w:t xml:space="preserve">Figura 6 - </w:t>
      </w:r>
      <w:r w:rsidRPr="00B55861">
        <w:rPr>
          <w:rFonts w:ascii="Arial" w:hAnsi="Arial" w:cs="Arial"/>
          <w:sz w:val="24"/>
        </w:rPr>
        <w:t xml:space="preserve">Trajetória Média de Proficiência em </w:t>
      </w:r>
      <w:r>
        <w:rPr>
          <w:rFonts w:ascii="Arial" w:hAnsi="Arial" w:cs="Arial"/>
          <w:sz w:val="24"/>
        </w:rPr>
        <w:t>Matemática</w:t>
      </w:r>
      <w:r w:rsidRPr="00B55861">
        <w:rPr>
          <w:rFonts w:ascii="Arial" w:hAnsi="Arial" w:cs="Arial"/>
          <w:sz w:val="24"/>
        </w:rPr>
        <w:t xml:space="preserve"> por Grupo Tratado e de Grupo de Controle para Alunos do 5º Ano</w:t>
      </w:r>
    </w:p>
    <w:p w14:paraId="40E5B36E" w14:textId="70DE61E6" w:rsidR="001C251D" w:rsidRPr="00372618" w:rsidRDefault="001C251D" w:rsidP="001C251D">
      <w:pPr>
        <w:spacing w:line="360" w:lineRule="auto"/>
        <w:jc w:val="both"/>
        <w:rPr>
          <w:rFonts w:ascii="Arial" w:hAnsi="Arial" w:cs="Arial"/>
          <w:sz w:val="24"/>
        </w:rPr>
      </w:pPr>
      <w:r>
        <w:rPr>
          <w:rFonts w:ascii="Arial" w:hAnsi="Arial" w:cs="Arial"/>
          <w:sz w:val="24"/>
        </w:rPr>
        <w:t xml:space="preserve">Figura 7 - </w:t>
      </w:r>
      <w:r w:rsidRPr="00B55861">
        <w:rPr>
          <w:rFonts w:ascii="Arial" w:hAnsi="Arial" w:cs="Arial"/>
          <w:sz w:val="24"/>
        </w:rPr>
        <w:t>Trajetória Média de Proficiência em Língua Portuguesa por Grupo Tratado e de Grupo de Controle para Aluno</w:t>
      </w:r>
      <w:r>
        <w:rPr>
          <w:rFonts w:ascii="Arial" w:hAnsi="Arial" w:cs="Arial"/>
          <w:sz w:val="24"/>
        </w:rPr>
        <w:t>s do 9</w:t>
      </w:r>
      <w:r w:rsidRPr="00B55861">
        <w:rPr>
          <w:rFonts w:ascii="Arial" w:hAnsi="Arial" w:cs="Arial"/>
          <w:sz w:val="24"/>
        </w:rPr>
        <w:t>º Ano</w:t>
      </w:r>
    </w:p>
    <w:p w14:paraId="47214E57" w14:textId="3001C267" w:rsidR="001C251D" w:rsidRPr="00372618" w:rsidRDefault="001C251D" w:rsidP="001C251D">
      <w:pPr>
        <w:spacing w:line="360" w:lineRule="auto"/>
        <w:jc w:val="both"/>
        <w:rPr>
          <w:rFonts w:ascii="Arial" w:hAnsi="Arial" w:cs="Arial"/>
          <w:sz w:val="24"/>
        </w:rPr>
      </w:pPr>
      <w:r>
        <w:rPr>
          <w:rFonts w:ascii="Arial" w:hAnsi="Arial" w:cs="Arial"/>
          <w:sz w:val="24"/>
        </w:rPr>
        <w:t xml:space="preserve">Figura 8 - </w:t>
      </w:r>
      <w:r w:rsidRPr="00B55861">
        <w:rPr>
          <w:rFonts w:ascii="Arial" w:hAnsi="Arial" w:cs="Arial"/>
          <w:sz w:val="24"/>
        </w:rPr>
        <w:t xml:space="preserve">Trajetória Média de Proficiência em </w:t>
      </w:r>
      <w:r>
        <w:rPr>
          <w:rFonts w:ascii="Arial" w:hAnsi="Arial" w:cs="Arial"/>
          <w:sz w:val="24"/>
        </w:rPr>
        <w:t>Matemática</w:t>
      </w:r>
      <w:r w:rsidRPr="00B55861">
        <w:rPr>
          <w:rFonts w:ascii="Arial" w:hAnsi="Arial" w:cs="Arial"/>
          <w:sz w:val="24"/>
        </w:rPr>
        <w:t xml:space="preserve"> por Grupo Tratado e de Grupo de Controle para Aluno</w:t>
      </w:r>
      <w:r>
        <w:rPr>
          <w:rFonts w:ascii="Arial" w:hAnsi="Arial" w:cs="Arial"/>
          <w:sz w:val="24"/>
        </w:rPr>
        <w:t>s do 9</w:t>
      </w:r>
      <w:r w:rsidRPr="00B55861">
        <w:rPr>
          <w:rFonts w:ascii="Arial" w:hAnsi="Arial" w:cs="Arial"/>
          <w:sz w:val="24"/>
        </w:rPr>
        <w:t>º Ano</w:t>
      </w:r>
    </w:p>
    <w:p w14:paraId="63C72F1A" w14:textId="77777777" w:rsidR="001C251D" w:rsidRDefault="001C251D" w:rsidP="001C251D">
      <w:pPr>
        <w:spacing w:line="360" w:lineRule="auto"/>
        <w:rPr>
          <w:rFonts w:ascii="Arial" w:hAnsi="Arial" w:cs="Arial"/>
          <w:sz w:val="24"/>
        </w:rPr>
      </w:pPr>
      <w:r w:rsidRPr="00AC51C6">
        <w:rPr>
          <w:rFonts w:ascii="Arial" w:hAnsi="Arial" w:cs="Arial"/>
          <w:sz w:val="24"/>
        </w:rPr>
        <w:t>Figura 9 - Estimação Principal de Proficiência do Estudo de Eventos</w:t>
      </w:r>
    </w:p>
    <w:p w14:paraId="6B66EDEE" w14:textId="77777777" w:rsidR="001C251D" w:rsidRDefault="001C251D" w:rsidP="001C251D">
      <w:pPr>
        <w:spacing w:line="360" w:lineRule="auto"/>
        <w:rPr>
          <w:rFonts w:ascii="Arial" w:hAnsi="Arial" w:cs="Arial"/>
          <w:sz w:val="24"/>
        </w:rPr>
      </w:pPr>
      <w:r w:rsidRPr="00AC51C6">
        <w:rPr>
          <w:rFonts w:ascii="Arial" w:hAnsi="Arial" w:cs="Arial"/>
          <w:sz w:val="24"/>
        </w:rPr>
        <w:t>Figura 10 - Estimação Principal de Proficiência por Grupo para Alunos do 5º Ano</w:t>
      </w:r>
    </w:p>
    <w:p w14:paraId="66C2BC78" w14:textId="77777777" w:rsidR="001C251D" w:rsidRDefault="001C251D" w:rsidP="001C251D">
      <w:pPr>
        <w:spacing w:line="360" w:lineRule="auto"/>
        <w:rPr>
          <w:rFonts w:ascii="Arial" w:hAnsi="Arial" w:cs="Arial"/>
          <w:sz w:val="24"/>
        </w:rPr>
      </w:pPr>
      <w:r w:rsidRPr="00AC51C6">
        <w:rPr>
          <w:rFonts w:ascii="Arial" w:hAnsi="Arial" w:cs="Arial"/>
          <w:sz w:val="24"/>
        </w:rPr>
        <w:t>Figura 11 - Estimação Principal de Proficiência por Grupo para Alunos do 9º Ano</w:t>
      </w:r>
    </w:p>
    <w:p w14:paraId="57C52EEB" w14:textId="77777777" w:rsidR="001C251D" w:rsidRDefault="001C251D" w:rsidP="001C251D">
      <w:pPr>
        <w:spacing w:line="360" w:lineRule="auto"/>
        <w:rPr>
          <w:rFonts w:ascii="Arial" w:hAnsi="Arial" w:cs="Arial"/>
          <w:sz w:val="24"/>
        </w:rPr>
      </w:pPr>
      <w:r w:rsidRPr="00AC51C6">
        <w:rPr>
          <w:rFonts w:ascii="Arial" w:hAnsi="Arial" w:cs="Arial"/>
          <w:sz w:val="24"/>
        </w:rPr>
        <w:t>Figura 12 - Estimação de Proficiência do Estudo de Eventos sem o Grupo de 2013</w:t>
      </w:r>
    </w:p>
    <w:p w14:paraId="6F628C96" w14:textId="04586C1E" w:rsidR="00C739F5" w:rsidRDefault="00C739F5" w:rsidP="00C739F5">
      <w:pPr>
        <w:spacing w:line="360" w:lineRule="auto"/>
        <w:rPr>
          <w:rFonts w:ascii="Arial" w:hAnsi="Arial" w:cs="Arial"/>
          <w:sz w:val="24"/>
        </w:rPr>
      </w:pPr>
      <w:r w:rsidRPr="00AC51C6">
        <w:rPr>
          <w:rFonts w:ascii="Arial" w:hAnsi="Arial" w:cs="Arial"/>
          <w:sz w:val="24"/>
        </w:rPr>
        <w:t xml:space="preserve">Figura 13 - Estimação Adicional </w:t>
      </w:r>
      <w:proofErr w:type="gramStart"/>
      <w:r>
        <w:rPr>
          <w:rFonts w:ascii="Arial" w:hAnsi="Arial" w:cs="Arial"/>
          <w:sz w:val="24"/>
        </w:rPr>
        <w:t>1</w:t>
      </w:r>
      <w:proofErr w:type="gramEnd"/>
      <w:r>
        <w:rPr>
          <w:rFonts w:ascii="Arial" w:hAnsi="Arial" w:cs="Arial"/>
          <w:sz w:val="24"/>
        </w:rPr>
        <w:t xml:space="preserve"> </w:t>
      </w:r>
      <w:r w:rsidRPr="00AC51C6">
        <w:rPr>
          <w:rFonts w:ascii="Arial" w:hAnsi="Arial" w:cs="Arial"/>
          <w:sz w:val="24"/>
        </w:rPr>
        <w:t>de Proficiência</w:t>
      </w:r>
      <w:r>
        <w:rPr>
          <w:rFonts w:ascii="Arial" w:hAnsi="Arial" w:cs="Arial"/>
          <w:sz w:val="24"/>
        </w:rPr>
        <w:t xml:space="preserve"> do Estudo de Eventos </w:t>
      </w:r>
    </w:p>
    <w:p w14:paraId="32B8496F" w14:textId="4031CA1A" w:rsidR="00C739F5" w:rsidRDefault="00C739F5" w:rsidP="00C739F5">
      <w:pPr>
        <w:spacing w:line="360" w:lineRule="auto"/>
        <w:rPr>
          <w:rFonts w:ascii="Arial" w:hAnsi="Arial" w:cs="Arial"/>
          <w:sz w:val="24"/>
        </w:rPr>
      </w:pPr>
      <w:r w:rsidRPr="00AC51C6">
        <w:rPr>
          <w:rFonts w:ascii="Arial" w:hAnsi="Arial" w:cs="Arial"/>
          <w:sz w:val="24"/>
        </w:rPr>
        <w:t xml:space="preserve">Figura 14 - Estimação Adicional </w:t>
      </w:r>
      <w:proofErr w:type="gramStart"/>
      <w:r>
        <w:rPr>
          <w:rFonts w:ascii="Arial" w:hAnsi="Arial" w:cs="Arial"/>
          <w:sz w:val="24"/>
        </w:rPr>
        <w:t>1</w:t>
      </w:r>
      <w:proofErr w:type="gramEnd"/>
      <w:r>
        <w:rPr>
          <w:rFonts w:ascii="Arial" w:hAnsi="Arial" w:cs="Arial"/>
          <w:sz w:val="24"/>
        </w:rPr>
        <w:t xml:space="preserve"> </w:t>
      </w:r>
      <w:r w:rsidRPr="00AC51C6">
        <w:rPr>
          <w:rFonts w:ascii="Arial" w:hAnsi="Arial" w:cs="Arial"/>
          <w:sz w:val="24"/>
        </w:rPr>
        <w:t>de Proficiência po</w:t>
      </w:r>
      <w:r>
        <w:rPr>
          <w:rFonts w:ascii="Arial" w:hAnsi="Arial" w:cs="Arial"/>
          <w:sz w:val="24"/>
        </w:rPr>
        <w:t xml:space="preserve">r Grupo para Aluno do 5º Ano </w:t>
      </w:r>
    </w:p>
    <w:p w14:paraId="34EFD246" w14:textId="4CE5F200" w:rsidR="00C739F5" w:rsidRDefault="00C739F5" w:rsidP="001C251D">
      <w:pPr>
        <w:spacing w:line="360" w:lineRule="auto"/>
        <w:rPr>
          <w:rFonts w:ascii="Arial" w:hAnsi="Arial" w:cs="Arial"/>
          <w:sz w:val="24"/>
        </w:rPr>
      </w:pPr>
      <w:r w:rsidRPr="00AC51C6">
        <w:rPr>
          <w:rFonts w:ascii="Arial" w:hAnsi="Arial" w:cs="Arial"/>
          <w:sz w:val="24"/>
        </w:rPr>
        <w:t xml:space="preserve">Figura 15 - Estimação Adicional </w:t>
      </w:r>
      <w:proofErr w:type="gramStart"/>
      <w:r>
        <w:rPr>
          <w:rFonts w:ascii="Arial" w:hAnsi="Arial" w:cs="Arial"/>
          <w:sz w:val="24"/>
        </w:rPr>
        <w:t>1</w:t>
      </w:r>
      <w:proofErr w:type="gramEnd"/>
      <w:r>
        <w:rPr>
          <w:rFonts w:ascii="Arial" w:hAnsi="Arial" w:cs="Arial"/>
          <w:sz w:val="24"/>
        </w:rPr>
        <w:t xml:space="preserve"> </w:t>
      </w:r>
      <w:r w:rsidRPr="00AC51C6">
        <w:rPr>
          <w:rFonts w:ascii="Arial" w:hAnsi="Arial" w:cs="Arial"/>
          <w:sz w:val="24"/>
        </w:rPr>
        <w:t xml:space="preserve">de Proficiência por Grupo para Aluno do </w:t>
      </w:r>
      <w:r>
        <w:rPr>
          <w:rFonts w:ascii="Arial" w:hAnsi="Arial" w:cs="Arial"/>
          <w:sz w:val="24"/>
        </w:rPr>
        <w:t xml:space="preserve">9º Ano </w:t>
      </w:r>
    </w:p>
    <w:p w14:paraId="42A5D9B8" w14:textId="4A1CA9EF" w:rsidR="001C251D" w:rsidRDefault="00C739F5" w:rsidP="001C251D">
      <w:pPr>
        <w:spacing w:line="360" w:lineRule="auto"/>
        <w:rPr>
          <w:rFonts w:ascii="Arial" w:hAnsi="Arial" w:cs="Arial"/>
          <w:sz w:val="24"/>
        </w:rPr>
      </w:pPr>
      <w:r>
        <w:rPr>
          <w:rFonts w:ascii="Arial" w:hAnsi="Arial" w:cs="Arial"/>
          <w:sz w:val="24"/>
        </w:rPr>
        <w:t>Figura 16</w:t>
      </w:r>
      <w:r w:rsidR="001C251D" w:rsidRPr="00AC51C6">
        <w:rPr>
          <w:rFonts w:ascii="Arial" w:hAnsi="Arial" w:cs="Arial"/>
          <w:sz w:val="24"/>
        </w:rPr>
        <w:t xml:space="preserve"> - Estimação Adicional </w:t>
      </w:r>
      <w:proofErr w:type="gramStart"/>
      <w:r w:rsidR="00434337">
        <w:rPr>
          <w:rFonts w:ascii="Arial" w:hAnsi="Arial" w:cs="Arial"/>
          <w:sz w:val="24"/>
        </w:rPr>
        <w:t>2</w:t>
      </w:r>
      <w:proofErr w:type="gramEnd"/>
      <w:r w:rsidR="00434337">
        <w:rPr>
          <w:rFonts w:ascii="Arial" w:hAnsi="Arial" w:cs="Arial"/>
          <w:sz w:val="24"/>
        </w:rPr>
        <w:t xml:space="preserve"> </w:t>
      </w:r>
      <w:r w:rsidR="001C251D" w:rsidRPr="00AC51C6">
        <w:rPr>
          <w:rFonts w:ascii="Arial" w:hAnsi="Arial" w:cs="Arial"/>
          <w:sz w:val="24"/>
        </w:rPr>
        <w:t>de Proficiência</w:t>
      </w:r>
      <w:r w:rsidR="001C251D">
        <w:rPr>
          <w:rFonts w:ascii="Arial" w:hAnsi="Arial" w:cs="Arial"/>
          <w:sz w:val="24"/>
        </w:rPr>
        <w:t xml:space="preserve"> </w:t>
      </w:r>
      <w:r w:rsidR="00434337">
        <w:rPr>
          <w:rFonts w:ascii="Arial" w:hAnsi="Arial" w:cs="Arial"/>
          <w:sz w:val="24"/>
        </w:rPr>
        <w:t xml:space="preserve">do Estudo de Eventos </w:t>
      </w:r>
    </w:p>
    <w:p w14:paraId="6F9E3458" w14:textId="16D6558E" w:rsidR="001C251D" w:rsidRDefault="00C739F5" w:rsidP="001C251D">
      <w:pPr>
        <w:spacing w:line="360" w:lineRule="auto"/>
        <w:rPr>
          <w:rFonts w:ascii="Arial" w:hAnsi="Arial" w:cs="Arial"/>
          <w:sz w:val="24"/>
        </w:rPr>
      </w:pPr>
      <w:r>
        <w:rPr>
          <w:rFonts w:ascii="Arial" w:hAnsi="Arial" w:cs="Arial"/>
          <w:sz w:val="24"/>
        </w:rPr>
        <w:t>Figura 17</w:t>
      </w:r>
      <w:r w:rsidR="001C251D" w:rsidRPr="00AC51C6">
        <w:rPr>
          <w:rFonts w:ascii="Arial" w:hAnsi="Arial" w:cs="Arial"/>
          <w:sz w:val="24"/>
        </w:rPr>
        <w:t xml:space="preserve"> - Estimação Adicional </w:t>
      </w:r>
      <w:proofErr w:type="gramStart"/>
      <w:r w:rsidR="00434337">
        <w:rPr>
          <w:rFonts w:ascii="Arial" w:hAnsi="Arial" w:cs="Arial"/>
          <w:sz w:val="24"/>
        </w:rPr>
        <w:t>2</w:t>
      </w:r>
      <w:proofErr w:type="gramEnd"/>
      <w:r w:rsidR="00434337">
        <w:rPr>
          <w:rFonts w:ascii="Arial" w:hAnsi="Arial" w:cs="Arial"/>
          <w:sz w:val="24"/>
        </w:rPr>
        <w:t xml:space="preserve"> </w:t>
      </w:r>
      <w:r w:rsidR="001C251D" w:rsidRPr="00AC51C6">
        <w:rPr>
          <w:rFonts w:ascii="Arial" w:hAnsi="Arial" w:cs="Arial"/>
          <w:sz w:val="24"/>
        </w:rPr>
        <w:t>de Proficiência po</w:t>
      </w:r>
      <w:r w:rsidR="00434337">
        <w:rPr>
          <w:rFonts w:ascii="Arial" w:hAnsi="Arial" w:cs="Arial"/>
          <w:sz w:val="24"/>
        </w:rPr>
        <w:t xml:space="preserve">r Grupo para Aluno do 5º Ano </w:t>
      </w:r>
    </w:p>
    <w:p w14:paraId="234AFF45" w14:textId="0D71B368" w:rsidR="001C251D" w:rsidRDefault="00C739F5" w:rsidP="001C251D">
      <w:pPr>
        <w:spacing w:line="360" w:lineRule="auto"/>
        <w:rPr>
          <w:rFonts w:ascii="Arial" w:hAnsi="Arial" w:cs="Arial"/>
          <w:sz w:val="24"/>
        </w:rPr>
      </w:pPr>
      <w:r>
        <w:rPr>
          <w:rFonts w:ascii="Arial" w:hAnsi="Arial" w:cs="Arial"/>
          <w:sz w:val="24"/>
        </w:rPr>
        <w:t>Figura 18</w:t>
      </w:r>
      <w:r w:rsidR="001C251D" w:rsidRPr="00AC51C6">
        <w:rPr>
          <w:rFonts w:ascii="Arial" w:hAnsi="Arial" w:cs="Arial"/>
          <w:sz w:val="24"/>
        </w:rPr>
        <w:t xml:space="preserve"> - Estimação Adicional </w:t>
      </w:r>
      <w:proofErr w:type="gramStart"/>
      <w:r w:rsidR="00434337">
        <w:rPr>
          <w:rFonts w:ascii="Arial" w:hAnsi="Arial" w:cs="Arial"/>
          <w:sz w:val="24"/>
        </w:rPr>
        <w:t>2</w:t>
      </w:r>
      <w:proofErr w:type="gramEnd"/>
      <w:r w:rsidR="00434337">
        <w:rPr>
          <w:rFonts w:ascii="Arial" w:hAnsi="Arial" w:cs="Arial"/>
          <w:sz w:val="24"/>
        </w:rPr>
        <w:t xml:space="preserve"> </w:t>
      </w:r>
      <w:r w:rsidR="001C251D" w:rsidRPr="00AC51C6">
        <w:rPr>
          <w:rFonts w:ascii="Arial" w:hAnsi="Arial" w:cs="Arial"/>
          <w:sz w:val="24"/>
        </w:rPr>
        <w:t xml:space="preserve">de Proficiência por Grupo para Aluno do </w:t>
      </w:r>
      <w:r w:rsidR="001C251D">
        <w:rPr>
          <w:rFonts w:ascii="Arial" w:hAnsi="Arial" w:cs="Arial"/>
          <w:sz w:val="24"/>
        </w:rPr>
        <w:t>9</w:t>
      </w:r>
      <w:r w:rsidR="00434337">
        <w:rPr>
          <w:rFonts w:ascii="Arial" w:hAnsi="Arial" w:cs="Arial"/>
          <w:sz w:val="24"/>
        </w:rPr>
        <w:t xml:space="preserve">º Ano </w:t>
      </w:r>
    </w:p>
    <w:p w14:paraId="0F2FB1BE" w14:textId="369F431F" w:rsidR="001C251D" w:rsidRDefault="001C251D" w:rsidP="001C251D">
      <w:pPr>
        <w:spacing w:line="360" w:lineRule="auto"/>
        <w:rPr>
          <w:rFonts w:ascii="Arial" w:hAnsi="Arial" w:cs="Arial"/>
          <w:sz w:val="24"/>
        </w:rPr>
      </w:pPr>
      <w:r w:rsidRPr="00AC51C6">
        <w:rPr>
          <w:rFonts w:ascii="Arial" w:hAnsi="Arial" w:cs="Arial"/>
          <w:sz w:val="24"/>
        </w:rPr>
        <w:t>Figura 1</w:t>
      </w:r>
      <w:r w:rsidR="00C739F5">
        <w:rPr>
          <w:rFonts w:ascii="Arial" w:hAnsi="Arial" w:cs="Arial"/>
          <w:sz w:val="24"/>
        </w:rPr>
        <w:t>9</w:t>
      </w:r>
      <w:r w:rsidRPr="00AC51C6">
        <w:rPr>
          <w:rFonts w:ascii="Arial" w:hAnsi="Arial" w:cs="Arial"/>
          <w:sz w:val="24"/>
        </w:rPr>
        <w:t xml:space="preserve"> - Estimação Adicional </w:t>
      </w:r>
      <w:proofErr w:type="gramStart"/>
      <w:r w:rsidR="00434337">
        <w:rPr>
          <w:rFonts w:ascii="Arial" w:hAnsi="Arial" w:cs="Arial"/>
          <w:sz w:val="24"/>
        </w:rPr>
        <w:t>3</w:t>
      </w:r>
      <w:proofErr w:type="gramEnd"/>
      <w:r w:rsidR="00434337">
        <w:rPr>
          <w:rFonts w:ascii="Arial" w:hAnsi="Arial" w:cs="Arial"/>
          <w:sz w:val="24"/>
        </w:rPr>
        <w:t xml:space="preserve"> </w:t>
      </w:r>
      <w:r w:rsidRPr="00AC51C6">
        <w:rPr>
          <w:rFonts w:ascii="Arial" w:hAnsi="Arial" w:cs="Arial"/>
          <w:sz w:val="24"/>
        </w:rPr>
        <w:t>de Proficiência</w:t>
      </w:r>
      <w:r>
        <w:rPr>
          <w:rFonts w:ascii="Arial" w:hAnsi="Arial" w:cs="Arial"/>
          <w:sz w:val="24"/>
        </w:rPr>
        <w:t xml:space="preserve"> </w:t>
      </w:r>
      <w:r w:rsidR="00434337">
        <w:rPr>
          <w:rFonts w:ascii="Arial" w:hAnsi="Arial" w:cs="Arial"/>
          <w:sz w:val="24"/>
        </w:rPr>
        <w:t>do Estudo de Eventos</w:t>
      </w:r>
    </w:p>
    <w:p w14:paraId="33C277ED" w14:textId="7C668246" w:rsidR="001C251D" w:rsidRDefault="00C739F5" w:rsidP="001C251D">
      <w:pPr>
        <w:spacing w:line="360" w:lineRule="auto"/>
        <w:rPr>
          <w:rFonts w:ascii="Arial" w:hAnsi="Arial" w:cs="Arial"/>
          <w:sz w:val="24"/>
        </w:rPr>
      </w:pPr>
      <w:r>
        <w:rPr>
          <w:rFonts w:ascii="Arial" w:hAnsi="Arial" w:cs="Arial"/>
          <w:sz w:val="24"/>
        </w:rPr>
        <w:lastRenderedPageBreak/>
        <w:t>Figura 20</w:t>
      </w:r>
      <w:r w:rsidR="001C251D" w:rsidRPr="00AC51C6">
        <w:rPr>
          <w:rFonts w:ascii="Arial" w:hAnsi="Arial" w:cs="Arial"/>
          <w:sz w:val="24"/>
        </w:rPr>
        <w:t xml:space="preserve"> - Estimação Adicional </w:t>
      </w:r>
      <w:proofErr w:type="gramStart"/>
      <w:r w:rsidR="00434337">
        <w:rPr>
          <w:rFonts w:ascii="Arial" w:hAnsi="Arial" w:cs="Arial"/>
          <w:sz w:val="24"/>
        </w:rPr>
        <w:t>3</w:t>
      </w:r>
      <w:proofErr w:type="gramEnd"/>
      <w:r w:rsidR="00434337">
        <w:rPr>
          <w:rFonts w:ascii="Arial" w:hAnsi="Arial" w:cs="Arial"/>
          <w:sz w:val="24"/>
        </w:rPr>
        <w:t xml:space="preserve"> </w:t>
      </w:r>
      <w:r w:rsidR="001C251D" w:rsidRPr="00AC51C6">
        <w:rPr>
          <w:rFonts w:ascii="Arial" w:hAnsi="Arial" w:cs="Arial"/>
          <w:sz w:val="24"/>
        </w:rPr>
        <w:t xml:space="preserve">de Proficiência </w:t>
      </w:r>
      <w:r w:rsidR="00434337">
        <w:rPr>
          <w:rFonts w:ascii="Arial" w:hAnsi="Arial" w:cs="Arial"/>
          <w:sz w:val="24"/>
        </w:rPr>
        <w:t>por Grupo para Aluno do 5º Ano</w:t>
      </w:r>
    </w:p>
    <w:p w14:paraId="467F97E3" w14:textId="085B7A5C" w:rsidR="001C251D" w:rsidRDefault="00C739F5" w:rsidP="001C251D">
      <w:pPr>
        <w:spacing w:line="360" w:lineRule="auto"/>
        <w:rPr>
          <w:rFonts w:ascii="Arial" w:hAnsi="Arial" w:cs="Arial"/>
          <w:sz w:val="24"/>
        </w:rPr>
      </w:pPr>
      <w:r>
        <w:rPr>
          <w:rFonts w:ascii="Arial" w:hAnsi="Arial" w:cs="Arial"/>
          <w:sz w:val="24"/>
        </w:rPr>
        <w:t>Figura 21</w:t>
      </w:r>
      <w:r w:rsidR="001C251D" w:rsidRPr="00AC51C6">
        <w:rPr>
          <w:rFonts w:ascii="Arial" w:hAnsi="Arial" w:cs="Arial"/>
          <w:sz w:val="24"/>
        </w:rPr>
        <w:t xml:space="preserve"> - Estimação Adicional </w:t>
      </w:r>
      <w:proofErr w:type="gramStart"/>
      <w:r w:rsidR="00434337">
        <w:rPr>
          <w:rFonts w:ascii="Arial" w:hAnsi="Arial" w:cs="Arial"/>
          <w:sz w:val="24"/>
        </w:rPr>
        <w:t>3</w:t>
      </w:r>
      <w:proofErr w:type="gramEnd"/>
      <w:r w:rsidR="00434337">
        <w:rPr>
          <w:rFonts w:ascii="Arial" w:hAnsi="Arial" w:cs="Arial"/>
          <w:sz w:val="24"/>
        </w:rPr>
        <w:t xml:space="preserve"> </w:t>
      </w:r>
      <w:r w:rsidR="001C251D" w:rsidRPr="00AC51C6">
        <w:rPr>
          <w:rFonts w:ascii="Arial" w:hAnsi="Arial" w:cs="Arial"/>
          <w:sz w:val="24"/>
        </w:rPr>
        <w:t xml:space="preserve">de Proficiência por Grupo para Aluno do </w:t>
      </w:r>
      <w:r w:rsidR="001C251D">
        <w:rPr>
          <w:rFonts w:ascii="Arial" w:hAnsi="Arial" w:cs="Arial"/>
          <w:sz w:val="24"/>
        </w:rPr>
        <w:t>9</w:t>
      </w:r>
      <w:r w:rsidR="00434337">
        <w:rPr>
          <w:rFonts w:ascii="Arial" w:hAnsi="Arial" w:cs="Arial"/>
          <w:sz w:val="24"/>
        </w:rPr>
        <w:t>º Ano</w:t>
      </w:r>
    </w:p>
    <w:p w14:paraId="27F2C2AC" w14:textId="03E8DB64" w:rsidR="001C251D" w:rsidRDefault="00C739F5" w:rsidP="001C251D">
      <w:pPr>
        <w:spacing w:line="360" w:lineRule="auto"/>
        <w:rPr>
          <w:rFonts w:ascii="Arial" w:hAnsi="Arial" w:cs="Arial"/>
          <w:sz w:val="24"/>
        </w:rPr>
      </w:pPr>
      <w:r>
        <w:rPr>
          <w:rFonts w:ascii="Arial" w:hAnsi="Arial" w:cs="Arial"/>
          <w:sz w:val="24"/>
        </w:rPr>
        <w:t>Figura 22</w:t>
      </w:r>
      <w:r w:rsidR="001C251D" w:rsidRPr="00AC51C6">
        <w:rPr>
          <w:rFonts w:ascii="Arial" w:hAnsi="Arial" w:cs="Arial"/>
          <w:sz w:val="24"/>
        </w:rPr>
        <w:t xml:space="preserve"> - Estimação Adicional </w:t>
      </w:r>
      <w:proofErr w:type="gramStart"/>
      <w:r w:rsidR="00434337">
        <w:rPr>
          <w:rFonts w:ascii="Arial" w:hAnsi="Arial" w:cs="Arial"/>
          <w:sz w:val="24"/>
        </w:rPr>
        <w:t>4</w:t>
      </w:r>
      <w:proofErr w:type="gramEnd"/>
      <w:r w:rsidR="00434337">
        <w:rPr>
          <w:rFonts w:ascii="Arial" w:hAnsi="Arial" w:cs="Arial"/>
          <w:sz w:val="24"/>
        </w:rPr>
        <w:t xml:space="preserve"> </w:t>
      </w:r>
      <w:r w:rsidR="001C251D" w:rsidRPr="00AC51C6">
        <w:rPr>
          <w:rFonts w:ascii="Arial" w:hAnsi="Arial" w:cs="Arial"/>
          <w:sz w:val="24"/>
        </w:rPr>
        <w:t>de Proficiência</w:t>
      </w:r>
      <w:r w:rsidR="001C251D">
        <w:rPr>
          <w:rFonts w:ascii="Arial" w:hAnsi="Arial" w:cs="Arial"/>
          <w:sz w:val="24"/>
        </w:rPr>
        <w:t xml:space="preserve"> </w:t>
      </w:r>
      <w:r w:rsidR="00434337">
        <w:rPr>
          <w:rFonts w:ascii="Arial" w:hAnsi="Arial" w:cs="Arial"/>
          <w:sz w:val="24"/>
        </w:rPr>
        <w:t>do Estudo de Eventos</w:t>
      </w:r>
    </w:p>
    <w:p w14:paraId="272306D8" w14:textId="2D255A00" w:rsidR="001C251D" w:rsidRDefault="00C739F5" w:rsidP="001C251D">
      <w:pPr>
        <w:spacing w:line="360" w:lineRule="auto"/>
        <w:rPr>
          <w:rFonts w:ascii="Arial" w:hAnsi="Arial" w:cs="Arial"/>
          <w:sz w:val="24"/>
        </w:rPr>
      </w:pPr>
      <w:r>
        <w:rPr>
          <w:rFonts w:ascii="Arial" w:hAnsi="Arial" w:cs="Arial"/>
          <w:sz w:val="24"/>
        </w:rPr>
        <w:t>Figura 23</w:t>
      </w:r>
      <w:r w:rsidR="001C251D" w:rsidRPr="00AC51C6">
        <w:rPr>
          <w:rFonts w:ascii="Arial" w:hAnsi="Arial" w:cs="Arial"/>
          <w:sz w:val="24"/>
        </w:rPr>
        <w:t xml:space="preserve"> - Estimação Adicional </w:t>
      </w:r>
      <w:proofErr w:type="gramStart"/>
      <w:r w:rsidR="00434337">
        <w:rPr>
          <w:rFonts w:ascii="Arial" w:hAnsi="Arial" w:cs="Arial"/>
          <w:sz w:val="24"/>
        </w:rPr>
        <w:t>4</w:t>
      </w:r>
      <w:proofErr w:type="gramEnd"/>
      <w:r w:rsidR="00434337">
        <w:rPr>
          <w:rFonts w:ascii="Arial" w:hAnsi="Arial" w:cs="Arial"/>
          <w:sz w:val="24"/>
        </w:rPr>
        <w:t xml:space="preserve"> </w:t>
      </w:r>
      <w:r w:rsidR="001C251D" w:rsidRPr="00AC51C6">
        <w:rPr>
          <w:rFonts w:ascii="Arial" w:hAnsi="Arial" w:cs="Arial"/>
          <w:sz w:val="24"/>
        </w:rPr>
        <w:t xml:space="preserve">de Proficiência </w:t>
      </w:r>
      <w:r w:rsidR="00434337">
        <w:rPr>
          <w:rFonts w:ascii="Arial" w:hAnsi="Arial" w:cs="Arial"/>
          <w:sz w:val="24"/>
        </w:rPr>
        <w:t xml:space="preserve">por Grupo para Aluno do 5º Ano </w:t>
      </w:r>
    </w:p>
    <w:p w14:paraId="05CA5574" w14:textId="1E943DAC" w:rsidR="001C251D" w:rsidRDefault="00C739F5" w:rsidP="001C251D">
      <w:pPr>
        <w:spacing w:line="360" w:lineRule="auto"/>
        <w:rPr>
          <w:rFonts w:ascii="Arial" w:hAnsi="Arial" w:cs="Arial"/>
          <w:sz w:val="24"/>
        </w:rPr>
      </w:pPr>
      <w:r>
        <w:rPr>
          <w:rFonts w:ascii="Arial" w:hAnsi="Arial" w:cs="Arial"/>
          <w:sz w:val="24"/>
        </w:rPr>
        <w:t>Figura 24</w:t>
      </w:r>
      <w:r w:rsidR="001C251D" w:rsidRPr="00AC51C6">
        <w:rPr>
          <w:rFonts w:ascii="Arial" w:hAnsi="Arial" w:cs="Arial"/>
          <w:sz w:val="24"/>
        </w:rPr>
        <w:t xml:space="preserve"> - Estimação Adicional </w:t>
      </w:r>
      <w:proofErr w:type="gramStart"/>
      <w:r w:rsidR="00434337">
        <w:rPr>
          <w:rFonts w:ascii="Arial" w:hAnsi="Arial" w:cs="Arial"/>
          <w:sz w:val="24"/>
        </w:rPr>
        <w:t>4</w:t>
      </w:r>
      <w:proofErr w:type="gramEnd"/>
      <w:r w:rsidR="00434337">
        <w:rPr>
          <w:rFonts w:ascii="Arial" w:hAnsi="Arial" w:cs="Arial"/>
          <w:sz w:val="24"/>
        </w:rPr>
        <w:t xml:space="preserve"> </w:t>
      </w:r>
      <w:r w:rsidR="001C251D" w:rsidRPr="00AC51C6">
        <w:rPr>
          <w:rFonts w:ascii="Arial" w:hAnsi="Arial" w:cs="Arial"/>
          <w:sz w:val="24"/>
        </w:rPr>
        <w:t xml:space="preserve">de Proficiência por Grupo para Aluno do </w:t>
      </w:r>
      <w:r w:rsidR="001C251D">
        <w:rPr>
          <w:rFonts w:ascii="Arial" w:hAnsi="Arial" w:cs="Arial"/>
          <w:sz w:val="24"/>
        </w:rPr>
        <w:t>9</w:t>
      </w:r>
      <w:r w:rsidR="00434337">
        <w:rPr>
          <w:rFonts w:ascii="Arial" w:hAnsi="Arial" w:cs="Arial"/>
          <w:sz w:val="24"/>
        </w:rPr>
        <w:t xml:space="preserve">º Ano </w:t>
      </w:r>
    </w:p>
    <w:p w14:paraId="3E3CF378" w14:textId="60C87522" w:rsidR="001C251D" w:rsidRPr="00AC51C6" w:rsidRDefault="001C251D" w:rsidP="001C251D">
      <w:pPr>
        <w:spacing w:line="360" w:lineRule="auto"/>
        <w:rPr>
          <w:rFonts w:ascii="Arial" w:hAnsi="Arial" w:cs="Arial"/>
          <w:sz w:val="24"/>
        </w:rPr>
      </w:pPr>
      <w:r w:rsidRPr="00AC51C6">
        <w:rPr>
          <w:rFonts w:ascii="Arial" w:hAnsi="Arial" w:cs="Arial"/>
          <w:sz w:val="24"/>
        </w:rPr>
        <w:t xml:space="preserve">Figura </w:t>
      </w:r>
      <w:r w:rsidR="00C739F5">
        <w:rPr>
          <w:rFonts w:ascii="Arial" w:hAnsi="Arial" w:cs="Arial"/>
          <w:sz w:val="24"/>
        </w:rPr>
        <w:t>25</w:t>
      </w:r>
      <w:r w:rsidRPr="00AC51C6">
        <w:rPr>
          <w:rFonts w:ascii="Arial" w:hAnsi="Arial" w:cs="Arial"/>
          <w:sz w:val="24"/>
        </w:rPr>
        <w:t xml:space="preserve"> - </w:t>
      </w:r>
      <w:r w:rsidRPr="00C73879">
        <w:rPr>
          <w:rFonts w:ascii="Arial" w:hAnsi="Arial" w:cs="Arial"/>
          <w:sz w:val="24"/>
        </w:rPr>
        <w:t xml:space="preserve">Estimação de Adicional </w:t>
      </w:r>
      <w:proofErr w:type="gramStart"/>
      <w:r w:rsidR="00434337">
        <w:rPr>
          <w:rFonts w:ascii="Arial" w:hAnsi="Arial" w:cs="Arial"/>
          <w:sz w:val="24"/>
        </w:rPr>
        <w:t>2</w:t>
      </w:r>
      <w:proofErr w:type="gramEnd"/>
      <w:r w:rsidR="00434337">
        <w:rPr>
          <w:rFonts w:ascii="Arial" w:hAnsi="Arial" w:cs="Arial"/>
          <w:sz w:val="24"/>
        </w:rPr>
        <w:t xml:space="preserve"> de </w:t>
      </w:r>
      <w:r w:rsidRPr="00C73879">
        <w:rPr>
          <w:rFonts w:ascii="Arial" w:hAnsi="Arial" w:cs="Arial"/>
          <w:sz w:val="24"/>
        </w:rPr>
        <w:t xml:space="preserve">Proficiência sem o Grupo de 2013 </w:t>
      </w:r>
    </w:p>
    <w:p w14:paraId="43552281" w14:textId="3B5B4E41" w:rsidR="001C251D" w:rsidRPr="00AC51C6" w:rsidRDefault="001C251D" w:rsidP="001C251D">
      <w:pPr>
        <w:spacing w:line="360" w:lineRule="auto"/>
        <w:rPr>
          <w:rFonts w:ascii="Arial" w:hAnsi="Arial" w:cs="Arial"/>
          <w:sz w:val="24"/>
        </w:rPr>
      </w:pPr>
      <w:r w:rsidRPr="00AC51C6">
        <w:rPr>
          <w:rFonts w:ascii="Arial" w:hAnsi="Arial" w:cs="Arial"/>
          <w:sz w:val="24"/>
        </w:rPr>
        <w:t xml:space="preserve">Figura </w:t>
      </w:r>
      <w:r w:rsidR="00C739F5">
        <w:rPr>
          <w:rFonts w:ascii="Arial" w:hAnsi="Arial" w:cs="Arial"/>
          <w:sz w:val="24"/>
        </w:rPr>
        <w:t>26</w:t>
      </w:r>
      <w:r w:rsidRPr="00AC51C6">
        <w:rPr>
          <w:rFonts w:ascii="Arial" w:hAnsi="Arial" w:cs="Arial"/>
          <w:sz w:val="24"/>
        </w:rPr>
        <w:t xml:space="preserve"> - </w:t>
      </w:r>
      <w:r w:rsidRPr="00C73879">
        <w:rPr>
          <w:rFonts w:ascii="Arial" w:hAnsi="Arial" w:cs="Arial"/>
          <w:sz w:val="24"/>
        </w:rPr>
        <w:t xml:space="preserve">Estimação de Adicional </w:t>
      </w:r>
      <w:proofErr w:type="gramStart"/>
      <w:r w:rsidR="00434337">
        <w:rPr>
          <w:rFonts w:ascii="Arial" w:hAnsi="Arial" w:cs="Arial"/>
          <w:sz w:val="24"/>
        </w:rPr>
        <w:t>3</w:t>
      </w:r>
      <w:proofErr w:type="gramEnd"/>
      <w:r w:rsidR="00434337">
        <w:rPr>
          <w:rFonts w:ascii="Arial" w:hAnsi="Arial" w:cs="Arial"/>
          <w:sz w:val="24"/>
        </w:rPr>
        <w:t xml:space="preserve"> de </w:t>
      </w:r>
      <w:r w:rsidRPr="00C73879">
        <w:rPr>
          <w:rFonts w:ascii="Arial" w:hAnsi="Arial" w:cs="Arial"/>
          <w:sz w:val="24"/>
        </w:rPr>
        <w:t xml:space="preserve">Proficiência sem o Grupo de 2013 </w:t>
      </w:r>
    </w:p>
    <w:p w14:paraId="34197586" w14:textId="18C5326F" w:rsidR="001C251D" w:rsidRPr="00AC51C6" w:rsidRDefault="001C251D" w:rsidP="001C251D">
      <w:pPr>
        <w:spacing w:line="360" w:lineRule="auto"/>
        <w:rPr>
          <w:rFonts w:ascii="Arial" w:hAnsi="Arial" w:cs="Arial"/>
          <w:sz w:val="24"/>
        </w:rPr>
      </w:pPr>
      <w:r w:rsidRPr="00AC51C6">
        <w:rPr>
          <w:rFonts w:ascii="Arial" w:hAnsi="Arial" w:cs="Arial"/>
          <w:sz w:val="24"/>
        </w:rPr>
        <w:t xml:space="preserve">Figura </w:t>
      </w:r>
      <w:r w:rsidR="00C739F5">
        <w:rPr>
          <w:rFonts w:ascii="Arial" w:hAnsi="Arial" w:cs="Arial"/>
          <w:sz w:val="24"/>
        </w:rPr>
        <w:t>27</w:t>
      </w:r>
      <w:r w:rsidRPr="00AC51C6">
        <w:rPr>
          <w:rFonts w:ascii="Arial" w:hAnsi="Arial" w:cs="Arial"/>
          <w:sz w:val="24"/>
        </w:rPr>
        <w:t xml:space="preserve"> - </w:t>
      </w:r>
      <w:r w:rsidRPr="00C73879">
        <w:rPr>
          <w:rFonts w:ascii="Arial" w:hAnsi="Arial" w:cs="Arial"/>
          <w:sz w:val="24"/>
        </w:rPr>
        <w:t xml:space="preserve">Estimação de Adicional </w:t>
      </w:r>
      <w:proofErr w:type="gramStart"/>
      <w:r w:rsidR="00434337">
        <w:rPr>
          <w:rFonts w:ascii="Arial" w:hAnsi="Arial" w:cs="Arial"/>
          <w:sz w:val="24"/>
        </w:rPr>
        <w:t>4</w:t>
      </w:r>
      <w:proofErr w:type="gramEnd"/>
      <w:r w:rsidR="00434337">
        <w:rPr>
          <w:rFonts w:ascii="Arial" w:hAnsi="Arial" w:cs="Arial"/>
          <w:sz w:val="24"/>
        </w:rPr>
        <w:t xml:space="preserve"> de </w:t>
      </w:r>
      <w:r w:rsidRPr="00C73879">
        <w:rPr>
          <w:rFonts w:ascii="Arial" w:hAnsi="Arial" w:cs="Arial"/>
          <w:sz w:val="24"/>
        </w:rPr>
        <w:t xml:space="preserve">Proficiência sem o Grupo de 2013 </w:t>
      </w:r>
    </w:p>
    <w:p w14:paraId="6DCD7B85" w14:textId="77777777" w:rsidR="00C75267" w:rsidRDefault="00C75267" w:rsidP="009F40AD">
      <w:pPr>
        <w:spacing w:line="480" w:lineRule="auto"/>
        <w:jc w:val="center"/>
        <w:rPr>
          <w:rFonts w:ascii="Arial" w:hAnsi="Arial" w:cs="Arial"/>
          <w:b/>
          <w:bCs/>
          <w:sz w:val="24"/>
          <w:szCs w:val="24"/>
        </w:rPr>
      </w:pPr>
    </w:p>
    <w:p w14:paraId="7F089785" w14:textId="77777777" w:rsidR="00C75267" w:rsidRDefault="00C75267" w:rsidP="009F40AD">
      <w:pPr>
        <w:spacing w:line="480" w:lineRule="auto"/>
        <w:jc w:val="center"/>
        <w:rPr>
          <w:rFonts w:ascii="Arial" w:hAnsi="Arial" w:cs="Arial"/>
          <w:b/>
          <w:bCs/>
          <w:sz w:val="24"/>
          <w:szCs w:val="24"/>
        </w:rPr>
      </w:pPr>
    </w:p>
    <w:p w14:paraId="07A9D36A" w14:textId="77777777" w:rsidR="00C75267" w:rsidRDefault="00C75267" w:rsidP="009F40AD">
      <w:pPr>
        <w:spacing w:line="480" w:lineRule="auto"/>
        <w:jc w:val="center"/>
        <w:rPr>
          <w:rFonts w:ascii="Arial" w:hAnsi="Arial" w:cs="Arial"/>
          <w:b/>
          <w:bCs/>
          <w:sz w:val="24"/>
          <w:szCs w:val="24"/>
        </w:rPr>
      </w:pPr>
    </w:p>
    <w:p w14:paraId="192033FF" w14:textId="77777777" w:rsidR="00C75267" w:rsidRDefault="00C75267" w:rsidP="009F40AD">
      <w:pPr>
        <w:spacing w:line="480" w:lineRule="auto"/>
        <w:jc w:val="center"/>
        <w:rPr>
          <w:rFonts w:ascii="Arial" w:hAnsi="Arial" w:cs="Arial"/>
          <w:b/>
          <w:bCs/>
          <w:sz w:val="24"/>
          <w:szCs w:val="24"/>
        </w:rPr>
      </w:pPr>
    </w:p>
    <w:p w14:paraId="037770BE" w14:textId="77777777" w:rsidR="00C75267" w:rsidRDefault="00C75267" w:rsidP="009F40AD">
      <w:pPr>
        <w:spacing w:line="480" w:lineRule="auto"/>
        <w:jc w:val="center"/>
        <w:rPr>
          <w:rFonts w:ascii="Arial" w:hAnsi="Arial" w:cs="Arial"/>
          <w:b/>
          <w:bCs/>
          <w:sz w:val="24"/>
          <w:szCs w:val="24"/>
        </w:rPr>
      </w:pPr>
    </w:p>
    <w:p w14:paraId="182CD7DB" w14:textId="77777777" w:rsidR="00C75267" w:rsidRDefault="00C75267" w:rsidP="009F40AD">
      <w:pPr>
        <w:spacing w:line="480" w:lineRule="auto"/>
        <w:jc w:val="center"/>
        <w:rPr>
          <w:rFonts w:ascii="Arial" w:hAnsi="Arial" w:cs="Arial"/>
          <w:b/>
          <w:bCs/>
          <w:sz w:val="24"/>
          <w:szCs w:val="24"/>
        </w:rPr>
      </w:pPr>
    </w:p>
    <w:p w14:paraId="0B61B432" w14:textId="77777777" w:rsidR="00C75267" w:rsidRDefault="00C75267" w:rsidP="009F40AD">
      <w:pPr>
        <w:spacing w:line="480" w:lineRule="auto"/>
        <w:jc w:val="center"/>
        <w:rPr>
          <w:rFonts w:ascii="Arial" w:hAnsi="Arial" w:cs="Arial"/>
          <w:b/>
          <w:bCs/>
          <w:sz w:val="24"/>
          <w:szCs w:val="24"/>
        </w:rPr>
      </w:pPr>
    </w:p>
    <w:p w14:paraId="3E4A8827" w14:textId="77777777" w:rsidR="00C75267" w:rsidRDefault="00C75267" w:rsidP="009F40AD">
      <w:pPr>
        <w:spacing w:line="480" w:lineRule="auto"/>
        <w:jc w:val="center"/>
        <w:rPr>
          <w:rFonts w:ascii="Arial" w:hAnsi="Arial" w:cs="Arial"/>
          <w:b/>
          <w:bCs/>
          <w:sz w:val="24"/>
          <w:szCs w:val="24"/>
        </w:rPr>
      </w:pPr>
    </w:p>
    <w:p w14:paraId="4C561D87" w14:textId="77777777" w:rsidR="00C75267" w:rsidRDefault="00C75267" w:rsidP="009F40AD">
      <w:pPr>
        <w:spacing w:line="480" w:lineRule="auto"/>
        <w:jc w:val="center"/>
        <w:rPr>
          <w:rFonts w:ascii="Arial" w:hAnsi="Arial" w:cs="Arial"/>
          <w:b/>
          <w:bCs/>
          <w:sz w:val="24"/>
          <w:szCs w:val="24"/>
        </w:rPr>
      </w:pPr>
    </w:p>
    <w:p w14:paraId="1EB7AA53" w14:textId="77777777" w:rsidR="00C75267" w:rsidRDefault="00C75267" w:rsidP="009F40AD">
      <w:pPr>
        <w:spacing w:line="480" w:lineRule="auto"/>
        <w:jc w:val="center"/>
        <w:rPr>
          <w:rFonts w:ascii="Arial" w:hAnsi="Arial" w:cs="Arial"/>
          <w:b/>
          <w:bCs/>
          <w:sz w:val="24"/>
          <w:szCs w:val="24"/>
        </w:rPr>
      </w:pPr>
    </w:p>
    <w:p w14:paraId="070DE34F" w14:textId="77777777" w:rsidR="00C75267" w:rsidRDefault="00C75267" w:rsidP="009F40AD">
      <w:pPr>
        <w:spacing w:line="480" w:lineRule="auto"/>
        <w:jc w:val="center"/>
        <w:rPr>
          <w:rFonts w:ascii="Arial" w:hAnsi="Arial" w:cs="Arial"/>
          <w:b/>
          <w:bCs/>
          <w:sz w:val="24"/>
          <w:szCs w:val="24"/>
        </w:rPr>
      </w:pPr>
    </w:p>
    <w:p w14:paraId="3AD6072B" w14:textId="77777777" w:rsidR="00C75267" w:rsidRDefault="00C75267" w:rsidP="009F40AD">
      <w:pPr>
        <w:spacing w:line="480" w:lineRule="auto"/>
        <w:jc w:val="center"/>
        <w:rPr>
          <w:rFonts w:ascii="Arial" w:hAnsi="Arial" w:cs="Arial"/>
          <w:b/>
          <w:bCs/>
          <w:sz w:val="24"/>
          <w:szCs w:val="24"/>
        </w:rPr>
      </w:pPr>
    </w:p>
    <w:p w14:paraId="57E3002E" w14:textId="77777777" w:rsidR="00C75267" w:rsidRDefault="00C75267" w:rsidP="00B16094">
      <w:pPr>
        <w:spacing w:line="480" w:lineRule="auto"/>
        <w:rPr>
          <w:rFonts w:ascii="Arial" w:hAnsi="Arial" w:cs="Arial"/>
          <w:b/>
          <w:bCs/>
          <w:sz w:val="24"/>
          <w:szCs w:val="24"/>
        </w:rPr>
      </w:pPr>
    </w:p>
    <w:p w14:paraId="2F51D6EC" w14:textId="77777777" w:rsidR="009F40AD" w:rsidRDefault="009F40AD" w:rsidP="009F40AD">
      <w:pPr>
        <w:spacing w:line="480" w:lineRule="auto"/>
        <w:jc w:val="center"/>
        <w:rPr>
          <w:rFonts w:ascii="Arial" w:hAnsi="Arial" w:cs="Arial"/>
          <w:b/>
          <w:bCs/>
          <w:sz w:val="24"/>
          <w:szCs w:val="24"/>
        </w:rPr>
      </w:pPr>
      <w:r>
        <w:rPr>
          <w:rFonts w:ascii="Arial" w:hAnsi="Arial" w:cs="Arial"/>
          <w:b/>
          <w:bCs/>
          <w:sz w:val="24"/>
          <w:szCs w:val="24"/>
        </w:rPr>
        <w:lastRenderedPageBreak/>
        <w:t>LISTA DE TABELAS</w:t>
      </w:r>
    </w:p>
    <w:p w14:paraId="4E56000D" w14:textId="6A22237D" w:rsidR="001C251D" w:rsidRPr="001175D8" w:rsidRDefault="001C251D" w:rsidP="001C251D">
      <w:pPr>
        <w:spacing w:line="360" w:lineRule="auto"/>
        <w:jc w:val="both"/>
        <w:rPr>
          <w:rFonts w:ascii="Arial" w:hAnsi="Arial" w:cs="Arial"/>
          <w:sz w:val="24"/>
        </w:rPr>
      </w:pPr>
      <w:r w:rsidRPr="001175D8">
        <w:rPr>
          <w:rFonts w:ascii="Arial" w:hAnsi="Arial" w:cs="Arial"/>
          <w:sz w:val="24"/>
        </w:rPr>
        <w:t xml:space="preserve">Tabela 1 </w:t>
      </w:r>
      <w:r>
        <w:rPr>
          <w:rFonts w:ascii="Arial" w:hAnsi="Arial" w:cs="Arial"/>
          <w:sz w:val="24"/>
        </w:rPr>
        <w:t xml:space="preserve">- </w:t>
      </w:r>
      <w:r w:rsidRPr="001175D8">
        <w:rPr>
          <w:rFonts w:ascii="Arial" w:hAnsi="Arial" w:cs="Arial"/>
          <w:sz w:val="24"/>
        </w:rPr>
        <w:t>Referências bibliográficas da relação entre o desempenho acadêmico e as TIC</w:t>
      </w:r>
    </w:p>
    <w:p w14:paraId="544CDAB9" w14:textId="4FEC8FE6" w:rsidR="001C251D" w:rsidRPr="001175D8" w:rsidRDefault="001C251D" w:rsidP="001C251D">
      <w:pPr>
        <w:spacing w:line="276" w:lineRule="auto"/>
        <w:jc w:val="both"/>
        <w:rPr>
          <w:rFonts w:ascii="Arial" w:hAnsi="Arial" w:cs="Arial"/>
          <w:sz w:val="24"/>
        </w:rPr>
      </w:pPr>
      <w:r w:rsidRPr="001175D8">
        <w:rPr>
          <w:rFonts w:ascii="Arial" w:hAnsi="Arial" w:cs="Arial"/>
          <w:sz w:val="24"/>
        </w:rPr>
        <w:t xml:space="preserve">Tabela 2 </w:t>
      </w:r>
      <w:r>
        <w:rPr>
          <w:rFonts w:ascii="Arial" w:hAnsi="Arial" w:cs="Arial"/>
          <w:sz w:val="24"/>
        </w:rPr>
        <w:t xml:space="preserve">- </w:t>
      </w:r>
      <w:r w:rsidRPr="001175D8">
        <w:rPr>
          <w:rFonts w:ascii="Arial" w:hAnsi="Arial" w:cs="Arial"/>
          <w:sz w:val="24"/>
        </w:rPr>
        <w:t>Variáveis Relacionadas às TIC no Questionário da Prova Brasil</w:t>
      </w:r>
    </w:p>
    <w:p w14:paraId="236FC98B" w14:textId="18512BFD" w:rsidR="001C251D" w:rsidRDefault="001C251D" w:rsidP="001C251D">
      <w:pPr>
        <w:spacing w:line="360" w:lineRule="auto"/>
        <w:jc w:val="both"/>
        <w:rPr>
          <w:rFonts w:ascii="Arial" w:hAnsi="Arial" w:cs="Arial"/>
          <w:sz w:val="24"/>
        </w:rPr>
      </w:pPr>
      <w:proofErr w:type="gramStart"/>
      <w:r>
        <w:rPr>
          <w:rFonts w:ascii="Arial" w:hAnsi="Arial" w:cs="Arial"/>
          <w:sz w:val="24"/>
        </w:rPr>
        <w:t>Tabela</w:t>
      </w:r>
      <w:r w:rsidRPr="001175D8">
        <w:rPr>
          <w:rFonts w:ascii="Arial" w:hAnsi="Arial" w:cs="Arial"/>
          <w:sz w:val="24"/>
        </w:rPr>
        <w:t xml:space="preserve"> 3 </w:t>
      </w:r>
      <w:r>
        <w:rPr>
          <w:rFonts w:ascii="Arial" w:hAnsi="Arial" w:cs="Arial"/>
          <w:sz w:val="24"/>
        </w:rPr>
        <w:t xml:space="preserve">- </w:t>
      </w:r>
      <w:r w:rsidRPr="001175D8">
        <w:rPr>
          <w:rFonts w:ascii="Arial" w:hAnsi="Arial" w:cs="Arial"/>
          <w:sz w:val="24"/>
        </w:rPr>
        <w:t>Variáveis Adquiridas junto à CGU</w:t>
      </w:r>
      <w:proofErr w:type="gramEnd"/>
      <w:r w:rsidRPr="001175D8">
        <w:rPr>
          <w:rFonts w:ascii="Arial" w:hAnsi="Arial" w:cs="Arial"/>
          <w:sz w:val="24"/>
        </w:rPr>
        <w:t xml:space="preserve"> e ao Censo </w:t>
      </w:r>
      <w:r>
        <w:rPr>
          <w:rFonts w:ascii="Arial" w:hAnsi="Arial" w:cs="Arial"/>
          <w:sz w:val="24"/>
        </w:rPr>
        <w:t xml:space="preserve">do IBGE </w:t>
      </w:r>
      <w:r w:rsidRPr="001175D8">
        <w:rPr>
          <w:rFonts w:ascii="Arial" w:hAnsi="Arial" w:cs="Arial"/>
          <w:sz w:val="24"/>
        </w:rPr>
        <w:t>de 2010 para a formulação do Banco Resumido do Programa Cidades Digitais</w:t>
      </w:r>
    </w:p>
    <w:p w14:paraId="1293A746" w14:textId="1940B3E6" w:rsidR="001C251D" w:rsidRDefault="001C251D" w:rsidP="001C251D">
      <w:pPr>
        <w:spacing w:line="360" w:lineRule="auto"/>
        <w:jc w:val="both"/>
        <w:rPr>
          <w:rFonts w:ascii="Arial" w:hAnsi="Arial" w:cs="Arial"/>
          <w:sz w:val="24"/>
        </w:rPr>
      </w:pPr>
      <w:r>
        <w:rPr>
          <w:rFonts w:ascii="Arial" w:hAnsi="Arial" w:cs="Arial"/>
          <w:sz w:val="24"/>
        </w:rPr>
        <w:t xml:space="preserve">Tabela 4 - </w:t>
      </w:r>
      <w:r w:rsidRPr="006C569F">
        <w:rPr>
          <w:rFonts w:ascii="Arial" w:hAnsi="Arial" w:cs="Arial"/>
          <w:sz w:val="24"/>
        </w:rPr>
        <w:t>Definição dos Grupos de Tratados e Grupo de Controle por Edição da Prova Brasil e Data Específica de aplicação</w:t>
      </w:r>
    </w:p>
    <w:p w14:paraId="4584F0BC" w14:textId="21B12121" w:rsidR="001C251D" w:rsidRDefault="001C251D" w:rsidP="001C251D">
      <w:pPr>
        <w:spacing w:line="360" w:lineRule="auto"/>
        <w:jc w:val="both"/>
        <w:rPr>
          <w:rFonts w:ascii="Arial" w:hAnsi="Arial" w:cs="Arial"/>
          <w:sz w:val="24"/>
        </w:rPr>
      </w:pPr>
      <w:r>
        <w:rPr>
          <w:rFonts w:ascii="Arial" w:hAnsi="Arial" w:cs="Arial"/>
          <w:sz w:val="24"/>
        </w:rPr>
        <w:t>Tabela 5</w:t>
      </w:r>
      <w:r w:rsidRPr="001175D8">
        <w:rPr>
          <w:rFonts w:ascii="Arial" w:hAnsi="Arial" w:cs="Arial"/>
          <w:sz w:val="24"/>
        </w:rPr>
        <w:t xml:space="preserve"> </w:t>
      </w:r>
      <w:r>
        <w:rPr>
          <w:rFonts w:ascii="Arial" w:hAnsi="Arial" w:cs="Arial"/>
          <w:sz w:val="24"/>
        </w:rPr>
        <w:t xml:space="preserve">- </w:t>
      </w:r>
      <w:r w:rsidRPr="006C569F">
        <w:rPr>
          <w:rFonts w:ascii="Arial" w:hAnsi="Arial" w:cs="Arial"/>
          <w:sz w:val="24"/>
        </w:rPr>
        <w:t>Desenho de Cálculo da Análise do Estudo de Eventos</w:t>
      </w:r>
    </w:p>
    <w:p w14:paraId="18144101" w14:textId="77777777" w:rsidR="001C251D" w:rsidRPr="00C73879" w:rsidRDefault="001C251D" w:rsidP="001C251D">
      <w:pPr>
        <w:spacing w:line="360" w:lineRule="auto"/>
        <w:rPr>
          <w:rFonts w:ascii="Arial" w:hAnsi="Arial" w:cs="Arial"/>
          <w:sz w:val="24"/>
        </w:rPr>
      </w:pPr>
      <w:r w:rsidRPr="00C73879">
        <w:rPr>
          <w:rFonts w:ascii="Arial" w:hAnsi="Arial" w:cs="Arial"/>
          <w:sz w:val="24"/>
        </w:rPr>
        <w:t xml:space="preserve">Tabela </w:t>
      </w:r>
      <w:r w:rsidRPr="00C73879">
        <w:rPr>
          <w:rFonts w:ascii="Arial" w:hAnsi="Arial" w:cs="Arial"/>
          <w:sz w:val="24"/>
        </w:rPr>
        <w:fldChar w:fldCharType="begin"/>
      </w:r>
      <w:r w:rsidRPr="00C73879">
        <w:rPr>
          <w:rFonts w:ascii="Arial" w:hAnsi="Arial" w:cs="Arial"/>
          <w:sz w:val="24"/>
        </w:rPr>
        <w:instrText xml:space="preserve"> SEQ Tabela \* ARABIC </w:instrText>
      </w:r>
      <w:r w:rsidRPr="00C73879">
        <w:rPr>
          <w:rFonts w:ascii="Arial" w:hAnsi="Arial" w:cs="Arial"/>
          <w:sz w:val="24"/>
        </w:rPr>
        <w:fldChar w:fldCharType="separate"/>
      </w:r>
      <w:r w:rsidR="00E073E3">
        <w:rPr>
          <w:rFonts w:ascii="Arial" w:hAnsi="Arial" w:cs="Arial"/>
          <w:noProof/>
          <w:sz w:val="24"/>
        </w:rPr>
        <w:t>1</w:t>
      </w:r>
      <w:r w:rsidRPr="00C73879">
        <w:rPr>
          <w:rFonts w:ascii="Arial" w:hAnsi="Arial" w:cs="Arial"/>
          <w:sz w:val="24"/>
        </w:rPr>
        <w:fldChar w:fldCharType="end"/>
      </w:r>
      <w:r w:rsidRPr="00C73879">
        <w:rPr>
          <w:rFonts w:ascii="Arial" w:hAnsi="Arial" w:cs="Arial"/>
          <w:sz w:val="24"/>
        </w:rPr>
        <w:t xml:space="preserve"> - Tamanho de Representação do Componente Principal</w:t>
      </w:r>
    </w:p>
    <w:p w14:paraId="5C0E7BA2" w14:textId="77777777" w:rsidR="001C251D" w:rsidRDefault="001C251D" w:rsidP="001C251D">
      <w:pPr>
        <w:spacing w:line="360" w:lineRule="auto"/>
        <w:rPr>
          <w:rFonts w:ascii="Arial" w:hAnsi="Arial" w:cs="Arial"/>
          <w:sz w:val="24"/>
        </w:rPr>
      </w:pPr>
      <w:r w:rsidRPr="00C73879">
        <w:rPr>
          <w:rFonts w:ascii="Arial" w:hAnsi="Arial" w:cs="Arial"/>
          <w:sz w:val="24"/>
        </w:rPr>
        <w:t>Tabela 7 - Participação de Cada Componente no Componente Principal por Série e Ano</w:t>
      </w:r>
    </w:p>
    <w:p w14:paraId="32A9DF80" w14:textId="77777777" w:rsidR="001C251D" w:rsidRDefault="001C251D" w:rsidP="001C251D">
      <w:pPr>
        <w:spacing w:line="360" w:lineRule="auto"/>
        <w:rPr>
          <w:rFonts w:ascii="Arial" w:hAnsi="Arial" w:cs="Arial"/>
          <w:sz w:val="24"/>
        </w:rPr>
      </w:pPr>
      <w:proofErr w:type="gramStart"/>
      <w:r w:rsidRPr="00C73879">
        <w:rPr>
          <w:rFonts w:ascii="Arial" w:hAnsi="Arial" w:cs="Arial"/>
          <w:sz w:val="24"/>
        </w:rPr>
        <w:t>Tabela 8 - Tamanho de Representatividade da Primeira Dimensão</w:t>
      </w:r>
      <w:proofErr w:type="gramEnd"/>
    </w:p>
    <w:p w14:paraId="39F00FB0" w14:textId="77777777" w:rsidR="001C251D" w:rsidRDefault="001C251D" w:rsidP="001C251D">
      <w:pPr>
        <w:spacing w:line="360" w:lineRule="auto"/>
        <w:rPr>
          <w:rFonts w:ascii="Arial" w:hAnsi="Arial" w:cs="Arial"/>
          <w:sz w:val="24"/>
        </w:rPr>
      </w:pPr>
      <w:r w:rsidRPr="00C73879">
        <w:rPr>
          <w:rFonts w:ascii="Arial" w:hAnsi="Arial" w:cs="Arial"/>
          <w:sz w:val="24"/>
        </w:rPr>
        <w:t xml:space="preserve">Tabela 9 - Coordenada (ou Peso) de Cada Variável </w:t>
      </w:r>
      <w:proofErr w:type="spellStart"/>
      <w:r w:rsidRPr="00C73879">
        <w:rPr>
          <w:rFonts w:ascii="Arial" w:hAnsi="Arial" w:cs="Arial"/>
          <w:sz w:val="24"/>
        </w:rPr>
        <w:t>Dummy</w:t>
      </w:r>
      <w:proofErr w:type="spellEnd"/>
      <w:r w:rsidRPr="00C73879">
        <w:rPr>
          <w:rFonts w:ascii="Arial" w:hAnsi="Arial" w:cs="Arial"/>
          <w:sz w:val="24"/>
        </w:rPr>
        <w:t xml:space="preserve"> da Variável de “Apoio Parental” por Série e Ano da Primeira Dimensão</w:t>
      </w:r>
    </w:p>
    <w:p w14:paraId="499692C7" w14:textId="77777777" w:rsidR="001C251D" w:rsidRDefault="001C251D" w:rsidP="001C251D">
      <w:pPr>
        <w:spacing w:line="360" w:lineRule="auto"/>
        <w:rPr>
          <w:rFonts w:ascii="Arial" w:hAnsi="Arial" w:cs="Arial"/>
          <w:sz w:val="24"/>
        </w:rPr>
      </w:pPr>
      <w:r w:rsidRPr="00C73879">
        <w:rPr>
          <w:rFonts w:ascii="Arial" w:hAnsi="Arial" w:cs="Arial"/>
          <w:sz w:val="24"/>
        </w:rPr>
        <w:t xml:space="preserve">Tabela 10 - Coordenada (ou Peso) de Cada Variável </w:t>
      </w:r>
      <w:proofErr w:type="spellStart"/>
      <w:r w:rsidRPr="00C73879">
        <w:rPr>
          <w:rFonts w:ascii="Arial" w:hAnsi="Arial" w:cs="Arial"/>
          <w:sz w:val="24"/>
        </w:rPr>
        <w:t>Dummy</w:t>
      </w:r>
      <w:proofErr w:type="spellEnd"/>
      <w:r w:rsidRPr="00C73879">
        <w:rPr>
          <w:rFonts w:ascii="Arial" w:hAnsi="Arial" w:cs="Arial"/>
          <w:sz w:val="24"/>
        </w:rPr>
        <w:t xml:space="preserve"> da Variável de “Problemas de Direção” por Série e Ano da Primeira Dimensão</w:t>
      </w:r>
    </w:p>
    <w:p w14:paraId="3089ACD8" w14:textId="77777777" w:rsidR="001C251D" w:rsidRDefault="001C251D" w:rsidP="001C251D">
      <w:pPr>
        <w:spacing w:line="360" w:lineRule="auto"/>
        <w:rPr>
          <w:rFonts w:ascii="Arial" w:hAnsi="Arial" w:cs="Arial"/>
          <w:sz w:val="24"/>
        </w:rPr>
      </w:pPr>
      <w:r w:rsidRPr="00C73879">
        <w:rPr>
          <w:rFonts w:ascii="Arial" w:hAnsi="Arial" w:cs="Arial"/>
          <w:sz w:val="24"/>
        </w:rPr>
        <w:t xml:space="preserve">Tabela 11 - Tabela de Média das </w:t>
      </w:r>
      <w:proofErr w:type="spellStart"/>
      <w:r w:rsidRPr="00C73879">
        <w:rPr>
          <w:rFonts w:ascii="Arial" w:hAnsi="Arial" w:cs="Arial"/>
          <w:sz w:val="24"/>
        </w:rPr>
        <w:t>Covariadas</w:t>
      </w:r>
      <w:proofErr w:type="spellEnd"/>
      <w:r w:rsidRPr="00C73879">
        <w:rPr>
          <w:rFonts w:ascii="Arial" w:hAnsi="Arial" w:cs="Arial"/>
          <w:sz w:val="24"/>
        </w:rPr>
        <w:t xml:space="preserve"> dos Grupos de Controle e de 2013 para o 5º Ano do Ensino Fundamental</w:t>
      </w:r>
    </w:p>
    <w:p w14:paraId="2CB89810" w14:textId="77777777" w:rsidR="001C251D" w:rsidRDefault="001C251D" w:rsidP="001C251D">
      <w:pPr>
        <w:spacing w:line="360" w:lineRule="auto"/>
        <w:rPr>
          <w:rFonts w:ascii="Arial" w:hAnsi="Arial" w:cs="Arial"/>
          <w:sz w:val="24"/>
        </w:rPr>
      </w:pPr>
      <w:r>
        <w:rPr>
          <w:rFonts w:ascii="Arial" w:hAnsi="Arial" w:cs="Arial"/>
          <w:sz w:val="24"/>
        </w:rPr>
        <w:t>Tabela 12</w:t>
      </w:r>
      <w:r w:rsidRPr="00C73879">
        <w:rPr>
          <w:rFonts w:ascii="Arial" w:hAnsi="Arial" w:cs="Arial"/>
          <w:sz w:val="24"/>
        </w:rPr>
        <w:t xml:space="preserve"> - Tabela de Média das </w:t>
      </w:r>
      <w:proofErr w:type="spellStart"/>
      <w:r w:rsidRPr="00C73879">
        <w:rPr>
          <w:rFonts w:ascii="Arial" w:hAnsi="Arial" w:cs="Arial"/>
          <w:sz w:val="24"/>
        </w:rPr>
        <w:t>Covariadas</w:t>
      </w:r>
      <w:proofErr w:type="spellEnd"/>
      <w:r w:rsidRPr="00C73879">
        <w:rPr>
          <w:rFonts w:ascii="Arial" w:hAnsi="Arial" w:cs="Arial"/>
          <w:sz w:val="24"/>
        </w:rPr>
        <w:t xml:space="preserve"> </w:t>
      </w:r>
      <w:r>
        <w:rPr>
          <w:rFonts w:ascii="Arial" w:hAnsi="Arial" w:cs="Arial"/>
          <w:sz w:val="24"/>
        </w:rPr>
        <w:t>dos Grupos de Controle e de 2015</w:t>
      </w:r>
      <w:r w:rsidRPr="00C73879">
        <w:rPr>
          <w:rFonts w:ascii="Arial" w:hAnsi="Arial" w:cs="Arial"/>
          <w:sz w:val="24"/>
        </w:rPr>
        <w:t xml:space="preserve"> para o 5º Ano do Ensino Fundamental</w:t>
      </w:r>
    </w:p>
    <w:p w14:paraId="40AE5D21" w14:textId="77777777" w:rsidR="001C251D" w:rsidRPr="00AC51C6" w:rsidRDefault="001C251D" w:rsidP="001C251D">
      <w:pPr>
        <w:spacing w:line="360" w:lineRule="auto"/>
        <w:rPr>
          <w:rFonts w:ascii="Arial" w:hAnsi="Arial" w:cs="Arial"/>
          <w:sz w:val="24"/>
        </w:rPr>
      </w:pPr>
      <w:r>
        <w:rPr>
          <w:rFonts w:ascii="Arial" w:hAnsi="Arial" w:cs="Arial"/>
          <w:sz w:val="24"/>
        </w:rPr>
        <w:t>Tabela 13</w:t>
      </w:r>
      <w:r w:rsidRPr="00C73879">
        <w:rPr>
          <w:rFonts w:ascii="Arial" w:hAnsi="Arial" w:cs="Arial"/>
          <w:sz w:val="24"/>
        </w:rPr>
        <w:t xml:space="preserve"> - Tabela de Média das </w:t>
      </w:r>
      <w:proofErr w:type="spellStart"/>
      <w:r w:rsidRPr="00C73879">
        <w:rPr>
          <w:rFonts w:ascii="Arial" w:hAnsi="Arial" w:cs="Arial"/>
          <w:sz w:val="24"/>
        </w:rPr>
        <w:t>Covariadas</w:t>
      </w:r>
      <w:proofErr w:type="spellEnd"/>
      <w:r w:rsidRPr="00C73879">
        <w:rPr>
          <w:rFonts w:ascii="Arial" w:hAnsi="Arial" w:cs="Arial"/>
          <w:sz w:val="24"/>
        </w:rPr>
        <w:t xml:space="preserve"> </w:t>
      </w:r>
      <w:r>
        <w:rPr>
          <w:rFonts w:ascii="Arial" w:hAnsi="Arial" w:cs="Arial"/>
          <w:sz w:val="24"/>
        </w:rPr>
        <w:t>dos Grupos de Controle e de 2017</w:t>
      </w:r>
      <w:r w:rsidRPr="00C73879">
        <w:rPr>
          <w:rFonts w:ascii="Arial" w:hAnsi="Arial" w:cs="Arial"/>
          <w:sz w:val="24"/>
        </w:rPr>
        <w:t xml:space="preserve"> para o 5º Ano do Ensino Fundamental</w:t>
      </w:r>
    </w:p>
    <w:p w14:paraId="7C37811E" w14:textId="77777777" w:rsidR="001C251D" w:rsidRDefault="001C251D" w:rsidP="001C251D">
      <w:pPr>
        <w:spacing w:line="360" w:lineRule="auto"/>
        <w:rPr>
          <w:rFonts w:ascii="Arial" w:hAnsi="Arial" w:cs="Arial"/>
          <w:sz w:val="24"/>
        </w:rPr>
      </w:pPr>
      <w:r>
        <w:rPr>
          <w:rFonts w:ascii="Arial" w:hAnsi="Arial" w:cs="Arial"/>
          <w:sz w:val="24"/>
        </w:rPr>
        <w:t>Tabela 14</w:t>
      </w:r>
      <w:r w:rsidRPr="00C73879">
        <w:rPr>
          <w:rFonts w:ascii="Arial" w:hAnsi="Arial" w:cs="Arial"/>
          <w:sz w:val="24"/>
        </w:rPr>
        <w:t xml:space="preserve"> - Tabela de Média das </w:t>
      </w:r>
      <w:proofErr w:type="spellStart"/>
      <w:r w:rsidRPr="00C73879">
        <w:rPr>
          <w:rFonts w:ascii="Arial" w:hAnsi="Arial" w:cs="Arial"/>
          <w:sz w:val="24"/>
        </w:rPr>
        <w:t>Covariadas</w:t>
      </w:r>
      <w:proofErr w:type="spellEnd"/>
      <w:r w:rsidRPr="00C73879">
        <w:rPr>
          <w:rFonts w:ascii="Arial" w:hAnsi="Arial" w:cs="Arial"/>
          <w:sz w:val="24"/>
        </w:rPr>
        <w:t xml:space="preserve"> dos Grupo</w:t>
      </w:r>
      <w:r>
        <w:rPr>
          <w:rFonts w:ascii="Arial" w:hAnsi="Arial" w:cs="Arial"/>
          <w:sz w:val="24"/>
        </w:rPr>
        <w:t>s de Controle e de 2013 para o 9</w:t>
      </w:r>
      <w:r w:rsidRPr="00C73879">
        <w:rPr>
          <w:rFonts w:ascii="Arial" w:hAnsi="Arial" w:cs="Arial"/>
          <w:sz w:val="24"/>
        </w:rPr>
        <w:t>º Ano do Ensino Fundamental</w:t>
      </w:r>
    </w:p>
    <w:p w14:paraId="78615CB2" w14:textId="77777777" w:rsidR="001C251D" w:rsidRDefault="001C251D" w:rsidP="001C251D">
      <w:pPr>
        <w:spacing w:line="360" w:lineRule="auto"/>
        <w:rPr>
          <w:rFonts w:ascii="Arial" w:hAnsi="Arial" w:cs="Arial"/>
          <w:sz w:val="24"/>
        </w:rPr>
      </w:pPr>
      <w:r>
        <w:rPr>
          <w:rFonts w:ascii="Arial" w:hAnsi="Arial" w:cs="Arial"/>
          <w:sz w:val="24"/>
        </w:rPr>
        <w:t>Tabela 15</w:t>
      </w:r>
      <w:r w:rsidRPr="00C73879">
        <w:rPr>
          <w:rFonts w:ascii="Arial" w:hAnsi="Arial" w:cs="Arial"/>
          <w:sz w:val="24"/>
        </w:rPr>
        <w:t xml:space="preserve"> - Tabela de Média das </w:t>
      </w:r>
      <w:proofErr w:type="spellStart"/>
      <w:r w:rsidRPr="00C73879">
        <w:rPr>
          <w:rFonts w:ascii="Arial" w:hAnsi="Arial" w:cs="Arial"/>
          <w:sz w:val="24"/>
        </w:rPr>
        <w:t>Covariadas</w:t>
      </w:r>
      <w:proofErr w:type="spellEnd"/>
      <w:r w:rsidRPr="00C73879">
        <w:rPr>
          <w:rFonts w:ascii="Arial" w:hAnsi="Arial" w:cs="Arial"/>
          <w:sz w:val="24"/>
        </w:rPr>
        <w:t xml:space="preserve"> </w:t>
      </w:r>
      <w:r>
        <w:rPr>
          <w:rFonts w:ascii="Arial" w:hAnsi="Arial" w:cs="Arial"/>
          <w:sz w:val="24"/>
        </w:rPr>
        <w:t>dos Grupos de Controle e de 2015 para o 9</w:t>
      </w:r>
      <w:r w:rsidRPr="00C73879">
        <w:rPr>
          <w:rFonts w:ascii="Arial" w:hAnsi="Arial" w:cs="Arial"/>
          <w:sz w:val="24"/>
        </w:rPr>
        <w:t>º Ano do Ensino Fundamental</w:t>
      </w:r>
    </w:p>
    <w:p w14:paraId="4A2E2228" w14:textId="77777777" w:rsidR="001C251D" w:rsidRPr="00AC51C6" w:rsidRDefault="001C251D" w:rsidP="001C251D">
      <w:pPr>
        <w:spacing w:line="360" w:lineRule="auto"/>
        <w:rPr>
          <w:rFonts w:ascii="Arial" w:hAnsi="Arial" w:cs="Arial"/>
          <w:sz w:val="24"/>
        </w:rPr>
      </w:pPr>
      <w:r>
        <w:rPr>
          <w:rFonts w:ascii="Arial" w:hAnsi="Arial" w:cs="Arial"/>
          <w:sz w:val="24"/>
        </w:rPr>
        <w:lastRenderedPageBreak/>
        <w:t>Tabela 16</w:t>
      </w:r>
      <w:r w:rsidRPr="00C73879">
        <w:rPr>
          <w:rFonts w:ascii="Arial" w:hAnsi="Arial" w:cs="Arial"/>
          <w:sz w:val="24"/>
        </w:rPr>
        <w:t xml:space="preserve"> - Tabela de Média das </w:t>
      </w:r>
      <w:proofErr w:type="spellStart"/>
      <w:r w:rsidRPr="00C73879">
        <w:rPr>
          <w:rFonts w:ascii="Arial" w:hAnsi="Arial" w:cs="Arial"/>
          <w:sz w:val="24"/>
        </w:rPr>
        <w:t>Covariadas</w:t>
      </w:r>
      <w:proofErr w:type="spellEnd"/>
      <w:r w:rsidRPr="00C73879">
        <w:rPr>
          <w:rFonts w:ascii="Arial" w:hAnsi="Arial" w:cs="Arial"/>
          <w:sz w:val="24"/>
        </w:rPr>
        <w:t xml:space="preserve"> </w:t>
      </w:r>
      <w:r>
        <w:rPr>
          <w:rFonts w:ascii="Arial" w:hAnsi="Arial" w:cs="Arial"/>
          <w:sz w:val="24"/>
        </w:rPr>
        <w:t>dos Grupos de Controle e de 2017 para o 9</w:t>
      </w:r>
      <w:r w:rsidRPr="00C73879">
        <w:rPr>
          <w:rFonts w:ascii="Arial" w:hAnsi="Arial" w:cs="Arial"/>
          <w:sz w:val="24"/>
        </w:rPr>
        <w:t>º Ano do Ensino Fundamental</w:t>
      </w:r>
    </w:p>
    <w:p w14:paraId="68783354" w14:textId="77777777" w:rsidR="001175D8" w:rsidRDefault="001175D8" w:rsidP="001175D8"/>
    <w:p w14:paraId="6CB03EE0" w14:textId="77777777" w:rsidR="00C75267" w:rsidRDefault="00C75267" w:rsidP="001175D8"/>
    <w:p w14:paraId="4068FC4E" w14:textId="77777777" w:rsidR="00C75267" w:rsidRDefault="00C75267" w:rsidP="001175D8"/>
    <w:p w14:paraId="16A40997" w14:textId="77777777" w:rsidR="00C75267" w:rsidRDefault="00C75267" w:rsidP="001175D8"/>
    <w:p w14:paraId="2E10A3BF" w14:textId="77777777" w:rsidR="00C75267" w:rsidRDefault="00C75267" w:rsidP="001175D8"/>
    <w:p w14:paraId="4F66B193" w14:textId="77777777" w:rsidR="00C75267" w:rsidRDefault="00C75267" w:rsidP="001175D8"/>
    <w:p w14:paraId="31B7306A" w14:textId="77777777" w:rsidR="00C75267" w:rsidRDefault="00C75267" w:rsidP="001175D8"/>
    <w:p w14:paraId="5BC92E72" w14:textId="77777777" w:rsidR="00C75267" w:rsidRDefault="00C75267" w:rsidP="001175D8"/>
    <w:p w14:paraId="5007A062" w14:textId="77777777" w:rsidR="00C75267" w:rsidRDefault="00C75267" w:rsidP="001175D8"/>
    <w:p w14:paraId="4FA0A8B1" w14:textId="77777777" w:rsidR="00C75267" w:rsidRDefault="00C75267" w:rsidP="001175D8"/>
    <w:p w14:paraId="61746704" w14:textId="77777777" w:rsidR="00C75267" w:rsidRDefault="00C75267" w:rsidP="001175D8"/>
    <w:p w14:paraId="49A0E0B1" w14:textId="77777777" w:rsidR="00C75267" w:rsidRDefault="00C75267" w:rsidP="001175D8"/>
    <w:p w14:paraId="3BD8B0C8" w14:textId="77777777" w:rsidR="00C75267" w:rsidRDefault="00C75267" w:rsidP="001175D8"/>
    <w:p w14:paraId="0302B144" w14:textId="77777777" w:rsidR="00C75267" w:rsidRDefault="00C75267" w:rsidP="001175D8"/>
    <w:p w14:paraId="1957318E" w14:textId="77777777" w:rsidR="00C75267" w:rsidRDefault="00C75267" w:rsidP="001175D8"/>
    <w:p w14:paraId="4114E2BD" w14:textId="77777777" w:rsidR="00C75267" w:rsidRDefault="00C75267" w:rsidP="001175D8"/>
    <w:p w14:paraId="594B4872" w14:textId="77777777" w:rsidR="00C75267" w:rsidRDefault="00C75267" w:rsidP="001175D8"/>
    <w:p w14:paraId="38272ACF" w14:textId="77777777" w:rsidR="00C75267" w:rsidRDefault="00C75267" w:rsidP="001175D8"/>
    <w:p w14:paraId="51A22888" w14:textId="77777777" w:rsidR="00C75267" w:rsidRDefault="00C75267" w:rsidP="001175D8"/>
    <w:p w14:paraId="54F9C15F" w14:textId="77777777" w:rsidR="00C75267" w:rsidRDefault="00C75267" w:rsidP="001175D8"/>
    <w:p w14:paraId="0C7C3CCC" w14:textId="77777777" w:rsidR="00C75267" w:rsidRDefault="00C75267" w:rsidP="001175D8"/>
    <w:p w14:paraId="15350513" w14:textId="77777777" w:rsidR="00C75267" w:rsidRDefault="00C75267" w:rsidP="001175D8"/>
    <w:p w14:paraId="576CFF19" w14:textId="77777777" w:rsidR="00B16094" w:rsidRDefault="00B16094" w:rsidP="001175D8"/>
    <w:p w14:paraId="0B83401F" w14:textId="77777777" w:rsidR="00B16094" w:rsidRDefault="00B16094" w:rsidP="001175D8"/>
    <w:p w14:paraId="453F972A" w14:textId="77777777" w:rsidR="00B16094" w:rsidRDefault="00B16094" w:rsidP="001175D8"/>
    <w:p w14:paraId="2E106EC3" w14:textId="77777777" w:rsidR="00C75267" w:rsidRDefault="00C75267" w:rsidP="001175D8"/>
    <w:p w14:paraId="477605E8" w14:textId="77777777" w:rsidR="00C75267" w:rsidRDefault="00C75267" w:rsidP="001175D8"/>
    <w:p w14:paraId="15CD71AC" w14:textId="77777777" w:rsidR="00C75267" w:rsidRDefault="00C75267" w:rsidP="001175D8"/>
    <w:p w14:paraId="06809B05" w14:textId="77777777" w:rsidR="005F1623" w:rsidRPr="001175D8" w:rsidRDefault="005F1623" w:rsidP="001175D8"/>
    <w:p w14:paraId="4345EA8B" w14:textId="77777777" w:rsidR="009F40AD" w:rsidRDefault="009F40AD" w:rsidP="009F40AD">
      <w:pPr>
        <w:spacing w:line="480" w:lineRule="auto"/>
        <w:jc w:val="center"/>
        <w:rPr>
          <w:rFonts w:ascii="Arial" w:hAnsi="Arial" w:cs="Arial"/>
          <w:b/>
          <w:bCs/>
          <w:sz w:val="24"/>
          <w:szCs w:val="24"/>
        </w:rPr>
      </w:pPr>
      <w:r>
        <w:rPr>
          <w:rFonts w:ascii="Arial" w:hAnsi="Arial" w:cs="Arial"/>
          <w:b/>
          <w:bCs/>
          <w:sz w:val="24"/>
          <w:szCs w:val="24"/>
        </w:rPr>
        <w:lastRenderedPageBreak/>
        <w:t>LISTA DE SIGLAS</w:t>
      </w:r>
    </w:p>
    <w:p w14:paraId="6C43A1DF" w14:textId="77777777" w:rsidR="009F40AD" w:rsidRPr="00981620" w:rsidRDefault="009F40AD" w:rsidP="009F40AD">
      <w:pPr>
        <w:spacing w:line="360" w:lineRule="auto"/>
        <w:rPr>
          <w:rFonts w:ascii="Arial" w:hAnsi="Arial" w:cs="Arial"/>
          <w:bCs/>
          <w:sz w:val="24"/>
          <w:szCs w:val="24"/>
        </w:rPr>
      </w:pPr>
      <w:r w:rsidRPr="00981620">
        <w:rPr>
          <w:rFonts w:ascii="Arial" w:hAnsi="Arial" w:cs="Arial"/>
          <w:bCs/>
          <w:sz w:val="24"/>
          <w:szCs w:val="24"/>
        </w:rPr>
        <w:t>CGU – Controladoria Geral da União</w:t>
      </w:r>
    </w:p>
    <w:p w14:paraId="79A5DDDF" w14:textId="77777777" w:rsidR="009F40AD" w:rsidRPr="00981620" w:rsidRDefault="009F40AD" w:rsidP="009F40AD">
      <w:pPr>
        <w:spacing w:line="360" w:lineRule="auto"/>
        <w:rPr>
          <w:rFonts w:ascii="Arial" w:hAnsi="Arial" w:cs="Arial"/>
          <w:bCs/>
          <w:sz w:val="24"/>
          <w:szCs w:val="24"/>
        </w:rPr>
      </w:pPr>
      <w:r w:rsidRPr="00981620">
        <w:rPr>
          <w:rFonts w:ascii="Arial" w:hAnsi="Arial" w:cs="Arial"/>
          <w:bCs/>
          <w:sz w:val="24"/>
          <w:szCs w:val="24"/>
        </w:rPr>
        <w:t>DOU – Diário Oficial da União</w:t>
      </w:r>
    </w:p>
    <w:p w14:paraId="6B3DA992" w14:textId="77777777" w:rsidR="009F40AD" w:rsidRPr="00981620" w:rsidRDefault="009F40AD" w:rsidP="009F40AD">
      <w:pPr>
        <w:tabs>
          <w:tab w:val="left" w:pos="7406"/>
        </w:tabs>
        <w:spacing w:line="360" w:lineRule="auto"/>
        <w:rPr>
          <w:rFonts w:ascii="Arial" w:hAnsi="Arial" w:cs="Arial"/>
          <w:bCs/>
          <w:sz w:val="24"/>
          <w:szCs w:val="24"/>
        </w:rPr>
      </w:pPr>
      <w:r w:rsidRPr="00981620">
        <w:rPr>
          <w:rFonts w:ascii="Arial" w:hAnsi="Arial" w:cs="Arial"/>
          <w:bCs/>
          <w:sz w:val="24"/>
          <w:szCs w:val="24"/>
        </w:rPr>
        <w:t>FIRJAN – Federação das Indústrias do Estado do Rio de Janeiro</w:t>
      </w:r>
      <w:r w:rsidRPr="00981620">
        <w:rPr>
          <w:rFonts w:ascii="Arial" w:hAnsi="Arial" w:cs="Arial"/>
          <w:bCs/>
          <w:sz w:val="24"/>
          <w:szCs w:val="24"/>
        </w:rPr>
        <w:tab/>
      </w:r>
    </w:p>
    <w:p w14:paraId="379F4618" w14:textId="77777777" w:rsidR="009F40AD" w:rsidRPr="00981620" w:rsidRDefault="009F40AD" w:rsidP="009F40AD">
      <w:pPr>
        <w:spacing w:line="360" w:lineRule="auto"/>
        <w:rPr>
          <w:rFonts w:ascii="Arial" w:hAnsi="Arial" w:cs="Arial"/>
          <w:bCs/>
          <w:sz w:val="24"/>
          <w:szCs w:val="24"/>
        </w:rPr>
      </w:pPr>
      <w:r w:rsidRPr="00981620">
        <w:rPr>
          <w:rFonts w:ascii="Arial" w:hAnsi="Arial" w:cs="Arial"/>
          <w:bCs/>
          <w:sz w:val="24"/>
          <w:szCs w:val="24"/>
        </w:rPr>
        <w:t>IBGE – Instituto Brasileiro de Geografia Estatística</w:t>
      </w:r>
    </w:p>
    <w:p w14:paraId="10A94AD1" w14:textId="2049EB9D" w:rsidR="002A6A9C" w:rsidRPr="00981620" w:rsidRDefault="002A6A9C" w:rsidP="009F40AD">
      <w:pPr>
        <w:spacing w:line="360" w:lineRule="auto"/>
        <w:rPr>
          <w:rFonts w:ascii="Arial" w:hAnsi="Arial" w:cs="Arial"/>
          <w:bCs/>
          <w:sz w:val="24"/>
          <w:szCs w:val="24"/>
        </w:rPr>
      </w:pPr>
      <w:r w:rsidRPr="00981620">
        <w:rPr>
          <w:rFonts w:ascii="Arial" w:hAnsi="Arial" w:cs="Arial"/>
          <w:bCs/>
          <w:sz w:val="24"/>
          <w:szCs w:val="24"/>
        </w:rPr>
        <w:t>IDEB – Índice da Educação Básica</w:t>
      </w:r>
    </w:p>
    <w:p w14:paraId="7450CA87" w14:textId="77777777" w:rsidR="009F40AD" w:rsidRDefault="009F40AD" w:rsidP="009F40AD">
      <w:pPr>
        <w:spacing w:line="360" w:lineRule="auto"/>
        <w:rPr>
          <w:rFonts w:ascii="Arial" w:hAnsi="Arial" w:cs="Arial"/>
          <w:bCs/>
          <w:sz w:val="24"/>
          <w:szCs w:val="24"/>
        </w:rPr>
      </w:pPr>
      <w:r w:rsidRPr="00981620">
        <w:rPr>
          <w:rFonts w:ascii="Arial" w:hAnsi="Arial" w:cs="Arial"/>
          <w:bCs/>
          <w:sz w:val="24"/>
          <w:szCs w:val="24"/>
        </w:rPr>
        <w:t>IFDM – Índice FIRJAN de Desenvolvimento Municipal</w:t>
      </w:r>
    </w:p>
    <w:p w14:paraId="24B78729" w14:textId="68750916" w:rsidR="001D666B" w:rsidRPr="00981620" w:rsidRDefault="001D666B" w:rsidP="009F40AD">
      <w:pPr>
        <w:spacing w:line="360" w:lineRule="auto"/>
        <w:rPr>
          <w:rFonts w:ascii="Arial" w:hAnsi="Arial" w:cs="Arial"/>
          <w:bCs/>
          <w:sz w:val="24"/>
          <w:szCs w:val="24"/>
        </w:rPr>
      </w:pPr>
      <w:proofErr w:type="spellStart"/>
      <w:proofErr w:type="gramStart"/>
      <w:r>
        <w:rPr>
          <w:rFonts w:ascii="Arial" w:hAnsi="Arial" w:cs="Arial"/>
          <w:bCs/>
          <w:sz w:val="24"/>
          <w:szCs w:val="24"/>
        </w:rPr>
        <w:t>MCom</w:t>
      </w:r>
      <w:proofErr w:type="spellEnd"/>
      <w:proofErr w:type="gramEnd"/>
      <w:r>
        <w:rPr>
          <w:rFonts w:ascii="Arial" w:hAnsi="Arial" w:cs="Arial"/>
          <w:bCs/>
          <w:sz w:val="24"/>
          <w:szCs w:val="24"/>
        </w:rPr>
        <w:t xml:space="preserve"> – Ministério das Comunicações</w:t>
      </w:r>
    </w:p>
    <w:p w14:paraId="2C296DA6" w14:textId="75A68327" w:rsidR="00981620" w:rsidRDefault="00981620" w:rsidP="009F40AD">
      <w:pPr>
        <w:spacing w:line="360" w:lineRule="auto"/>
        <w:rPr>
          <w:rFonts w:ascii="Arial" w:hAnsi="Arial" w:cs="Arial"/>
          <w:bCs/>
          <w:sz w:val="24"/>
          <w:szCs w:val="24"/>
        </w:rPr>
      </w:pPr>
      <w:r w:rsidRPr="00981620">
        <w:rPr>
          <w:rFonts w:ascii="Arial" w:hAnsi="Arial" w:cs="Arial"/>
          <w:bCs/>
          <w:sz w:val="24"/>
          <w:szCs w:val="24"/>
        </w:rPr>
        <w:t>MCI – Marco Civil da Internet</w:t>
      </w:r>
    </w:p>
    <w:p w14:paraId="6CEA7133" w14:textId="1C737646" w:rsidR="001D666B" w:rsidRPr="00981620" w:rsidRDefault="001D666B" w:rsidP="009F40AD">
      <w:pPr>
        <w:spacing w:line="360" w:lineRule="auto"/>
        <w:rPr>
          <w:rFonts w:ascii="Arial" w:hAnsi="Arial" w:cs="Arial"/>
          <w:bCs/>
          <w:sz w:val="24"/>
          <w:szCs w:val="24"/>
        </w:rPr>
      </w:pPr>
      <w:r>
        <w:rPr>
          <w:rFonts w:ascii="Arial" w:hAnsi="Arial" w:cs="Arial"/>
          <w:bCs/>
          <w:sz w:val="24"/>
          <w:szCs w:val="24"/>
        </w:rPr>
        <w:t xml:space="preserve">MEC – Ministério </w:t>
      </w:r>
      <w:r w:rsidR="00427A31">
        <w:rPr>
          <w:rFonts w:ascii="Arial" w:hAnsi="Arial" w:cs="Arial"/>
          <w:bCs/>
          <w:sz w:val="24"/>
          <w:szCs w:val="24"/>
        </w:rPr>
        <w:t xml:space="preserve">da Educação </w:t>
      </w:r>
    </w:p>
    <w:p w14:paraId="5A7685A4" w14:textId="77777777" w:rsidR="009F40AD" w:rsidRPr="00981620" w:rsidRDefault="009F40AD" w:rsidP="009F40AD">
      <w:pPr>
        <w:spacing w:line="360" w:lineRule="auto"/>
        <w:rPr>
          <w:rFonts w:ascii="Arial" w:hAnsi="Arial" w:cs="Arial"/>
          <w:bCs/>
          <w:sz w:val="24"/>
          <w:szCs w:val="24"/>
        </w:rPr>
      </w:pPr>
      <w:proofErr w:type="gramStart"/>
      <w:r w:rsidRPr="00981620">
        <w:rPr>
          <w:rFonts w:ascii="Arial" w:hAnsi="Arial" w:cs="Arial"/>
          <w:bCs/>
          <w:sz w:val="24"/>
          <w:szCs w:val="24"/>
        </w:rPr>
        <w:t>NIC.</w:t>
      </w:r>
      <w:proofErr w:type="gramEnd"/>
      <w:r w:rsidRPr="00981620">
        <w:rPr>
          <w:rFonts w:ascii="Arial" w:hAnsi="Arial" w:cs="Arial"/>
          <w:bCs/>
          <w:sz w:val="24"/>
          <w:szCs w:val="24"/>
        </w:rPr>
        <w:t>BR – Núcleo Informação e Coordenação do Ponto BR</w:t>
      </w:r>
    </w:p>
    <w:p w14:paraId="455DD5F6" w14:textId="413B8DB1" w:rsidR="009F40AD" w:rsidRPr="00981620" w:rsidRDefault="009F40AD" w:rsidP="009F40AD">
      <w:pPr>
        <w:spacing w:line="360" w:lineRule="auto"/>
        <w:rPr>
          <w:rFonts w:ascii="Arial" w:hAnsi="Arial" w:cs="Arial"/>
          <w:bCs/>
          <w:sz w:val="24"/>
          <w:szCs w:val="24"/>
        </w:rPr>
      </w:pPr>
      <w:r w:rsidRPr="00981620">
        <w:rPr>
          <w:rFonts w:ascii="Arial" w:hAnsi="Arial" w:cs="Arial"/>
          <w:bCs/>
          <w:sz w:val="24"/>
          <w:szCs w:val="24"/>
        </w:rPr>
        <w:t xml:space="preserve">PAC 2 – </w:t>
      </w:r>
      <w:r w:rsidR="001D666B">
        <w:rPr>
          <w:rFonts w:ascii="Arial" w:hAnsi="Arial" w:cs="Arial"/>
          <w:bCs/>
          <w:sz w:val="24"/>
          <w:szCs w:val="24"/>
        </w:rPr>
        <w:t xml:space="preserve">Segunda Fase do </w:t>
      </w:r>
      <w:r w:rsidRPr="00981620">
        <w:rPr>
          <w:rFonts w:ascii="Arial" w:hAnsi="Arial" w:cs="Arial"/>
          <w:bCs/>
          <w:sz w:val="24"/>
          <w:szCs w:val="24"/>
        </w:rPr>
        <w:t>Program</w:t>
      </w:r>
      <w:r w:rsidR="001D666B">
        <w:rPr>
          <w:rFonts w:ascii="Arial" w:hAnsi="Arial" w:cs="Arial"/>
          <w:bCs/>
          <w:sz w:val="24"/>
          <w:szCs w:val="24"/>
        </w:rPr>
        <w:t>a de Aceleração do Crescimento</w:t>
      </w:r>
      <w:r w:rsidRPr="00981620">
        <w:rPr>
          <w:rFonts w:ascii="Arial" w:hAnsi="Arial" w:cs="Arial"/>
          <w:bCs/>
          <w:sz w:val="24"/>
          <w:szCs w:val="24"/>
        </w:rPr>
        <w:t xml:space="preserve"> </w:t>
      </w:r>
    </w:p>
    <w:p w14:paraId="16451E0A" w14:textId="72B59536" w:rsidR="002A6A9C" w:rsidRPr="00981620" w:rsidRDefault="002A6A9C" w:rsidP="009F40AD">
      <w:pPr>
        <w:spacing w:line="360" w:lineRule="auto"/>
        <w:rPr>
          <w:rFonts w:ascii="Arial" w:hAnsi="Arial" w:cs="Arial"/>
          <w:bCs/>
          <w:sz w:val="24"/>
          <w:szCs w:val="24"/>
        </w:rPr>
      </w:pPr>
      <w:r w:rsidRPr="00981620">
        <w:rPr>
          <w:rFonts w:ascii="Arial" w:hAnsi="Arial" w:cs="Arial"/>
          <w:bCs/>
          <w:sz w:val="24"/>
          <w:szCs w:val="24"/>
        </w:rPr>
        <w:t>PB – Prova Brasil</w:t>
      </w:r>
    </w:p>
    <w:p w14:paraId="3BE606E6" w14:textId="77777777" w:rsidR="009F40AD" w:rsidRPr="00981620" w:rsidRDefault="009F40AD" w:rsidP="009F40AD">
      <w:pPr>
        <w:spacing w:line="360" w:lineRule="auto"/>
        <w:rPr>
          <w:rFonts w:ascii="Arial" w:hAnsi="Arial" w:cs="Arial"/>
          <w:bCs/>
          <w:sz w:val="24"/>
          <w:szCs w:val="24"/>
        </w:rPr>
      </w:pPr>
      <w:r w:rsidRPr="00981620">
        <w:rPr>
          <w:rFonts w:ascii="Arial" w:hAnsi="Arial" w:cs="Arial"/>
          <w:bCs/>
          <w:sz w:val="24"/>
          <w:szCs w:val="24"/>
        </w:rPr>
        <w:t>PBLE – Programa de Banda Larga nas Escolas</w:t>
      </w:r>
    </w:p>
    <w:p w14:paraId="02A378CE" w14:textId="77777777" w:rsidR="009F40AD" w:rsidRPr="00981620" w:rsidRDefault="009F40AD" w:rsidP="009F40AD">
      <w:pPr>
        <w:spacing w:line="360" w:lineRule="auto"/>
        <w:rPr>
          <w:rFonts w:ascii="Arial" w:hAnsi="Arial" w:cs="Arial"/>
          <w:bCs/>
          <w:sz w:val="24"/>
          <w:szCs w:val="24"/>
        </w:rPr>
      </w:pPr>
      <w:r w:rsidRPr="00981620">
        <w:rPr>
          <w:rFonts w:ascii="Arial" w:hAnsi="Arial" w:cs="Arial"/>
          <w:bCs/>
          <w:sz w:val="24"/>
          <w:szCs w:val="24"/>
        </w:rPr>
        <w:t>PISA – Programa Internacional de Avaliação de Estudantes</w:t>
      </w:r>
    </w:p>
    <w:p w14:paraId="545E22BE" w14:textId="77777777" w:rsidR="009F40AD" w:rsidRDefault="009F40AD" w:rsidP="009F40AD">
      <w:pPr>
        <w:spacing w:line="360" w:lineRule="auto"/>
        <w:rPr>
          <w:rFonts w:ascii="Arial" w:hAnsi="Arial" w:cs="Arial"/>
          <w:bCs/>
          <w:sz w:val="24"/>
          <w:szCs w:val="24"/>
        </w:rPr>
      </w:pPr>
      <w:r w:rsidRPr="00981620">
        <w:rPr>
          <w:rFonts w:ascii="Arial" w:hAnsi="Arial" w:cs="Arial"/>
          <w:bCs/>
          <w:sz w:val="24"/>
          <w:szCs w:val="24"/>
        </w:rPr>
        <w:t>PNBL – Plano Nacional de Banda Larga</w:t>
      </w:r>
    </w:p>
    <w:p w14:paraId="650CF496" w14:textId="5BF6F370" w:rsidR="00F70FC9" w:rsidRPr="00981620" w:rsidRDefault="00F70FC9" w:rsidP="009F40AD">
      <w:pPr>
        <w:spacing w:line="360" w:lineRule="auto"/>
        <w:rPr>
          <w:rFonts w:ascii="Arial" w:hAnsi="Arial" w:cs="Arial"/>
          <w:bCs/>
          <w:sz w:val="24"/>
          <w:szCs w:val="24"/>
        </w:rPr>
      </w:pPr>
      <w:r>
        <w:rPr>
          <w:rFonts w:ascii="Arial" w:hAnsi="Arial" w:cs="Arial"/>
          <w:bCs/>
          <w:sz w:val="24"/>
          <w:szCs w:val="24"/>
        </w:rPr>
        <w:t xml:space="preserve">PROINFO – </w:t>
      </w:r>
      <w:r w:rsidRPr="00067672">
        <w:rPr>
          <w:rFonts w:ascii="Arial" w:hAnsi="Arial" w:cs="Arial"/>
          <w:sz w:val="24"/>
          <w:szCs w:val="24"/>
        </w:rPr>
        <w:t>Programa Nacional de Tecnologia Educacional</w:t>
      </w:r>
    </w:p>
    <w:p w14:paraId="3A67BDCD" w14:textId="77777777" w:rsidR="009F40AD" w:rsidRPr="00981620" w:rsidRDefault="009F40AD" w:rsidP="009F40AD">
      <w:pPr>
        <w:spacing w:line="360" w:lineRule="auto"/>
        <w:rPr>
          <w:rFonts w:ascii="Arial" w:hAnsi="Arial" w:cs="Arial"/>
          <w:bCs/>
          <w:sz w:val="24"/>
          <w:szCs w:val="24"/>
        </w:rPr>
      </w:pPr>
      <w:r w:rsidRPr="00981620">
        <w:rPr>
          <w:rFonts w:ascii="Arial" w:hAnsi="Arial" w:cs="Arial"/>
          <w:bCs/>
          <w:sz w:val="24"/>
          <w:szCs w:val="24"/>
        </w:rPr>
        <w:t>SAEB – Sistema de Avalição da Educação Básico</w:t>
      </w:r>
    </w:p>
    <w:p w14:paraId="38E925BC" w14:textId="77777777" w:rsidR="009F40AD" w:rsidRDefault="009F40AD" w:rsidP="009F40AD">
      <w:pPr>
        <w:spacing w:line="360" w:lineRule="auto"/>
        <w:rPr>
          <w:rFonts w:ascii="Arial" w:hAnsi="Arial" w:cs="Arial"/>
          <w:bCs/>
          <w:sz w:val="24"/>
          <w:szCs w:val="24"/>
        </w:rPr>
      </w:pPr>
      <w:r w:rsidRPr="00981620">
        <w:rPr>
          <w:rFonts w:ascii="Arial" w:hAnsi="Arial" w:cs="Arial"/>
          <w:bCs/>
          <w:sz w:val="24"/>
          <w:szCs w:val="24"/>
        </w:rPr>
        <w:t xml:space="preserve">TIC – Tecnologias de Informação e Comunicação </w:t>
      </w:r>
    </w:p>
    <w:p w14:paraId="1E16621C" w14:textId="144DA0D9" w:rsidR="00F70FC9" w:rsidRPr="00981620" w:rsidRDefault="00F70FC9" w:rsidP="009F40AD">
      <w:pPr>
        <w:spacing w:line="360" w:lineRule="auto"/>
        <w:rPr>
          <w:rFonts w:ascii="Arial" w:hAnsi="Arial" w:cs="Arial"/>
          <w:bCs/>
          <w:sz w:val="24"/>
          <w:szCs w:val="24"/>
        </w:rPr>
      </w:pPr>
      <w:r>
        <w:rPr>
          <w:rFonts w:ascii="Arial" w:hAnsi="Arial" w:cs="Arial"/>
          <w:bCs/>
          <w:sz w:val="24"/>
          <w:szCs w:val="24"/>
        </w:rPr>
        <w:t xml:space="preserve">TELEBRAS – </w:t>
      </w:r>
      <w:r w:rsidRPr="00F70FC9">
        <w:rPr>
          <w:rFonts w:ascii="Arial" w:hAnsi="Arial" w:cs="Arial"/>
          <w:bCs/>
          <w:sz w:val="24"/>
          <w:szCs w:val="24"/>
        </w:rPr>
        <w:t>Telecomunicações Brasileiras S.A.</w:t>
      </w:r>
    </w:p>
    <w:p w14:paraId="5402A693" w14:textId="2BE5F6A4" w:rsidR="009F40AD" w:rsidRDefault="009F40AD" w:rsidP="00F70FC9">
      <w:pPr>
        <w:spacing w:line="360" w:lineRule="auto"/>
        <w:rPr>
          <w:rFonts w:ascii="Arial" w:hAnsi="Arial" w:cs="Arial"/>
          <w:bCs/>
          <w:sz w:val="24"/>
          <w:szCs w:val="24"/>
        </w:rPr>
      </w:pPr>
      <w:r w:rsidRPr="00981620">
        <w:rPr>
          <w:rFonts w:ascii="Arial" w:hAnsi="Arial" w:cs="Arial"/>
          <w:bCs/>
          <w:sz w:val="24"/>
          <w:szCs w:val="24"/>
        </w:rPr>
        <w:t>UNICEF – Fundo de Emergência Internacional das Nações Unidas para a Infância</w:t>
      </w:r>
    </w:p>
    <w:p w14:paraId="7E463155" w14:textId="77777777" w:rsidR="009123A0" w:rsidRDefault="009123A0" w:rsidP="00F70FC9">
      <w:pPr>
        <w:spacing w:line="360" w:lineRule="auto"/>
        <w:rPr>
          <w:rFonts w:ascii="Arial" w:hAnsi="Arial" w:cs="Arial"/>
          <w:bCs/>
          <w:sz w:val="24"/>
          <w:szCs w:val="24"/>
        </w:rPr>
      </w:pPr>
    </w:p>
    <w:p w14:paraId="433F1400" w14:textId="77777777" w:rsidR="00DD1288" w:rsidRDefault="00DD1288" w:rsidP="00F70FC9">
      <w:pPr>
        <w:spacing w:line="360" w:lineRule="auto"/>
        <w:rPr>
          <w:rFonts w:ascii="Arial" w:hAnsi="Arial" w:cs="Arial"/>
          <w:bCs/>
          <w:sz w:val="24"/>
          <w:szCs w:val="24"/>
        </w:rPr>
      </w:pPr>
    </w:p>
    <w:p w14:paraId="65EF22EF" w14:textId="77777777" w:rsidR="00DD1288" w:rsidRDefault="00DD1288" w:rsidP="00F70FC9">
      <w:pPr>
        <w:spacing w:line="360" w:lineRule="auto"/>
        <w:rPr>
          <w:rFonts w:ascii="Arial" w:hAnsi="Arial" w:cs="Arial"/>
          <w:bCs/>
          <w:sz w:val="24"/>
          <w:szCs w:val="24"/>
        </w:rPr>
      </w:pPr>
    </w:p>
    <w:p w14:paraId="23C66951" w14:textId="77777777" w:rsidR="009F40AD" w:rsidRDefault="009F40AD" w:rsidP="005E3D69">
      <w:pPr>
        <w:spacing w:line="480" w:lineRule="auto"/>
        <w:jc w:val="center"/>
        <w:rPr>
          <w:rFonts w:ascii="Arial" w:hAnsi="Arial" w:cs="Arial"/>
          <w:b/>
          <w:bCs/>
          <w:sz w:val="24"/>
          <w:szCs w:val="24"/>
        </w:rPr>
      </w:pPr>
      <w:r>
        <w:rPr>
          <w:rFonts w:ascii="Arial" w:hAnsi="Arial" w:cs="Arial"/>
          <w:b/>
          <w:bCs/>
          <w:sz w:val="24"/>
          <w:szCs w:val="24"/>
        </w:rPr>
        <w:lastRenderedPageBreak/>
        <w:t>SUMÁRIO</w:t>
      </w:r>
    </w:p>
    <w:p w14:paraId="744E3879" w14:textId="58169C71" w:rsidR="00A14FED" w:rsidRDefault="0062711F" w:rsidP="005E3D69">
      <w:pPr>
        <w:pStyle w:val="PargrafodaLista"/>
        <w:numPr>
          <w:ilvl w:val="0"/>
          <w:numId w:val="18"/>
        </w:numPr>
        <w:spacing w:after="0" w:line="360" w:lineRule="auto"/>
        <w:jc w:val="both"/>
        <w:rPr>
          <w:rFonts w:ascii="Arial" w:hAnsi="Arial" w:cs="Arial"/>
          <w:b/>
          <w:bCs/>
          <w:sz w:val="24"/>
          <w:szCs w:val="24"/>
        </w:rPr>
      </w:pPr>
      <w:r>
        <w:rPr>
          <w:rFonts w:ascii="Arial" w:hAnsi="Arial" w:cs="Arial"/>
          <w:b/>
          <w:bCs/>
          <w:sz w:val="24"/>
          <w:szCs w:val="24"/>
        </w:rPr>
        <w:t>INTRODUÇÃO</w:t>
      </w:r>
      <w:proofErr w:type="gramStart"/>
      <w:r w:rsidR="00E14C6A">
        <w:rPr>
          <w:rFonts w:ascii="Arial" w:hAnsi="Arial" w:cs="Arial"/>
          <w:b/>
          <w:bCs/>
          <w:sz w:val="24"/>
          <w:szCs w:val="24"/>
        </w:rPr>
        <w:t>..................................................................</w:t>
      </w:r>
      <w:r w:rsidR="00C75267">
        <w:rPr>
          <w:rFonts w:ascii="Arial" w:hAnsi="Arial" w:cs="Arial"/>
          <w:b/>
          <w:bCs/>
          <w:sz w:val="24"/>
          <w:szCs w:val="24"/>
        </w:rPr>
        <w:t>..............................</w:t>
      </w:r>
      <w:proofErr w:type="gramEnd"/>
      <w:r w:rsidR="00C75267">
        <w:rPr>
          <w:rFonts w:ascii="Arial" w:hAnsi="Arial" w:cs="Arial"/>
          <w:b/>
          <w:bCs/>
          <w:sz w:val="24"/>
          <w:szCs w:val="24"/>
        </w:rPr>
        <w:t>11</w:t>
      </w:r>
    </w:p>
    <w:p w14:paraId="79974D9F" w14:textId="2002C1CF" w:rsidR="0062711F" w:rsidRDefault="0062711F" w:rsidP="005E3D69">
      <w:pPr>
        <w:pStyle w:val="PargrafodaLista"/>
        <w:numPr>
          <w:ilvl w:val="0"/>
          <w:numId w:val="18"/>
        </w:numPr>
        <w:spacing w:after="0" w:line="360" w:lineRule="auto"/>
        <w:jc w:val="both"/>
        <w:rPr>
          <w:rFonts w:ascii="Arial" w:hAnsi="Arial" w:cs="Arial"/>
          <w:b/>
          <w:bCs/>
          <w:sz w:val="24"/>
          <w:szCs w:val="24"/>
        </w:rPr>
      </w:pPr>
      <w:r>
        <w:rPr>
          <w:rFonts w:ascii="Arial" w:hAnsi="Arial" w:cs="Arial"/>
          <w:b/>
          <w:bCs/>
          <w:sz w:val="24"/>
          <w:szCs w:val="24"/>
        </w:rPr>
        <w:t>REVISÃO DE LITERATURA</w:t>
      </w:r>
      <w:proofErr w:type="gramStart"/>
      <w:r w:rsidR="00E14C6A">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15</w:t>
      </w:r>
    </w:p>
    <w:p w14:paraId="2696EB59" w14:textId="10059EEC" w:rsidR="0062711F" w:rsidRDefault="0062711F" w:rsidP="005E3D69">
      <w:pPr>
        <w:pStyle w:val="PargrafodaLista"/>
        <w:numPr>
          <w:ilvl w:val="0"/>
          <w:numId w:val="18"/>
        </w:numPr>
        <w:spacing w:after="0" w:line="360" w:lineRule="auto"/>
        <w:jc w:val="both"/>
        <w:rPr>
          <w:rFonts w:ascii="Arial" w:hAnsi="Arial" w:cs="Arial"/>
          <w:b/>
          <w:bCs/>
          <w:sz w:val="24"/>
          <w:szCs w:val="24"/>
        </w:rPr>
      </w:pPr>
      <w:r>
        <w:rPr>
          <w:rFonts w:ascii="Arial" w:hAnsi="Arial" w:cs="Arial"/>
          <w:b/>
          <w:bCs/>
          <w:sz w:val="24"/>
          <w:szCs w:val="24"/>
        </w:rPr>
        <w:t>ARCABOUÇO INSTITUCIONAL</w:t>
      </w:r>
      <w:proofErr w:type="gramStart"/>
      <w:r w:rsidR="00E14C6A">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23</w:t>
      </w:r>
    </w:p>
    <w:p w14:paraId="6041E45C" w14:textId="0C7323AA" w:rsidR="0062711F" w:rsidRDefault="0062711F" w:rsidP="005E3D69">
      <w:pPr>
        <w:pStyle w:val="PargrafodaLista"/>
        <w:numPr>
          <w:ilvl w:val="1"/>
          <w:numId w:val="18"/>
        </w:numPr>
        <w:spacing w:after="0" w:line="360" w:lineRule="auto"/>
        <w:jc w:val="both"/>
        <w:rPr>
          <w:rFonts w:ascii="Arial" w:hAnsi="Arial" w:cs="Arial"/>
          <w:b/>
          <w:bCs/>
          <w:sz w:val="24"/>
          <w:szCs w:val="24"/>
        </w:rPr>
      </w:pPr>
      <w:r>
        <w:rPr>
          <w:rFonts w:ascii="Arial" w:hAnsi="Arial" w:cs="Arial"/>
          <w:b/>
          <w:bCs/>
          <w:sz w:val="24"/>
          <w:szCs w:val="24"/>
        </w:rPr>
        <w:t>CENÁRIO</w:t>
      </w:r>
      <w:proofErr w:type="gramStart"/>
      <w:r w:rsidR="00E14C6A">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23</w:t>
      </w:r>
    </w:p>
    <w:p w14:paraId="3519E537" w14:textId="21DF556F" w:rsidR="0062711F" w:rsidRPr="00CB779B" w:rsidRDefault="0062711F" w:rsidP="005E3D69">
      <w:pPr>
        <w:pStyle w:val="PargrafodaLista"/>
        <w:numPr>
          <w:ilvl w:val="1"/>
          <w:numId w:val="18"/>
        </w:numPr>
        <w:spacing w:after="0" w:line="360" w:lineRule="auto"/>
        <w:jc w:val="both"/>
        <w:rPr>
          <w:rFonts w:ascii="Arial" w:hAnsi="Arial" w:cs="Arial"/>
          <w:b/>
          <w:bCs/>
          <w:sz w:val="24"/>
          <w:szCs w:val="24"/>
        </w:rPr>
      </w:pPr>
      <w:r w:rsidRPr="00CB779B">
        <w:rPr>
          <w:rFonts w:ascii="Arial" w:hAnsi="Arial" w:cs="Arial"/>
          <w:b/>
          <w:bCs/>
          <w:sz w:val="24"/>
          <w:szCs w:val="24"/>
        </w:rPr>
        <w:t>PROGRAMA CIDADES DIGITAIS</w:t>
      </w:r>
      <w:proofErr w:type="gramStart"/>
      <w:r w:rsidR="00E14C6A">
        <w:rPr>
          <w:rFonts w:ascii="Arial" w:hAnsi="Arial" w:cs="Arial"/>
          <w:b/>
          <w:bCs/>
          <w:sz w:val="24"/>
          <w:szCs w:val="24"/>
        </w:rPr>
        <w:t>.........</w:t>
      </w:r>
      <w:r w:rsidR="005E3D69">
        <w:rPr>
          <w:rFonts w:ascii="Arial" w:hAnsi="Arial" w:cs="Arial"/>
          <w:b/>
          <w:bCs/>
          <w:sz w:val="24"/>
          <w:szCs w:val="24"/>
        </w:rPr>
        <w:t>...........</w:t>
      </w:r>
      <w:r w:rsidR="00E14C6A">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25</w:t>
      </w:r>
    </w:p>
    <w:p w14:paraId="210AC450" w14:textId="380CFFCC" w:rsidR="0062711F" w:rsidRDefault="0062711F" w:rsidP="005E3D69">
      <w:pPr>
        <w:pStyle w:val="PargrafodaLista"/>
        <w:numPr>
          <w:ilvl w:val="2"/>
          <w:numId w:val="18"/>
        </w:numPr>
        <w:spacing w:after="0" w:line="360" w:lineRule="auto"/>
        <w:jc w:val="both"/>
        <w:rPr>
          <w:rFonts w:ascii="Arial" w:hAnsi="Arial" w:cs="Arial"/>
          <w:b/>
          <w:bCs/>
          <w:sz w:val="24"/>
          <w:szCs w:val="24"/>
        </w:rPr>
      </w:pPr>
      <w:r w:rsidRPr="00CB779B">
        <w:rPr>
          <w:rFonts w:ascii="Arial" w:hAnsi="Arial" w:cs="Arial"/>
          <w:b/>
          <w:bCs/>
          <w:sz w:val="24"/>
          <w:szCs w:val="24"/>
        </w:rPr>
        <w:t>DIRETRIZES</w:t>
      </w:r>
      <w:proofErr w:type="gramStart"/>
      <w:r w:rsidR="00E14C6A">
        <w:rPr>
          <w:rFonts w:ascii="Arial" w:hAnsi="Arial" w:cs="Arial"/>
          <w:b/>
          <w:bCs/>
          <w:sz w:val="24"/>
          <w:szCs w:val="24"/>
        </w:rPr>
        <w:t>...........</w:t>
      </w:r>
      <w:r w:rsidR="005E3D69">
        <w:rPr>
          <w:rFonts w:ascii="Arial" w:hAnsi="Arial" w:cs="Arial"/>
          <w:b/>
          <w:bCs/>
          <w:sz w:val="24"/>
          <w:szCs w:val="24"/>
        </w:rPr>
        <w:t>...............................</w:t>
      </w:r>
      <w:r w:rsidR="00E14C6A">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25</w:t>
      </w:r>
    </w:p>
    <w:p w14:paraId="44641CC4" w14:textId="39B1DAB6" w:rsidR="00E14C6A" w:rsidRPr="00E14C6A" w:rsidRDefault="0062711F" w:rsidP="005E3D69">
      <w:pPr>
        <w:pStyle w:val="PargrafodaLista"/>
        <w:numPr>
          <w:ilvl w:val="2"/>
          <w:numId w:val="18"/>
        </w:numPr>
        <w:spacing w:after="0" w:line="360" w:lineRule="auto"/>
        <w:jc w:val="both"/>
        <w:rPr>
          <w:rFonts w:ascii="Arial" w:hAnsi="Arial" w:cs="Arial"/>
          <w:b/>
          <w:bCs/>
          <w:sz w:val="24"/>
          <w:szCs w:val="24"/>
          <w:u w:val="single"/>
        </w:rPr>
      </w:pPr>
      <w:r>
        <w:rPr>
          <w:rFonts w:ascii="Arial" w:hAnsi="Arial" w:cs="Arial"/>
          <w:b/>
          <w:bCs/>
          <w:sz w:val="24"/>
          <w:szCs w:val="24"/>
        </w:rPr>
        <w:t>SELEÇÃO</w:t>
      </w:r>
      <w:proofErr w:type="gramStart"/>
      <w:r>
        <w:rPr>
          <w:rFonts w:ascii="Arial" w:hAnsi="Arial" w:cs="Arial"/>
          <w:b/>
          <w:bCs/>
          <w:sz w:val="24"/>
          <w:szCs w:val="24"/>
        </w:rPr>
        <w:t>, ENTREGA</w:t>
      </w:r>
      <w:proofErr w:type="gramEnd"/>
      <w:r>
        <w:rPr>
          <w:rFonts w:ascii="Arial" w:hAnsi="Arial" w:cs="Arial"/>
          <w:b/>
          <w:bCs/>
          <w:sz w:val="24"/>
          <w:szCs w:val="24"/>
        </w:rPr>
        <w:t xml:space="preserve"> E CONCLUSÃO DO</w:t>
      </w:r>
      <w:r w:rsidR="00E14C6A">
        <w:rPr>
          <w:rFonts w:ascii="Arial" w:hAnsi="Arial" w:cs="Arial"/>
          <w:b/>
          <w:bCs/>
          <w:sz w:val="24"/>
          <w:szCs w:val="24"/>
        </w:rPr>
        <w:t xml:space="preserve"> PROJETO</w:t>
      </w:r>
    </w:p>
    <w:p w14:paraId="7DB1DA37" w14:textId="75F580F2" w:rsidR="0062711F" w:rsidRPr="00CB779B" w:rsidRDefault="0062711F" w:rsidP="005E3D69">
      <w:pPr>
        <w:pStyle w:val="PargrafodaLista"/>
        <w:spacing w:after="0" w:line="360" w:lineRule="auto"/>
        <w:ind w:left="2160"/>
        <w:jc w:val="both"/>
        <w:rPr>
          <w:rFonts w:ascii="Arial" w:hAnsi="Arial" w:cs="Arial"/>
          <w:b/>
          <w:bCs/>
          <w:sz w:val="24"/>
          <w:szCs w:val="24"/>
          <w:u w:val="single"/>
        </w:rPr>
      </w:pPr>
      <w:r>
        <w:rPr>
          <w:rFonts w:ascii="Arial" w:hAnsi="Arial" w:cs="Arial"/>
          <w:b/>
          <w:bCs/>
          <w:sz w:val="24"/>
          <w:szCs w:val="24"/>
        </w:rPr>
        <w:t>PILOTO DO PROGRAMA</w:t>
      </w:r>
      <w:proofErr w:type="gramStart"/>
      <w:r w:rsidR="00E14C6A">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28</w:t>
      </w:r>
    </w:p>
    <w:p w14:paraId="0BABF886" w14:textId="65BDFAB7" w:rsidR="0062711F" w:rsidRDefault="00E14C6A" w:rsidP="005E3D69">
      <w:pPr>
        <w:pStyle w:val="PargrafodaLista"/>
        <w:numPr>
          <w:ilvl w:val="0"/>
          <w:numId w:val="18"/>
        </w:numPr>
        <w:spacing w:after="0" w:line="360" w:lineRule="auto"/>
        <w:jc w:val="both"/>
        <w:rPr>
          <w:rFonts w:ascii="Arial" w:hAnsi="Arial" w:cs="Arial"/>
          <w:b/>
          <w:bCs/>
          <w:sz w:val="24"/>
          <w:szCs w:val="24"/>
        </w:rPr>
      </w:pPr>
      <w:r>
        <w:rPr>
          <w:rFonts w:ascii="Arial" w:hAnsi="Arial" w:cs="Arial"/>
          <w:b/>
          <w:bCs/>
          <w:sz w:val="24"/>
          <w:szCs w:val="24"/>
        </w:rPr>
        <w:t>ESTRATÉGIA EMPÍRICA</w:t>
      </w:r>
      <w:proofErr w:type="gramStart"/>
      <w:r>
        <w:rPr>
          <w:rFonts w:ascii="Arial" w:hAnsi="Arial" w:cs="Arial"/>
          <w:b/>
          <w:bCs/>
          <w:sz w:val="24"/>
          <w:szCs w:val="24"/>
        </w:rPr>
        <w:t>...........................................</w:t>
      </w:r>
      <w:r w:rsidR="005E3D69">
        <w:rPr>
          <w:rFonts w:ascii="Arial" w:hAnsi="Arial" w:cs="Arial"/>
          <w:b/>
          <w:bCs/>
          <w:sz w:val="24"/>
          <w:szCs w:val="24"/>
        </w:rPr>
        <w:t>.</w:t>
      </w:r>
      <w:r>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33</w:t>
      </w:r>
    </w:p>
    <w:p w14:paraId="769153B8" w14:textId="03035BD7" w:rsidR="00E14C6A" w:rsidRDefault="00E14C6A" w:rsidP="005E3D69">
      <w:pPr>
        <w:pStyle w:val="PargrafodaLista"/>
        <w:numPr>
          <w:ilvl w:val="1"/>
          <w:numId w:val="18"/>
        </w:numPr>
        <w:spacing w:after="0" w:line="360" w:lineRule="auto"/>
        <w:jc w:val="both"/>
        <w:rPr>
          <w:rFonts w:ascii="Arial" w:hAnsi="Arial" w:cs="Arial"/>
          <w:b/>
          <w:bCs/>
          <w:sz w:val="24"/>
          <w:szCs w:val="24"/>
        </w:rPr>
      </w:pPr>
      <w:r>
        <w:rPr>
          <w:rFonts w:ascii="Arial" w:hAnsi="Arial" w:cs="Arial"/>
          <w:b/>
          <w:bCs/>
          <w:sz w:val="24"/>
          <w:szCs w:val="24"/>
        </w:rPr>
        <w:t>BASE DE DADOS</w:t>
      </w:r>
      <w:proofErr w:type="gramStart"/>
      <w:r>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33</w:t>
      </w:r>
    </w:p>
    <w:p w14:paraId="56DE8660" w14:textId="1B5700F6" w:rsidR="00E14C6A" w:rsidRDefault="00E14C6A" w:rsidP="005E3D69">
      <w:pPr>
        <w:pStyle w:val="PargrafodaLista"/>
        <w:numPr>
          <w:ilvl w:val="1"/>
          <w:numId w:val="18"/>
        </w:numPr>
        <w:spacing w:after="0" w:line="360" w:lineRule="auto"/>
        <w:jc w:val="both"/>
        <w:rPr>
          <w:rFonts w:ascii="Arial" w:hAnsi="Arial" w:cs="Arial"/>
          <w:b/>
          <w:bCs/>
          <w:sz w:val="24"/>
          <w:szCs w:val="24"/>
        </w:rPr>
      </w:pPr>
      <w:r>
        <w:rPr>
          <w:rFonts w:ascii="Arial" w:hAnsi="Arial" w:cs="Arial"/>
          <w:b/>
          <w:bCs/>
          <w:sz w:val="24"/>
          <w:szCs w:val="24"/>
        </w:rPr>
        <w:t>METODOLOGIA</w:t>
      </w:r>
      <w:proofErr w:type="gramStart"/>
      <w:r>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37</w:t>
      </w:r>
    </w:p>
    <w:p w14:paraId="72CBB9F5" w14:textId="2F4D1DE5" w:rsidR="00E14C6A" w:rsidRDefault="00E14C6A" w:rsidP="005E3D69">
      <w:pPr>
        <w:pStyle w:val="PargrafodaLista"/>
        <w:numPr>
          <w:ilvl w:val="0"/>
          <w:numId w:val="18"/>
        </w:numPr>
        <w:spacing w:after="0" w:line="360" w:lineRule="auto"/>
        <w:jc w:val="both"/>
        <w:rPr>
          <w:rFonts w:ascii="Arial" w:hAnsi="Arial" w:cs="Arial"/>
          <w:b/>
          <w:bCs/>
          <w:sz w:val="24"/>
          <w:szCs w:val="24"/>
        </w:rPr>
      </w:pPr>
      <w:r>
        <w:rPr>
          <w:rFonts w:ascii="Arial" w:hAnsi="Arial" w:cs="Arial"/>
          <w:b/>
          <w:bCs/>
          <w:sz w:val="24"/>
          <w:szCs w:val="24"/>
        </w:rPr>
        <w:t>RESULTADOS</w:t>
      </w:r>
      <w:proofErr w:type="gramStart"/>
      <w:r>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41</w:t>
      </w:r>
    </w:p>
    <w:p w14:paraId="6DE8BE39" w14:textId="0AD30342" w:rsidR="00E14C6A" w:rsidRDefault="00E14C6A" w:rsidP="005E3D69">
      <w:pPr>
        <w:pStyle w:val="PargrafodaLista"/>
        <w:numPr>
          <w:ilvl w:val="1"/>
          <w:numId w:val="18"/>
        </w:numPr>
        <w:spacing w:after="0" w:line="360" w:lineRule="auto"/>
        <w:jc w:val="both"/>
        <w:rPr>
          <w:rFonts w:ascii="Arial" w:hAnsi="Arial" w:cs="Arial"/>
          <w:b/>
          <w:bCs/>
          <w:sz w:val="24"/>
          <w:szCs w:val="24"/>
        </w:rPr>
      </w:pPr>
      <w:r>
        <w:rPr>
          <w:rFonts w:ascii="Arial" w:hAnsi="Arial" w:cs="Arial"/>
          <w:b/>
          <w:bCs/>
          <w:sz w:val="24"/>
          <w:szCs w:val="24"/>
        </w:rPr>
        <w:t>ANÁLISE DESCRITIVA</w:t>
      </w:r>
      <w:proofErr w:type="gramStart"/>
      <w:r>
        <w:rPr>
          <w:rFonts w:ascii="Arial" w:hAnsi="Arial" w:cs="Arial"/>
          <w:b/>
          <w:bCs/>
          <w:sz w:val="24"/>
          <w:szCs w:val="24"/>
        </w:rPr>
        <w:t>...........................................</w:t>
      </w:r>
      <w:r w:rsidR="00A521A1">
        <w:rPr>
          <w:rFonts w:ascii="Arial" w:hAnsi="Arial" w:cs="Arial"/>
          <w:b/>
          <w:bCs/>
          <w:sz w:val="24"/>
          <w:szCs w:val="24"/>
        </w:rPr>
        <w:t>......................</w:t>
      </w:r>
      <w:r w:rsidR="00E820CC">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41</w:t>
      </w:r>
    </w:p>
    <w:p w14:paraId="1948D563" w14:textId="3B7C8113" w:rsidR="00E14C6A" w:rsidRDefault="00E14C6A" w:rsidP="005E3D69">
      <w:pPr>
        <w:pStyle w:val="PargrafodaLista"/>
        <w:numPr>
          <w:ilvl w:val="1"/>
          <w:numId w:val="18"/>
        </w:numPr>
        <w:spacing w:after="0" w:line="360" w:lineRule="auto"/>
        <w:jc w:val="both"/>
        <w:rPr>
          <w:rFonts w:ascii="Arial" w:hAnsi="Arial" w:cs="Arial"/>
          <w:b/>
          <w:bCs/>
          <w:sz w:val="24"/>
          <w:szCs w:val="24"/>
        </w:rPr>
      </w:pPr>
      <w:r>
        <w:rPr>
          <w:rFonts w:ascii="Arial" w:hAnsi="Arial" w:cs="Arial"/>
          <w:b/>
          <w:bCs/>
          <w:sz w:val="24"/>
          <w:szCs w:val="24"/>
        </w:rPr>
        <w:t>ESTIMAÇÕES</w:t>
      </w:r>
      <w:proofErr w:type="gramStart"/>
      <w:r>
        <w:rPr>
          <w:rFonts w:ascii="Arial" w:hAnsi="Arial" w:cs="Arial"/>
          <w:b/>
          <w:bCs/>
          <w:sz w:val="24"/>
          <w:szCs w:val="24"/>
        </w:rPr>
        <w:t>.........................................................</w:t>
      </w:r>
      <w:r w:rsidR="00C739F5">
        <w:rPr>
          <w:rFonts w:ascii="Arial" w:hAnsi="Arial" w:cs="Arial"/>
          <w:b/>
          <w:bCs/>
          <w:sz w:val="24"/>
          <w:szCs w:val="24"/>
        </w:rPr>
        <w:t>.....................</w:t>
      </w:r>
      <w:r w:rsidR="00A521A1">
        <w:rPr>
          <w:rFonts w:ascii="Arial" w:hAnsi="Arial" w:cs="Arial"/>
          <w:b/>
          <w:bCs/>
          <w:sz w:val="24"/>
          <w:szCs w:val="24"/>
        </w:rPr>
        <w:t>........</w:t>
      </w:r>
      <w:proofErr w:type="gramEnd"/>
      <w:r w:rsidR="00A521A1">
        <w:rPr>
          <w:rFonts w:ascii="Arial" w:hAnsi="Arial" w:cs="Arial"/>
          <w:b/>
          <w:bCs/>
          <w:sz w:val="24"/>
          <w:szCs w:val="24"/>
        </w:rPr>
        <w:t>55</w:t>
      </w:r>
    </w:p>
    <w:p w14:paraId="28B7B673" w14:textId="589CD75E" w:rsidR="00E14C6A" w:rsidRDefault="00E14C6A" w:rsidP="005E3D69">
      <w:pPr>
        <w:pStyle w:val="PargrafodaLista"/>
        <w:numPr>
          <w:ilvl w:val="2"/>
          <w:numId w:val="18"/>
        </w:numPr>
        <w:spacing w:after="0" w:line="360" w:lineRule="auto"/>
        <w:jc w:val="both"/>
        <w:rPr>
          <w:rFonts w:ascii="Arial" w:hAnsi="Arial" w:cs="Arial"/>
          <w:b/>
          <w:bCs/>
          <w:sz w:val="24"/>
          <w:szCs w:val="24"/>
        </w:rPr>
      </w:pPr>
      <w:r>
        <w:rPr>
          <w:rFonts w:ascii="Arial" w:hAnsi="Arial" w:cs="Arial"/>
          <w:b/>
          <w:bCs/>
          <w:sz w:val="24"/>
          <w:szCs w:val="24"/>
        </w:rPr>
        <w:t>ESTIMAÇÕES ADICIONAIS POR INDIVÍDUO</w:t>
      </w:r>
      <w:proofErr w:type="gramStart"/>
      <w:r w:rsidR="00E820CC">
        <w:rPr>
          <w:rFonts w:ascii="Arial" w:hAnsi="Arial" w:cs="Arial"/>
          <w:b/>
          <w:bCs/>
          <w:sz w:val="24"/>
          <w:szCs w:val="24"/>
        </w:rPr>
        <w:t>....................</w:t>
      </w:r>
      <w:r w:rsidR="00C739F5">
        <w:rPr>
          <w:rFonts w:ascii="Arial" w:hAnsi="Arial" w:cs="Arial"/>
          <w:b/>
          <w:bCs/>
          <w:sz w:val="24"/>
          <w:szCs w:val="24"/>
        </w:rPr>
        <w:t>..</w:t>
      </w:r>
      <w:r w:rsidR="00E820CC">
        <w:rPr>
          <w:rFonts w:ascii="Arial" w:hAnsi="Arial" w:cs="Arial"/>
          <w:b/>
          <w:bCs/>
          <w:sz w:val="24"/>
          <w:szCs w:val="24"/>
        </w:rPr>
        <w:t>.</w:t>
      </w:r>
      <w:r w:rsidR="00C739F5">
        <w:rPr>
          <w:rFonts w:ascii="Arial" w:hAnsi="Arial" w:cs="Arial"/>
          <w:b/>
          <w:bCs/>
          <w:sz w:val="24"/>
          <w:szCs w:val="24"/>
        </w:rPr>
        <w:t>.</w:t>
      </w:r>
      <w:proofErr w:type="gramEnd"/>
      <w:r w:rsidR="00C739F5">
        <w:rPr>
          <w:rFonts w:ascii="Arial" w:hAnsi="Arial" w:cs="Arial"/>
          <w:b/>
          <w:bCs/>
          <w:sz w:val="24"/>
          <w:szCs w:val="24"/>
        </w:rPr>
        <w:t>59</w:t>
      </w:r>
    </w:p>
    <w:p w14:paraId="010D56ED" w14:textId="7C4EAD07" w:rsidR="00E14C6A" w:rsidRDefault="00E14C6A" w:rsidP="005E3D69">
      <w:pPr>
        <w:pStyle w:val="PargrafodaLista"/>
        <w:numPr>
          <w:ilvl w:val="2"/>
          <w:numId w:val="18"/>
        </w:numPr>
        <w:spacing w:after="0" w:line="360" w:lineRule="auto"/>
        <w:jc w:val="both"/>
        <w:rPr>
          <w:rFonts w:ascii="Arial" w:hAnsi="Arial" w:cs="Arial"/>
          <w:b/>
          <w:bCs/>
          <w:sz w:val="24"/>
          <w:szCs w:val="24"/>
        </w:rPr>
      </w:pPr>
      <w:r>
        <w:rPr>
          <w:rFonts w:ascii="Arial" w:hAnsi="Arial" w:cs="Arial"/>
          <w:b/>
          <w:bCs/>
          <w:sz w:val="24"/>
          <w:szCs w:val="24"/>
        </w:rPr>
        <w:t>ESTIMAÇÕES ADICIONAIS POR MUNICÍPIO</w:t>
      </w:r>
      <w:proofErr w:type="gramStart"/>
      <w:r>
        <w:rPr>
          <w:rFonts w:ascii="Arial" w:hAnsi="Arial" w:cs="Arial"/>
          <w:b/>
          <w:bCs/>
          <w:sz w:val="24"/>
          <w:szCs w:val="24"/>
        </w:rPr>
        <w:t>.......</w:t>
      </w:r>
      <w:r w:rsidR="00A521A1">
        <w:rPr>
          <w:rFonts w:ascii="Arial" w:hAnsi="Arial" w:cs="Arial"/>
          <w:b/>
          <w:bCs/>
          <w:sz w:val="24"/>
          <w:szCs w:val="24"/>
        </w:rPr>
        <w:t>...............</w:t>
      </w:r>
      <w:r w:rsidR="00C739F5">
        <w:rPr>
          <w:rFonts w:ascii="Arial" w:hAnsi="Arial" w:cs="Arial"/>
          <w:b/>
          <w:bCs/>
          <w:sz w:val="24"/>
          <w:szCs w:val="24"/>
        </w:rPr>
        <w:t>..</w:t>
      </w:r>
      <w:proofErr w:type="gramEnd"/>
      <w:r w:rsidR="00C739F5">
        <w:rPr>
          <w:rFonts w:ascii="Arial" w:hAnsi="Arial" w:cs="Arial"/>
          <w:b/>
          <w:bCs/>
          <w:sz w:val="24"/>
          <w:szCs w:val="24"/>
        </w:rPr>
        <w:t>61</w:t>
      </w:r>
    </w:p>
    <w:p w14:paraId="098BF93D" w14:textId="44EF17B4" w:rsidR="00E14C6A" w:rsidRDefault="00E14C6A" w:rsidP="005E3D69">
      <w:pPr>
        <w:pStyle w:val="PargrafodaLista"/>
        <w:numPr>
          <w:ilvl w:val="0"/>
          <w:numId w:val="18"/>
        </w:numPr>
        <w:spacing w:after="0" w:line="360" w:lineRule="auto"/>
        <w:jc w:val="both"/>
        <w:rPr>
          <w:rFonts w:ascii="Arial" w:hAnsi="Arial" w:cs="Arial"/>
          <w:b/>
          <w:bCs/>
          <w:sz w:val="24"/>
          <w:szCs w:val="24"/>
        </w:rPr>
      </w:pPr>
      <w:r>
        <w:rPr>
          <w:rFonts w:ascii="Arial" w:hAnsi="Arial" w:cs="Arial"/>
          <w:b/>
          <w:bCs/>
          <w:sz w:val="24"/>
          <w:szCs w:val="24"/>
        </w:rPr>
        <w:t>CONCLUSÃO</w:t>
      </w:r>
      <w:proofErr w:type="gramStart"/>
      <w:r>
        <w:rPr>
          <w:rFonts w:ascii="Arial" w:hAnsi="Arial" w:cs="Arial"/>
          <w:b/>
          <w:bCs/>
          <w:sz w:val="24"/>
          <w:szCs w:val="24"/>
        </w:rPr>
        <w:t>.....................................................................</w:t>
      </w:r>
      <w:r w:rsidR="00C739F5">
        <w:rPr>
          <w:rFonts w:ascii="Arial" w:hAnsi="Arial" w:cs="Arial"/>
          <w:b/>
          <w:bCs/>
          <w:sz w:val="24"/>
          <w:szCs w:val="24"/>
        </w:rPr>
        <w:t>............................</w:t>
      </w:r>
      <w:proofErr w:type="gramEnd"/>
      <w:r w:rsidR="00C739F5">
        <w:rPr>
          <w:rFonts w:ascii="Arial" w:hAnsi="Arial" w:cs="Arial"/>
          <w:b/>
          <w:bCs/>
          <w:sz w:val="24"/>
          <w:szCs w:val="24"/>
        </w:rPr>
        <w:t>70</w:t>
      </w:r>
    </w:p>
    <w:p w14:paraId="7DACCFE4" w14:textId="03D18E49" w:rsidR="00E14C6A" w:rsidRDefault="00E14C6A" w:rsidP="005E3D69">
      <w:pPr>
        <w:spacing w:after="0" w:line="360" w:lineRule="auto"/>
        <w:ind w:left="360"/>
        <w:jc w:val="both"/>
        <w:rPr>
          <w:rFonts w:ascii="Arial" w:hAnsi="Arial" w:cs="Arial"/>
          <w:b/>
          <w:bCs/>
          <w:sz w:val="24"/>
          <w:szCs w:val="24"/>
        </w:rPr>
      </w:pPr>
      <w:r>
        <w:rPr>
          <w:rFonts w:ascii="Arial" w:hAnsi="Arial" w:cs="Arial"/>
          <w:b/>
          <w:bCs/>
          <w:sz w:val="24"/>
          <w:szCs w:val="24"/>
        </w:rPr>
        <w:t>REFERÊNCIAS BIBLIOGRÁFICAS</w:t>
      </w:r>
      <w:proofErr w:type="gramStart"/>
      <w:r>
        <w:rPr>
          <w:rFonts w:ascii="Arial" w:hAnsi="Arial" w:cs="Arial"/>
          <w:b/>
          <w:bCs/>
          <w:sz w:val="24"/>
          <w:szCs w:val="24"/>
        </w:rPr>
        <w:t>........................................</w:t>
      </w:r>
      <w:r w:rsidR="00C739F5">
        <w:rPr>
          <w:rFonts w:ascii="Arial" w:hAnsi="Arial" w:cs="Arial"/>
          <w:b/>
          <w:bCs/>
          <w:sz w:val="24"/>
          <w:szCs w:val="24"/>
        </w:rPr>
        <w:t>............................</w:t>
      </w:r>
      <w:proofErr w:type="gramEnd"/>
      <w:r w:rsidR="00C739F5">
        <w:rPr>
          <w:rFonts w:ascii="Arial" w:hAnsi="Arial" w:cs="Arial"/>
          <w:b/>
          <w:bCs/>
          <w:sz w:val="24"/>
          <w:szCs w:val="24"/>
        </w:rPr>
        <w:t>72</w:t>
      </w:r>
    </w:p>
    <w:p w14:paraId="34A45B5C" w14:textId="3855705C" w:rsidR="00BB68E0" w:rsidRDefault="00E14C6A" w:rsidP="00BB68E0">
      <w:pPr>
        <w:spacing w:after="0" w:line="360" w:lineRule="auto"/>
        <w:ind w:firstLine="360"/>
        <w:jc w:val="both"/>
        <w:rPr>
          <w:rFonts w:ascii="Arial" w:hAnsi="Arial" w:cs="Arial"/>
          <w:b/>
          <w:bCs/>
          <w:sz w:val="24"/>
          <w:szCs w:val="24"/>
        </w:rPr>
      </w:pPr>
      <w:r>
        <w:rPr>
          <w:rFonts w:ascii="Arial" w:hAnsi="Arial" w:cs="Arial"/>
          <w:b/>
          <w:bCs/>
          <w:sz w:val="24"/>
          <w:szCs w:val="24"/>
        </w:rPr>
        <w:t>ANEXOS</w:t>
      </w:r>
      <w:proofErr w:type="gramStart"/>
      <w:r>
        <w:rPr>
          <w:rFonts w:ascii="Arial" w:hAnsi="Arial" w:cs="Arial"/>
          <w:b/>
          <w:bCs/>
          <w:sz w:val="24"/>
          <w:szCs w:val="24"/>
        </w:rPr>
        <w:t>...................................................................................</w:t>
      </w:r>
      <w:r w:rsidR="00BB68E0">
        <w:rPr>
          <w:rFonts w:ascii="Arial" w:hAnsi="Arial" w:cs="Arial"/>
          <w:b/>
          <w:bCs/>
          <w:sz w:val="24"/>
          <w:szCs w:val="24"/>
        </w:rPr>
        <w:t>...............</w:t>
      </w:r>
      <w:r w:rsidR="00C739F5">
        <w:rPr>
          <w:rFonts w:ascii="Arial" w:hAnsi="Arial" w:cs="Arial"/>
          <w:b/>
          <w:bCs/>
          <w:sz w:val="24"/>
          <w:szCs w:val="24"/>
        </w:rPr>
        <w:t>.............</w:t>
      </w:r>
      <w:proofErr w:type="gramEnd"/>
      <w:r w:rsidR="00C739F5">
        <w:rPr>
          <w:rFonts w:ascii="Arial" w:hAnsi="Arial" w:cs="Arial"/>
          <w:b/>
          <w:bCs/>
          <w:sz w:val="24"/>
          <w:szCs w:val="24"/>
        </w:rPr>
        <w:t>76</w:t>
      </w:r>
    </w:p>
    <w:p w14:paraId="21D8015D" w14:textId="77777777" w:rsidR="00BB68E0" w:rsidRDefault="00BB68E0" w:rsidP="00BB68E0">
      <w:pPr>
        <w:pStyle w:val="PargrafodaLista"/>
        <w:spacing w:line="480" w:lineRule="auto"/>
        <w:ind w:left="360"/>
        <w:jc w:val="both"/>
        <w:rPr>
          <w:rFonts w:ascii="Arial" w:hAnsi="Arial" w:cs="Arial"/>
          <w:b/>
          <w:bCs/>
          <w:sz w:val="24"/>
          <w:szCs w:val="24"/>
        </w:rPr>
        <w:sectPr w:rsidR="00BB68E0" w:rsidSect="00C70651">
          <w:footerReference w:type="default" r:id="rId11"/>
          <w:headerReference w:type="first" r:id="rId12"/>
          <w:footerReference w:type="first" r:id="rId13"/>
          <w:pgSz w:w="11906" w:h="16838"/>
          <w:pgMar w:top="1701" w:right="1134" w:bottom="1134" w:left="1701" w:header="708" w:footer="709" w:gutter="0"/>
          <w:pgNumType w:start="1"/>
          <w:cols w:space="708"/>
          <w:titlePg/>
          <w:docGrid w:linePitch="360"/>
        </w:sectPr>
      </w:pPr>
    </w:p>
    <w:p w14:paraId="0E1BC138" w14:textId="59D02994" w:rsidR="00BB68E0" w:rsidRDefault="00BB68E0" w:rsidP="00BB68E0">
      <w:pPr>
        <w:pStyle w:val="PargrafodaLista"/>
        <w:spacing w:line="480" w:lineRule="auto"/>
        <w:ind w:left="360"/>
        <w:jc w:val="both"/>
        <w:rPr>
          <w:rFonts w:ascii="Arial" w:hAnsi="Arial" w:cs="Arial"/>
          <w:b/>
          <w:bCs/>
          <w:sz w:val="24"/>
          <w:szCs w:val="24"/>
        </w:rPr>
      </w:pPr>
    </w:p>
    <w:p w14:paraId="76B90427" w14:textId="77777777" w:rsidR="00BB68E0" w:rsidRDefault="00BB68E0" w:rsidP="00BB68E0">
      <w:pPr>
        <w:pStyle w:val="PargrafodaLista"/>
        <w:spacing w:line="480" w:lineRule="auto"/>
        <w:ind w:left="360"/>
        <w:jc w:val="both"/>
        <w:rPr>
          <w:rFonts w:ascii="Arial" w:hAnsi="Arial" w:cs="Arial"/>
          <w:b/>
          <w:bCs/>
          <w:sz w:val="24"/>
          <w:szCs w:val="24"/>
        </w:rPr>
      </w:pPr>
    </w:p>
    <w:p w14:paraId="32E1554A" w14:textId="77777777" w:rsidR="00BB68E0" w:rsidRDefault="00BB68E0" w:rsidP="00BB68E0">
      <w:pPr>
        <w:pStyle w:val="PargrafodaLista"/>
        <w:spacing w:line="480" w:lineRule="auto"/>
        <w:ind w:left="360"/>
        <w:jc w:val="both"/>
        <w:rPr>
          <w:rFonts w:ascii="Arial" w:hAnsi="Arial" w:cs="Arial"/>
          <w:b/>
          <w:bCs/>
          <w:sz w:val="24"/>
          <w:szCs w:val="24"/>
        </w:rPr>
      </w:pPr>
    </w:p>
    <w:p w14:paraId="0991BAF3" w14:textId="77777777" w:rsidR="00BB68E0" w:rsidRDefault="00BB68E0" w:rsidP="00BB68E0">
      <w:pPr>
        <w:pStyle w:val="PargrafodaLista"/>
        <w:spacing w:line="480" w:lineRule="auto"/>
        <w:ind w:left="360"/>
        <w:jc w:val="both"/>
        <w:rPr>
          <w:rFonts w:ascii="Arial" w:hAnsi="Arial" w:cs="Arial"/>
          <w:b/>
          <w:bCs/>
          <w:sz w:val="24"/>
          <w:szCs w:val="24"/>
        </w:rPr>
      </w:pPr>
    </w:p>
    <w:p w14:paraId="36BD9F32" w14:textId="77777777" w:rsidR="00BB68E0" w:rsidRDefault="00BB68E0" w:rsidP="00BB68E0">
      <w:pPr>
        <w:pStyle w:val="PargrafodaLista"/>
        <w:spacing w:line="480" w:lineRule="auto"/>
        <w:ind w:left="360"/>
        <w:jc w:val="both"/>
        <w:rPr>
          <w:rFonts w:ascii="Arial" w:hAnsi="Arial" w:cs="Arial"/>
          <w:b/>
          <w:bCs/>
          <w:sz w:val="24"/>
          <w:szCs w:val="24"/>
        </w:rPr>
      </w:pPr>
    </w:p>
    <w:p w14:paraId="23910D5E" w14:textId="77777777" w:rsidR="00BB68E0" w:rsidRDefault="00BB68E0" w:rsidP="00BB68E0">
      <w:pPr>
        <w:pStyle w:val="PargrafodaLista"/>
        <w:spacing w:line="480" w:lineRule="auto"/>
        <w:ind w:left="360"/>
        <w:jc w:val="both"/>
        <w:rPr>
          <w:rFonts w:ascii="Arial" w:hAnsi="Arial" w:cs="Arial"/>
          <w:b/>
          <w:bCs/>
          <w:sz w:val="24"/>
          <w:szCs w:val="24"/>
        </w:rPr>
      </w:pPr>
    </w:p>
    <w:p w14:paraId="0EBA9E93" w14:textId="77777777" w:rsidR="00BB68E0" w:rsidRDefault="00BB68E0" w:rsidP="00BB68E0">
      <w:pPr>
        <w:pStyle w:val="PargrafodaLista"/>
        <w:spacing w:line="480" w:lineRule="auto"/>
        <w:ind w:left="360"/>
        <w:jc w:val="both"/>
        <w:rPr>
          <w:rFonts w:ascii="Arial" w:hAnsi="Arial" w:cs="Arial"/>
          <w:b/>
          <w:bCs/>
          <w:sz w:val="24"/>
          <w:szCs w:val="24"/>
        </w:rPr>
      </w:pPr>
    </w:p>
    <w:p w14:paraId="2862358F" w14:textId="77777777" w:rsidR="00BB68E0" w:rsidRDefault="00BB68E0" w:rsidP="00BB68E0">
      <w:pPr>
        <w:pStyle w:val="PargrafodaLista"/>
        <w:spacing w:line="480" w:lineRule="auto"/>
        <w:ind w:left="360"/>
        <w:jc w:val="both"/>
        <w:rPr>
          <w:rFonts w:ascii="Arial" w:hAnsi="Arial" w:cs="Arial"/>
          <w:b/>
          <w:bCs/>
          <w:sz w:val="24"/>
          <w:szCs w:val="24"/>
        </w:rPr>
      </w:pPr>
    </w:p>
    <w:p w14:paraId="5AAD85B7" w14:textId="77777777" w:rsidR="00BB68E0" w:rsidRDefault="00BB68E0" w:rsidP="00BB68E0">
      <w:pPr>
        <w:pStyle w:val="PargrafodaLista"/>
        <w:spacing w:line="480" w:lineRule="auto"/>
        <w:ind w:left="360"/>
        <w:jc w:val="both"/>
        <w:rPr>
          <w:rFonts w:ascii="Arial" w:hAnsi="Arial" w:cs="Arial"/>
          <w:b/>
          <w:bCs/>
          <w:sz w:val="24"/>
          <w:szCs w:val="24"/>
        </w:rPr>
      </w:pPr>
    </w:p>
    <w:p w14:paraId="4DEFA45B" w14:textId="77777777" w:rsidR="00BB68E0" w:rsidRDefault="00BB68E0" w:rsidP="00BB68E0">
      <w:pPr>
        <w:pStyle w:val="PargrafodaLista"/>
        <w:spacing w:line="480" w:lineRule="auto"/>
        <w:ind w:left="360"/>
        <w:jc w:val="both"/>
        <w:rPr>
          <w:rFonts w:ascii="Arial" w:hAnsi="Arial" w:cs="Arial"/>
          <w:b/>
          <w:bCs/>
          <w:sz w:val="24"/>
          <w:szCs w:val="24"/>
        </w:rPr>
      </w:pPr>
    </w:p>
    <w:p w14:paraId="2539A906" w14:textId="499BE5BB" w:rsidR="009F40AD" w:rsidRPr="00BB68E0" w:rsidRDefault="009F40AD" w:rsidP="00BB68E0">
      <w:pPr>
        <w:pStyle w:val="PargrafodaLista"/>
        <w:numPr>
          <w:ilvl w:val="0"/>
          <w:numId w:val="1"/>
        </w:numPr>
        <w:spacing w:line="480" w:lineRule="auto"/>
        <w:jc w:val="both"/>
        <w:rPr>
          <w:rFonts w:ascii="Arial" w:hAnsi="Arial" w:cs="Arial"/>
          <w:b/>
          <w:bCs/>
          <w:sz w:val="24"/>
          <w:szCs w:val="24"/>
        </w:rPr>
      </w:pPr>
      <w:r w:rsidRPr="00BB68E0">
        <w:rPr>
          <w:rFonts w:ascii="Arial" w:hAnsi="Arial" w:cs="Arial"/>
          <w:b/>
          <w:bCs/>
          <w:sz w:val="24"/>
          <w:szCs w:val="24"/>
        </w:rPr>
        <w:lastRenderedPageBreak/>
        <w:t>INTRODUÇÃO</w:t>
      </w:r>
    </w:p>
    <w:p w14:paraId="0854496A" w14:textId="69A43407" w:rsidR="00BE362C" w:rsidRDefault="009F40AD" w:rsidP="006F490E">
      <w:pPr>
        <w:spacing w:after="0" w:line="360" w:lineRule="auto"/>
        <w:ind w:firstLine="708"/>
        <w:jc w:val="both"/>
        <w:rPr>
          <w:rFonts w:ascii="Arial" w:hAnsi="Arial" w:cs="Arial"/>
          <w:sz w:val="24"/>
          <w:szCs w:val="24"/>
        </w:rPr>
      </w:pPr>
      <w:r w:rsidRPr="0045388F">
        <w:rPr>
          <w:rFonts w:ascii="Arial" w:hAnsi="Arial" w:cs="Arial"/>
          <w:sz w:val="24"/>
          <w:szCs w:val="24"/>
        </w:rPr>
        <w:t xml:space="preserve">Diante </w:t>
      </w:r>
      <w:r w:rsidR="00BE362C">
        <w:rPr>
          <w:rFonts w:ascii="Arial" w:hAnsi="Arial" w:cs="Arial"/>
          <w:sz w:val="24"/>
          <w:szCs w:val="24"/>
        </w:rPr>
        <w:t>da</w:t>
      </w:r>
      <w:r w:rsidRPr="0045388F">
        <w:rPr>
          <w:rFonts w:ascii="Arial" w:hAnsi="Arial" w:cs="Arial"/>
          <w:sz w:val="24"/>
          <w:szCs w:val="24"/>
        </w:rPr>
        <w:t xml:space="preserve"> intensificação do processo de globalização</w:t>
      </w:r>
      <w:r>
        <w:rPr>
          <w:rFonts w:ascii="Arial" w:hAnsi="Arial" w:cs="Arial"/>
          <w:sz w:val="24"/>
          <w:szCs w:val="24"/>
        </w:rPr>
        <w:t xml:space="preserve"> e da expansão</w:t>
      </w:r>
      <w:r w:rsidRPr="0045388F">
        <w:rPr>
          <w:rFonts w:ascii="Arial" w:hAnsi="Arial" w:cs="Arial"/>
          <w:sz w:val="24"/>
          <w:szCs w:val="24"/>
        </w:rPr>
        <w:t xml:space="preserve"> das tecnologias de informação e comunicação (TIC), </w:t>
      </w:r>
      <w:r w:rsidR="009D11E6">
        <w:rPr>
          <w:rFonts w:ascii="Arial" w:hAnsi="Arial" w:cs="Arial"/>
          <w:sz w:val="24"/>
          <w:szCs w:val="24"/>
        </w:rPr>
        <w:t xml:space="preserve">nota-se </w:t>
      </w:r>
      <w:r w:rsidRPr="0045388F">
        <w:rPr>
          <w:rFonts w:ascii="Arial" w:hAnsi="Arial" w:cs="Arial"/>
          <w:sz w:val="24"/>
          <w:szCs w:val="24"/>
        </w:rPr>
        <w:t xml:space="preserve">uma relação consistente entre </w:t>
      </w:r>
      <w:r>
        <w:rPr>
          <w:rFonts w:ascii="Arial" w:hAnsi="Arial" w:cs="Arial"/>
          <w:sz w:val="24"/>
          <w:szCs w:val="24"/>
        </w:rPr>
        <w:t xml:space="preserve">o acesso, a </w:t>
      </w:r>
      <w:r w:rsidRPr="0045388F">
        <w:rPr>
          <w:rFonts w:ascii="Arial" w:hAnsi="Arial" w:cs="Arial"/>
          <w:sz w:val="24"/>
          <w:szCs w:val="24"/>
        </w:rPr>
        <w:t>difusão</w:t>
      </w:r>
      <w:r w:rsidR="009D11E6">
        <w:rPr>
          <w:rFonts w:ascii="Arial" w:hAnsi="Arial" w:cs="Arial"/>
          <w:sz w:val="24"/>
          <w:szCs w:val="24"/>
        </w:rPr>
        <w:t>,</w:t>
      </w:r>
      <w:r>
        <w:rPr>
          <w:rFonts w:ascii="Arial" w:hAnsi="Arial" w:cs="Arial"/>
          <w:sz w:val="24"/>
          <w:szCs w:val="24"/>
        </w:rPr>
        <w:t xml:space="preserve"> a </w:t>
      </w:r>
      <w:r w:rsidRPr="0045388F">
        <w:rPr>
          <w:rFonts w:ascii="Arial" w:hAnsi="Arial" w:cs="Arial"/>
          <w:sz w:val="24"/>
          <w:szCs w:val="24"/>
        </w:rPr>
        <w:t xml:space="preserve">inclusão digital e a </w:t>
      </w:r>
      <w:r>
        <w:rPr>
          <w:rFonts w:ascii="Arial" w:hAnsi="Arial" w:cs="Arial"/>
          <w:sz w:val="24"/>
          <w:szCs w:val="24"/>
        </w:rPr>
        <w:t>maximização</w:t>
      </w:r>
      <w:r w:rsidRPr="0045388F">
        <w:rPr>
          <w:rFonts w:ascii="Arial" w:hAnsi="Arial" w:cs="Arial"/>
          <w:sz w:val="24"/>
          <w:szCs w:val="24"/>
        </w:rPr>
        <w:t xml:space="preserve"> de oportunidades</w:t>
      </w:r>
      <w:r>
        <w:rPr>
          <w:rFonts w:ascii="Arial" w:hAnsi="Arial" w:cs="Arial"/>
          <w:sz w:val="24"/>
          <w:szCs w:val="24"/>
        </w:rPr>
        <w:t xml:space="preserve"> individuais</w:t>
      </w:r>
      <w:r w:rsidRPr="0045388F">
        <w:rPr>
          <w:rFonts w:ascii="Arial" w:hAnsi="Arial" w:cs="Arial"/>
          <w:sz w:val="24"/>
          <w:szCs w:val="24"/>
        </w:rPr>
        <w:t>, comerciais, econômicas e d</w:t>
      </w:r>
      <w:r>
        <w:rPr>
          <w:rFonts w:ascii="Arial" w:hAnsi="Arial" w:cs="Arial"/>
          <w:sz w:val="24"/>
          <w:szCs w:val="24"/>
        </w:rPr>
        <w:t>e</w:t>
      </w:r>
      <w:r w:rsidRPr="0045388F">
        <w:rPr>
          <w:rFonts w:ascii="Arial" w:hAnsi="Arial" w:cs="Arial"/>
          <w:sz w:val="24"/>
          <w:szCs w:val="24"/>
        </w:rPr>
        <w:t xml:space="preserve"> promoção do bem-estar social. </w:t>
      </w:r>
      <w:r w:rsidR="00BE362C">
        <w:rPr>
          <w:rFonts w:ascii="Arial" w:hAnsi="Arial" w:cs="Arial"/>
          <w:sz w:val="24"/>
          <w:szCs w:val="24"/>
        </w:rPr>
        <w:t>Nesse sentido</w:t>
      </w:r>
      <w:r w:rsidRPr="0045388F">
        <w:rPr>
          <w:rFonts w:ascii="Arial" w:hAnsi="Arial" w:cs="Arial"/>
          <w:sz w:val="24"/>
          <w:szCs w:val="24"/>
        </w:rPr>
        <w:t xml:space="preserve">, </w:t>
      </w:r>
      <w:r>
        <w:rPr>
          <w:rFonts w:ascii="Arial" w:hAnsi="Arial" w:cs="Arial"/>
          <w:sz w:val="24"/>
          <w:szCs w:val="24"/>
        </w:rPr>
        <w:t xml:space="preserve">ao ser tratado como </w:t>
      </w:r>
      <w:r w:rsidRPr="0045388F">
        <w:rPr>
          <w:rFonts w:ascii="Arial" w:hAnsi="Arial" w:cs="Arial"/>
          <w:sz w:val="24"/>
          <w:szCs w:val="24"/>
        </w:rPr>
        <w:t>um catalisador de produção, comunicação</w:t>
      </w:r>
      <w:r>
        <w:rPr>
          <w:rFonts w:ascii="Arial" w:hAnsi="Arial" w:cs="Arial"/>
          <w:sz w:val="24"/>
          <w:szCs w:val="24"/>
        </w:rPr>
        <w:t>,</w:t>
      </w:r>
      <w:r w:rsidRPr="0045388F">
        <w:rPr>
          <w:rFonts w:ascii="Arial" w:hAnsi="Arial" w:cs="Arial"/>
          <w:sz w:val="24"/>
          <w:szCs w:val="24"/>
        </w:rPr>
        <w:t xml:space="preserve"> participação</w:t>
      </w:r>
      <w:r>
        <w:rPr>
          <w:rFonts w:ascii="Arial" w:hAnsi="Arial" w:cs="Arial"/>
          <w:sz w:val="24"/>
          <w:szCs w:val="24"/>
        </w:rPr>
        <w:t xml:space="preserve"> e</w:t>
      </w:r>
      <w:r w:rsidRPr="0045388F">
        <w:rPr>
          <w:rFonts w:ascii="Arial" w:hAnsi="Arial" w:cs="Arial"/>
          <w:sz w:val="24"/>
          <w:szCs w:val="24"/>
        </w:rPr>
        <w:t xml:space="preserve"> inovação, o acesso </w:t>
      </w:r>
      <w:r>
        <w:rPr>
          <w:rFonts w:ascii="Arial" w:hAnsi="Arial" w:cs="Arial"/>
          <w:sz w:val="24"/>
          <w:szCs w:val="24"/>
        </w:rPr>
        <w:t>às</w:t>
      </w:r>
      <w:r w:rsidRPr="0045388F">
        <w:rPr>
          <w:rFonts w:ascii="Arial" w:hAnsi="Arial" w:cs="Arial"/>
          <w:sz w:val="24"/>
          <w:szCs w:val="24"/>
        </w:rPr>
        <w:t xml:space="preserve"> </w:t>
      </w:r>
      <w:r>
        <w:rPr>
          <w:rFonts w:ascii="Arial" w:hAnsi="Arial" w:cs="Arial"/>
          <w:sz w:val="24"/>
          <w:szCs w:val="24"/>
        </w:rPr>
        <w:t>TIC</w:t>
      </w:r>
      <w:r w:rsidRPr="0045388F">
        <w:rPr>
          <w:rFonts w:ascii="Arial" w:hAnsi="Arial" w:cs="Arial"/>
          <w:sz w:val="24"/>
          <w:szCs w:val="24"/>
        </w:rPr>
        <w:t xml:space="preserve"> cresceu de maneira exponencial nas </w:t>
      </w:r>
      <w:r>
        <w:rPr>
          <w:rFonts w:ascii="Arial" w:hAnsi="Arial" w:cs="Arial"/>
          <w:sz w:val="24"/>
          <w:szCs w:val="24"/>
        </w:rPr>
        <w:t xml:space="preserve">duas </w:t>
      </w:r>
      <w:r w:rsidRPr="0045388F">
        <w:rPr>
          <w:rFonts w:ascii="Arial" w:hAnsi="Arial" w:cs="Arial"/>
          <w:sz w:val="24"/>
          <w:szCs w:val="24"/>
        </w:rPr>
        <w:t>últimas décadas e</w:t>
      </w:r>
      <w:r>
        <w:rPr>
          <w:rFonts w:ascii="Arial" w:hAnsi="Arial" w:cs="Arial"/>
          <w:sz w:val="24"/>
          <w:szCs w:val="24"/>
        </w:rPr>
        <w:t xml:space="preserve">, </w:t>
      </w:r>
      <w:r w:rsidRPr="0045388F">
        <w:rPr>
          <w:rFonts w:ascii="Arial" w:hAnsi="Arial" w:cs="Arial"/>
          <w:sz w:val="24"/>
          <w:szCs w:val="24"/>
        </w:rPr>
        <w:t xml:space="preserve">deixando de ocorrer </w:t>
      </w:r>
      <w:r>
        <w:rPr>
          <w:rFonts w:ascii="Arial" w:hAnsi="Arial" w:cs="Arial"/>
          <w:sz w:val="24"/>
          <w:szCs w:val="24"/>
        </w:rPr>
        <w:t>apenas em</w:t>
      </w:r>
      <w:r w:rsidRPr="0045388F">
        <w:rPr>
          <w:rFonts w:ascii="Arial" w:hAnsi="Arial" w:cs="Arial"/>
          <w:sz w:val="24"/>
          <w:szCs w:val="24"/>
        </w:rPr>
        <w:t xml:space="preserve"> países </w:t>
      </w:r>
      <w:r>
        <w:rPr>
          <w:rFonts w:ascii="Arial" w:hAnsi="Arial" w:cs="Arial"/>
          <w:sz w:val="24"/>
          <w:szCs w:val="24"/>
        </w:rPr>
        <w:t>desenvolvidos</w:t>
      </w:r>
      <w:r w:rsidRPr="0045388F">
        <w:rPr>
          <w:rFonts w:ascii="Arial" w:hAnsi="Arial" w:cs="Arial"/>
          <w:sz w:val="24"/>
          <w:szCs w:val="24"/>
        </w:rPr>
        <w:t xml:space="preserve">, já </w:t>
      </w:r>
      <w:r>
        <w:rPr>
          <w:rFonts w:ascii="Arial" w:hAnsi="Arial" w:cs="Arial"/>
          <w:sz w:val="24"/>
          <w:szCs w:val="24"/>
        </w:rPr>
        <w:t>está presente</w:t>
      </w:r>
      <w:r w:rsidRPr="0045388F">
        <w:rPr>
          <w:rFonts w:ascii="Arial" w:hAnsi="Arial" w:cs="Arial"/>
          <w:sz w:val="24"/>
          <w:szCs w:val="24"/>
        </w:rPr>
        <w:t xml:space="preserve"> na realidade e</w:t>
      </w:r>
      <w:r>
        <w:rPr>
          <w:rFonts w:ascii="Arial" w:hAnsi="Arial" w:cs="Arial"/>
          <w:sz w:val="24"/>
          <w:szCs w:val="24"/>
        </w:rPr>
        <w:t xml:space="preserve"> </w:t>
      </w:r>
      <w:r w:rsidRPr="0045388F">
        <w:rPr>
          <w:rFonts w:ascii="Arial" w:hAnsi="Arial" w:cs="Arial"/>
          <w:sz w:val="24"/>
          <w:szCs w:val="24"/>
        </w:rPr>
        <w:t xml:space="preserve">rotina </w:t>
      </w:r>
      <w:r>
        <w:rPr>
          <w:rFonts w:ascii="Arial" w:hAnsi="Arial" w:cs="Arial"/>
          <w:sz w:val="24"/>
          <w:szCs w:val="24"/>
        </w:rPr>
        <w:t>dos</w:t>
      </w:r>
      <w:r w:rsidRPr="0045388F">
        <w:rPr>
          <w:rFonts w:ascii="Arial" w:hAnsi="Arial" w:cs="Arial"/>
          <w:sz w:val="24"/>
          <w:szCs w:val="24"/>
        </w:rPr>
        <w:t xml:space="preserve"> países </w:t>
      </w:r>
      <w:r>
        <w:rPr>
          <w:rFonts w:ascii="Arial" w:hAnsi="Arial" w:cs="Arial"/>
          <w:sz w:val="24"/>
          <w:szCs w:val="24"/>
        </w:rPr>
        <w:t>em desenvolvimento</w:t>
      </w:r>
      <w:r w:rsidRPr="0045388F">
        <w:rPr>
          <w:rFonts w:ascii="Arial" w:hAnsi="Arial" w:cs="Arial"/>
          <w:sz w:val="24"/>
          <w:szCs w:val="24"/>
        </w:rPr>
        <w:t xml:space="preserve"> </w:t>
      </w:r>
      <w:r w:rsidRPr="00ED5014">
        <w:rPr>
          <w:rFonts w:ascii="Arial" w:hAnsi="Arial" w:cs="Arial"/>
          <w:sz w:val="24"/>
          <w:szCs w:val="24"/>
        </w:rPr>
        <w:t xml:space="preserve">(LIVINGSTONE </w:t>
      </w:r>
      <w:proofErr w:type="gramStart"/>
      <w:r w:rsidRPr="00ED5014">
        <w:rPr>
          <w:rFonts w:ascii="Arial" w:hAnsi="Arial" w:cs="Arial"/>
          <w:i/>
          <w:iCs/>
          <w:sz w:val="24"/>
          <w:szCs w:val="24"/>
        </w:rPr>
        <w:t>et</w:t>
      </w:r>
      <w:proofErr w:type="gramEnd"/>
      <w:r w:rsidRPr="00ED5014">
        <w:rPr>
          <w:rFonts w:ascii="Arial" w:hAnsi="Arial" w:cs="Arial"/>
          <w:i/>
          <w:iCs/>
          <w:sz w:val="24"/>
          <w:szCs w:val="24"/>
        </w:rPr>
        <w:t xml:space="preserve"> al</w:t>
      </w:r>
      <w:r>
        <w:rPr>
          <w:rFonts w:ascii="Arial" w:hAnsi="Arial" w:cs="Arial"/>
          <w:sz w:val="24"/>
          <w:szCs w:val="24"/>
        </w:rPr>
        <w:t>., 2017; UNICEF, 2013</w:t>
      </w:r>
      <w:r w:rsidRPr="00ED5014">
        <w:rPr>
          <w:rFonts w:ascii="Arial" w:hAnsi="Arial" w:cs="Arial"/>
          <w:sz w:val="24"/>
          <w:szCs w:val="24"/>
        </w:rPr>
        <w:t>; 2017; 2019)</w:t>
      </w:r>
      <w:r>
        <w:rPr>
          <w:rFonts w:ascii="Arial" w:hAnsi="Arial" w:cs="Arial"/>
          <w:sz w:val="24"/>
          <w:szCs w:val="24"/>
        </w:rPr>
        <w:t xml:space="preserve">. </w:t>
      </w:r>
    </w:p>
    <w:p w14:paraId="249122A1" w14:textId="3CA74A41" w:rsidR="00BE362C" w:rsidRPr="00E166C3" w:rsidRDefault="009D11E6" w:rsidP="00E166C3">
      <w:pPr>
        <w:spacing w:after="0" w:line="360" w:lineRule="auto"/>
        <w:ind w:firstLine="708"/>
        <w:jc w:val="both"/>
        <w:rPr>
          <w:rFonts w:ascii="Arial" w:hAnsi="Arial" w:cs="Arial"/>
          <w:sz w:val="24"/>
          <w:szCs w:val="24"/>
        </w:rPr>
      </w:pPr>
      <w:r w:rsidRPr="00D04595">
        <w:rPr>
          <w:rFonts w:ascii="Arial" w:hAnsi="Arial" w:cs="Arial"/>
          <w:sz w:val="24"/>
          <w:szCs w:val="24"/>
        </w:rPr>
        <w:t>Segundo o Banco Mundial (2016)</w:t>
      </w:r>
      <w:r w:rsidR="009F40AD" w:rsidRPr="00D04595">
        <w:rPr>
          <w:rFonts w:ascii="Arial" w:hAnsi="Arial" w:cs="Arial"/>
          <w:sz w:val="24"/>
          <w:szCs w:val="24"/>
        </w:rPr>
        <w:t xml:space="preserve">, o crescimento da população </w:t>
      </w:r>
      <w:r w:rsidR="000E56E6">
        <w:rPr>
          <w:rFonts w:ascii="Arial" w:hAnsi="Arial" w:cs="Arial"/>
          <w:sz w:val="24"/>
          <w:szCs w:val="24"/>
        </w:rPr>
        <w:t>d</w:t>
      </w:r>
      <w:r w:rsidR="000E56E6" w:rsidRPr="00D04595">
        <w:rPr>
          <w:rFonts w:ascii="Arial" w:hAnsi="Arial" w:cs="Arial"/>
          <w:sz w:val="24"/>
          <w:szCs w:val="24"/>
        </w:rPr>
        <w:t xml:space="preserve">os países em desenvolvimento </w:t>
      </w:r>
      <w:r w:rsidR="009F40AD" w:rsidRPr="00D04595">
        <w:rPr>
          <w:rFonts w:ascii="Arial" w:hAnsi="Arial" w:cs="Arial"/>
          <w:sz w:val="24"/>
          <w:szCs w:val="24"/>
        </w:rPr>
        <w:t xml:space="preserve">com acesso às TIC </w:t>
      </w:r>
      <w:r w:rsidR="000E56E6">
        <w:rPr>
          <w:rFonts w:ascii="Arial" w:hAnsi="Arial" w:cs="Arial"/>
          <w:sz w:val="24"/>
          <w:szCs w:val="24"/>
        </w:rPr>
        <w:t>entre</w:t>
      </w:r>
      <w:r w:rsidR="000E56E6" w:rsidRPr="00D04595">
        <w:rPr>
          <w:rFonts w:ascii="Arial" w:hAnsi="Arial" w:cs="Arial"/>
          <w:sz w:val="24"/>
          <w:szCs w:val="24"/>
        </w:rPr>
        <w:t xml:space="preserve"> 1995 </w:t>
      </w:r>
      <w:r w:rsidR="000E56E6">
        <w:rPr>
          <w:rFonts w:ascii="Arial" w:hAnsi="Arial" w:cs="Arial"/>
          <w:sz w:val="24"/>
          <w:szCs w:val="24"/>
        </w:rPr>
        <w:t>e</w:t>
      </w:r>
      <w:r w:rsidR="000E56E6" w:rsidRPr="00D04595">
        <w:rPr>
          <w:rFonts w:ascii="Arial" w:hAnsi="Arial" w:cs="Arial"/>
          <w:sz w:val="24"/>
          <w:szCs w:val="24"/>
        </w:rPr>
        <w:t xml:space="preserve"> 2015 </w:t>
      </w:r>
      <w:r w:rsidR="009F40AD" w:rsidRPr="00D04595">
        <w:rPr>
          <w:rFonts w:ascii="Arial" w:hAnsi="Arial" w:cs="Arial"/>
          <w:sz w:val="24"/>
          <w:szCs w:val="24"/>
        </w:rPr>
        <w:t xml:space="preserve">foi superior ao crescimento no número de pessoas com acesso à eletricidade, ao abastecimento de água, ao saneamento básico e ao ensino médio. </w:t>
      </w:r>
      <w:r w:rsidR="000E56E6">
        <w:rPr>
          <w:rFonts w:ascii="Arial" w:hAnsi="Arial" w:cs="Arial"/>
          <w:sz w:val="24"/>
          <w:szCs w:val="24"/>
        </w:rPr>
        <w:t>Além disso, a</w:t>
      </w:r>
      <w:r w:rsidR="00C025AC" w:rsidRPr="00D04595">
        <w:rPr>
          <w:rFonts w:ascii="Arial" w:hAnsi="Arial" w:cs="Arial"/>
          <w:sz w:val="24"/>
          <w:szCs w:val="24"/>
        </w:rPr>
        <w:t>ntes de 2015</w:t>
      </w:r>
      <w:r w:rsidR="009F40AD" w:rsidRPr="00D04595">
        <w:rPr>
          <w:rFonts w:ascii="Arial" w:hAnsi="Arial" w:cs="Arial"/>
          <w:sz w:val="24"/>
          <w:szCs w:val="24"/>
        </w:rPr>
        <w:t xml:space="preserve">, o número total de acesso à telefonia móvel também </w:t>
      </w:r>
      <w:r w:rsidR="00A233FC">
        <w:rPr>
          <w:rFonts w:ascii="Arial" w:hAnsi="Arial" w:cs="Arial"/>
          <w:sz w:val="24"/>
          <w:szCs w:val="24"/>
        </w:rPr>
        <w:t>havia</w:t>
      </w:r>
      <w:r w:rsidR="009F40AD" w:rsidRPr="00D04595">
        <w:rPr>
          <w:rFonts w:ascii="Arial" w:hAnsi="Arial" w:cs="Arial"/>
          <w:sz w:val="24"/>
          <w:szCs w:val="24"/>
        </w:rPr>
        <w:t xml:space="preserve"> </w:t>
      </w:r>
      <w:r w:rsidR="00A233FC">
        <w:rPr>
          <w:rFonts w:ascii="Arial" w:hAnsi="Arial" w:cs="Arial"/>
          <w:sz w:val="24"/>
          <w:szCs w:val="24"/>
        </w:rPr>
        <w:t xml:space="preserve">se </w:t>
      </w:r>
      <w:r w:rsidR="009F40AD" w:rsidRPr="00D04595">
        <w:rPr>
          <w:rFonts w:ascii="Arial" w:hAnsi="Arial" w:cs="Arial"/>
          <w:sz w:val="24"/>
          <w:szCs w:val="24"/>
        </w:rPr>
        <w:t>torn</w:t>
      </w:r>
      <w:r w:rsidR="00A233FC">
        <w:rPr>
          <w:rFonts w:ascii="Arial" w:hAnsi="Arial" w:cs="Arial"/>
          <w:sz w:val="24"/>
          <w:szCs w:val="24"/>
        </w:rPr>
        <w:t>ado</w:t>
      </w:r>
      <w:r w:rsidR="009F40AD" w:rsidRPr="00D04595">
        <w:rPr>
          <w:rFonts w:ascii="Arial" w:hAnsi="Arial" w:cs="Arial"/>
          <w:sz w:val="24"/>
          <w:szCs w:val="24"/>
        </w:rPr>
        <w:t xml:space="preserve"> superior ao número de acesso a todos os tipos de serviços básicos citados anteriormente, </w:t>
      </w:r>
      <w:r w:rsidR="00A233FC">
        <w:rPr>
          <w:rFonts w:ascii="Arial" w:hAnsi="Arial" w:cs="Arial"/>
          <w:sz w:val="24"/>
          <w:szCs w:val="24"/>
        </w:rPr>
        <w:t>superando</w:t>
      </w:r>
      <w:r w:rsidR="009F40AD" w:rsidRPr="00D04595">
        <w:rPr>
          <w:rFonts w:ascii="Arial" w:hAnsi="Arial" w:cs="Arial"/>
          <w:sz w:val="24"/>
          <w:szCs w:val="24"/>
        </w:rPr>
        <w:t xml:space="preserve"> o alcance de fatores que são considerados serviços de promoção básica e fundamental</w:t>
      </w:r>
      <w:r w:rsidRPr="00D04595">
        <w:rPr>
          <w:rFonts w:ascii="Arial" w:hAnsi="Arial" w:cs="Arial"/>
          <w:sz w:val="24"/>
          <w:szCs w:val="24"/>
        </w:rPr>
        <w:t xml:space="preserve"> (BANCO MUNDIAL, 2016)</w:t>
      </w:r>
      <w:r w:rsidR="009F40AD" w:rsidRPr="00D04595">
        <w:rPr>
          <w:rFonts w:ascii="Arial" w:hAnsi="Arial" w:cs="Arial"/>
          <w:sz w:val="24"/>
          <w:szCs w:val="24"/>
        </w:rPr>
        <w:t>.</w:t>
      </w:r>
      <w:r w:rsidR="00C025AC" w:rsidRPr="00D04595">
        <w:rPr>
          <w:rFonts w:ascii="Arial" w:hAnsi="Arial" w:cs="Arial"/>
          <w:sz w:val="24"/>
          <w:szCs w:val="24"/>
        </w:rPr>
        <w:t xml:space="preserve"> </w:t>
      </w:r>
    </w:p>
    <w:p w14:paraId="14E50ED8" w14:textId="0D761551" w:rsidR="009F40AD" w:rsidRDefault="009F40AD" w:rsidP="009F40AD">
      <w:pPr>
        <w:spacing w:after="0" w:line="360" w:lineRule="auto"/>
        <w:ind w:firstLine="708"/>
        <w:jc w:val="both"/>
        <w:rPr>
          <w:rFonts w:ascii="Arial" w:hAnsi="Arial" w:cs="Arial"/>
          <w:sz w:val="24"/>
          <w:szCs w:val="24"/>
        </w:rPr>
      </w:pPr>
      <w:r w:rsidRPr="00BE362C">
        <w:rPr>
          <w:rFonts w:ascii="Arial" w:hAnsi="Arial" w:cs="Arial"/>
          <w:sz w:val="24"/>
          <w:szCs w:val="24"/>
        </w:rPr>
        <w:t>Consideradas um conjunto de recursos tecnológicos utilizados de forma integrada com o intuito de aperfeiçoar e dinamizar as relações entre os agentes, as TIC estão modificando os modos de aprender, trabalhar, se divertir, viver e conviver em sociedade.</w:t>
      </w:r>
      <w:r>
        <w:rPr>
          <w:rFonts w:ascii="Arial" w:hAnsi="Arial" w:cs="Arial"/>
          <w:sz w:val="24"/>
          <w:szCs w:val="24"/>
        </w:rPr>
        <w:t xml:space="preserve"> Segundo </w:t>
      </w:r>
      <w:proofErr w:type="spellStart"/>
      <w:r w:rsidRPr="00783AD4">
        <w:rPr>
          <w:rFonts w:ascii="Arial" w:hAnsi="Arial" w:cs="Arial"/>
          <w:sz w:val="24"/>
          <w:szCs w:val="24"/>
        </w:rPr>
        <w:t>Hamelink</w:t>
      </w:r>
      <w:proofErr w:type="spellEnd"/>
      <w:r>
        <w:rPr>
          <w:rFonts w:ascii="Arial" w:hAnsi="Arial" w:cs="Arial"/>
          <w:sz w:val="24"/>
          <w:szCs w:val="24"/>
        </w:rPr>
        <w:t xml:space="preserve"> (1997), </w:t>
      </w:r>
      <w:r w:rsidRPr="003E1671">
        <w:rPr>
          <w:rFonts w:ascii="Arial" w:hAnsi="Arial" w:cs="Arial"/>
          <w:sz w:val="24"/>
          <w:szCs w:val="24"/>
        </w:rPr>
        <w:t>uma boa maneira de pensar so</w:t>
      </w:r>
      <w:r>
        <w:rPr>
          <w:rFonts w:ascii="Arial" w:hAnsi="Arial" w:cs="Arial"/>
          <w:sz w:val="24"/>
          <w:szCs w:val="24"/>
        </w:rPr>
        <w:t>bre TIC é considerar todo o uso</w:t>
      </w:r>
      <w:r w:rsidRPr="003E1671">
        <w:rPr>
          <w:rFonts w:ascii="Arial" w:hAnsi="Arial" w:cs="Arial"/>
          <w:sz w:val="24"/>
          <w:szCs w:val="24"/>
        </w:rPr>
        <w:t xml:space="preserve"> de tecnologia digital</w:t>
      </w:r>
      <w:r>
        <w:rPr>
          <w:rFonts w:ascii="Arial" w:hAnsi="Arial" w:cs="Arial"/>
          <w:sz w:val="24"/>
          <w:szCs w:val="24"/>
        </w:rPr>
        <w:t xml:space="preserve"> que já existe</w:t>
      </w:r>
      <w:r w:rsidRPr="003E1671">
        <w:rPr>
          <w:rFonts w:ascii="Arial" w:hAnsi="Arial" w:cs="Arial"/>
          <w:sz w:val="24"/>
          <w:szCs w:val="24"/>
        </w:rPr>
        <w:t xml:space="preserve"> para ajudar indivíduos, empresas e organizações a manusear</w:t>
      </w:r>
      <w:r>
        <w:rPr>
          <w:rFonts w:ascii="Arial" w:hAnsi="Arial" w:cs="Arial"/>
          <w:sz w:val="24"/>
          <w:szCs w:val="24"/>
        </w:rPr>
        <w:t xml:space="preserve"> informações</w:t>
      </w:r>
      <w:r w:rsidR="00A233FC">
        <w:rPr>
          <w:rFonts w:ascii="Arial" w:hAnsi="Arial" w:cs="Arial"/>
          <w:sz w:val="24"/>
          <w:szCs w:val="24"/>
        </w:rPr>
        <w:t>,</w:t>
      </w:r>
      <w:r w:rsidRPr="003E1671">
        <w:rPr>
          <w:rFonts w:ascii="Arial" w:hAnsi="Arial" w:cs="Arial"/>
          <w:sz w:val="24"/>
          <w:szCs w:val="24"/>
        </w:rPr>
        <w:t xml:space="preserve"> </w:t>
      </w:r>
      <w:r w:rsidR="00A233FC">
        <w:rPr>
          <w:rFonts w:ascii="Arial" w:hAnsi="Arial" w:cs="Arial"/>
          <w:sz w:val="24"/>
          <w:szCs w:val="24"/>
        </w:rPr>
        <w:t>facilitando</w:t>
      </w:r>
      <w:r w:rsidRPr="003E1671">
        <w:rPr>
          <w:rFonts w:ascii="Arial" w:hAnsi="Arial" w:cs="Arial"/>
          <w:sz w:val="24"/>
          <w:szCs w:val="24"/>
        </w:rPr>
        <w:t xml:space="preserve"> a comunicação.</w:t>
      </w:r>
      <w:r>
        <w:rPr>
          <w:rFonts w:ascii="Arial" w:hAnsi="Arial" w:cs="Arial"/>
          <w:sz w:val="24"/>
          <w:szCs w:val="24"/>
        </w:rPr>
        <w:t xml:space="preserve"> Para o autor, tal termo geral – TIC – é composto por tecnologias “de captura” (controles, câmeras e demais dispositivos); “de armazenamento” (discos, cartões, </w:t>
      </w:r>
      <w:r w:rsidRPr="009D2787">
        <w:rPr>
          <w:rFonts w:ascii="Arial" w:hAnsi="Arial" w:cs="Arial"/>
          <w:i/>
          <w:sz w:val="24"/>
          <w:szCs w:val="24"/>
        </w:rPr>
        <w:t>chips</w:t>
      </w:r>
      <w:r>
        <w:rPr>
          <w:rFonts w:ascii="Arial" w:hAnsi="Arial" w:cs="Arial"/>
          <w:sz w:val="24"/>
          <w:szCs w:val="24"/>
        </w:rPr>
        <w:t xml:space="preserve">, etc.); “de processamento” (sistemas, aplicativos, etc.); “de comunicação” (redes de </w:t>
      </w:r>
      <w:r w:rsidR="00A233FC">
        <w:rPr>
          <w:rFonts w:ascii="Arial" w:hAnsi="Arial" w:cs="Arial"/>
          <w:sz w:val="24"/>
          <w:szCs w:val="24"/>
        </w:rPr>
        <w:t>televisão</w:t>
      </w:r>
      <w:r>
        <w:rPr>
          <w:rFonts w:ascii="Arial" w:hAnsi="Arial" w:cs="Arial"/>
          <w:sz w:val="24"/>
          <w:szCs w:val="24"/>
        </w:rPr>
        <w:t>, internet, etc.); e “de exibição” (computadore</w:t>
      </w:r>
      <w:r w:rsidR="00D04595">
        <w:rPr>
          <w:rFonts w:ascii="Arial" w:hAnsi="Arial" w:cs="Arial"/>
          <w:sz w:val="24"/>
          <w:szCs w:val="24"/>
        </w:rPr>
        <w:t>s, celulares e aparelhos afins), t</w:t>
      </w:r>
      <w:r>
        <w:rPr>
          <w:rFonts w:ascii="Arial" w:hAnsi="Arial" w:cs="Arial"/>
          <w:sz w:val="24"/>
          <w:szCs w:val="24"/>
        </w:rPr>
        <w:t xml:space="preserve">odas </w:t>
      </w:r>
      <w:r w:rsidR="00C025AC">
        <w:rPr>
          <w:rFonts w:ascii="Arial" w:hAnsi="Arial" w:cs="Arial"/>
          <w:sz w:val="24"/>
          <w:szCs w:val="24"/>
        </w:rPr>
        <w:t>elas</w:t>
      </w:r>
      <w:r>
        <w:rPr>
          <w:rFonts w:ascii="Arial" w:hAnsi="Arial" w:cs="Arial"/>
          <w:sz w:val="24"/>
          <w:szCs w:val="24"/>
        </w:rPr>
        <w:t xml:space="preserve"> comumente utilizadas no dia a dia moderno. </w:t>
      </w:r>
    </w:p>
    <w:p w14:paraId="45175E3D" w14:textId="27C185B7" w:rsidR="00C70651" w:rsidRDefault="009F40AD" w:rsidP="009F40AD">
      <w:pPr>
        <w:spacing w:after="0" w:line="360" w:lineRule="auto"/>
        <w:ind w:firstLine="708"/>
        <w:jc w:val="both"/>
        <w:rPr>
          <w:rFonts w:ascii="Arial" w:hAnsi="Arial" w:cs="Arial"/>
          <w:sz w:val="24"/>
          <w:szCs w:val="24"/>
        </w:rPr>
        <w:sectPr w:rsidR="00C70651" w:rsidSect="00BB68E0">
          <w:footerReference w:type="default" r:id="rId14"/>
          <w:type w:val="continuous"/>
          <w:pgSz w:w="11906" w:h="16838"/>
          <w:pgMar w:top="1701" w:right="1134" w:bottom="1134" w:left="1701" w:header="708" w:footer="709" w:gutter="0"/>
          <w:pgNumType w:start="10"/>
          <w:cols w:space="708"/>
          <w:titlePg/>
          <w:docGrid w:linePitch="360"/>
        </w:sectPr>
      </w:pPr>
      <w:r>
        <w:rPr>
          <w:rFonts w:ascii="Arial" w:hAnsi="Arial" w:cs="Arial"/>
          <w:sz w:val="24"/>
          <w:szCs w:val="24"/>
        </w:rPr>
        <w:t>Nesse contexto</w:t>
      </w:r>
      <w:r w:rsidRPr="006F5C78">
        <w:rPr>
          <w:rFonts w:ascii="Arial" w:hAnsi="Arial" w:cs="Arial"/>
          <w:sz w:val="24"/>
          <w:szCs w:val="24"/>
        </w:rPr>
        <w:t>,</w:t>
      </w:r>
      <w:r>
        <w:rPr>
          <w:rFonts w:ascii="Arial" w:hAnsi="Arial" w:cs="Arial"/>
          <w:sz w:val="24"/>
          <w:szCs w:val="24"/>
        </w:rPr>
        <w:t xml:space="preserve"> a </w:t>
      </w:r>
      <w:r w:rsidRPr="006F5C78">
        <w:rPr>
          <w:rFonts w:ascii="Arial" w:hAnsi="Arial" w:cs="Arial"/>
          <w:sz w:val="24"/>
          <w:szCs w:val="24"/>
        </w:rPr>
        <w:t>investigaç</w:t>
      </w:r>
      <w:r>
        <w:rPr>
          <w:rFonts w:ascii="Arial" w:hAnsi="Arial" w:cs="Arial"/>
          <w:sz w:val="24"/>
          <w:szCs w:val="24"/>
        </w:rPr>
        <w:t>ão sobre</w:t>
      </w:r>
      <w:r w:rsidRPr="006F5C78">
        <w:rPr>
          <w:rFonts w:ascii="Arial" w:hAnsi="Arial" w:cs="Arial"/>
          <w:sz w:val="24"/>
          <w:szCs w:val="24"/>
        </w:rPr>
        <w:t xml:space="preserve"> o processo de difusão e </w:t>
      </w:r>
      <w:r>
        <w:rPr>
          <w:rFonts w:ascii="Arial" w:hAnsi="Arial" w:cs="Arial"/>
          <w:sz w:val="24"/>
          <w:szCs w:val="24"/>
        </w:rPr>
        <w:t xml:space="preserve">as </w:t>
      </w:r>
      <w:r w:rsidRPr="006F5C78">
        <w:rPr>
          <w:rFonts w:ascii="Arial" w:hAnsi="Arial" w:cs="Arial"/>
          <w:sz w:val="24"/>
          <w:szCs w:val="24"/>
        </w:rPr>
        <w:t>relações de causa e efeito voltadas à sociedade</w:t>
      </w:r>
      <w:r>
        <w:rPr>
          <w:rFonts w:ascii="Arial" w:hAnsi="Arial" w:cs="Arial"/>
          <w:sz w:val="24"/>
          <w:szCs w:val="24"/>
        </w:rPr>
        <w:t xml:space="preserve"> vão se tornando cada vez mais necessárias </w:t>
      </w:r>
      <w:r w:rsidRPr="00ED5014">
        <w:rPr>
          <w:rFonts w:ascii="Arial" w:hAnsi="Arial" w:cs="Arial"/>
          <w:sz w:val="24"/>
          <w:szCs w:val="24"/>
        </w:rPr>
        <w:t xml:space="preserve">(DIMAGGIO </w:t>
      </w:r>
      <w:proofErr w:type="gramStart"/>
      <w:r w:rsidRPr="00ED5014">
        <w:rPr>
          <w:rFonts w:ascii="Arial" w:hAnsi="Arial" w:cs="Arial"/>
          <w:i/>
          <w:iCs/>
          <w:sz w:val="24"/>
          <w:szCs w:val="24"/>
        </w:rPr>
        <w:t>et</w:t>
      </w:r>
      <w:proofErr w:type="gramEnd"/>
      <w:r w:rsidRPr="00ED5014">
        <w:rPr>
          <w:rFonts w:ascii="Arial" w:hAnsi="Arial" w:cs="Arial"/>
          <w:i/>
          <w:iCs/>
          <w:sz w:val="24"/>
          <w:szCs w:val="24"/>
        </w:rPr>
        <w:t xml:space="preserve"> al</w:t>
      </w:r>
      <w:r w:rsidRPr="00ED5014">
        <w:rPr>
          <w:rFonts w:ascii="Arial" w:hAnsi="Arial" w:cs="Arial"/>
          <w:sz w:val="24"/>
          <w:szCs w:val="24"/>
        </w:rPr>
        <w:t>., 2004)</w:t>
      </w:r>
      <w:r>
        <w:rPr>
          <w:rFonts w:ascii="Arial" w:hAnsi="Arial" w:cs="Arial"/>
          <w:sz w:val="24"/>
          <w:szCs w:val="24"/>
        </w:rPr>
        <w:t xml:space="preserve">. </w:t>
      </w:r>
      <w:r w:rsidR="00BE362C">
        <w:rPr>
          <w:rFonts w:ascii="Arial" w:hAnsi="Arial" w:cs="Arial"/>
          <w:sz w:val="24"/>
          <w:szCs w:val="24"/>
        </w:rPr>
        <w:t>É</w:t>
      </w:r>
      <w:r w:rsidRPr="00FD1484">
        <w:rPr>
          <w:rFonts w:ascii="Arial" w:hAnsi="Arial" w:cs="Arial"/>
          <w:sz w:val="24"/>
          <w:szCs w:val="24"/>
        </w:rPr>
        <w:t xml:space="preserve"> </w:t>
      </w:r>
      <w:r>
        <w:rPr>
          <w:rFonts w:ascii="Arial" w:hAnsi="Arial" w:cs="Arial"/>
          <w:sz w:val="24"/>
          <w:szCs w:val="24"/>
        </w:rPr>
        <w:t>preciso</w:t>
      </w:r>
      <w:r w:rsidRPr="00FD1484">
        <w:rPr>
          <w:rFonts w:ascii="Arial" w:hAnsi="Arial" w:cs="Arial"/>
          <w:sz w:val="24"/>
          <w:szCs w:val="24"/>
        </w:rPr>
        <w:t xml:space="preserve"> </w:t>
      </w:r>
      <w:r>
        <w:rPr>
          <w:rFonts w:ascii="Arial" w:hAnsi="Arial" w:cs="Arial"/>
          <w:sz w:val="24"/>
          <w:szCs w:val="24"/>
        </w:rPr>
        <w:t xml:space="preserve">que se definam os caminhos de transmissão, as áreas de atuação, e </w:t>
      </w:r>
      <w:r w:rsidRPr="00FD1484">
        <w:rPr>
          <w:rFonts w:ascii="Arial" w:hAnsi="Arial" w:cs="Arial"/>
          <w:sz w:val="24"/>
          <w:szCs w:val="24"/>
        </w:rPr>
        <w:t>o</w:t>
      </w:r>
      <w:r>
        <w:rPr>
          <w:rFonts w:ascii="Arial" w:hAnsi="Arial" w:cs="Arial"/>
          <w:sz w:val="24"/>
          <w:szCs w:val="24"/>
        </w:rPr>
        <w:t xml:space="preserve"> real</w:t>
      </w:r>
      <w:r w:rsidRPr="00FD1484">
        <w:rPr>
          <w:rFonts w:ascii="Arial" w:hAnsi="Arial" w:cs="Arial"/>
          <w:sz w:val="24"/>
          <w:szCs w:val="24"/>
        </w:rPr>
        <w:t xml:space="preserve"> papel </w:t>
      </w:r>
      <w:r>
        <w:rPr>
          <w:rFonts w:ascii="Arial" w:hAnsi="Arial" w:cs="Arial"/>
          <w:sz w:val="24"/>
          <w:szCs w:val="24"/>
        </w:rPr>
        <w:t>das</w:t>
      </w:r>
      <w:r w:rsidRPr="00FD1484">
        <w:rPr>
          <w:rFonts w:ascii="Arial" w:hAnsi="Arial" w:cs="Arial"/>
          <w:sz w:val="24"/>
          <w:szCs w:val="24"/>
        </w:rPr>
        <w:t xml:space="preserve"> tecnologias </w:t>
      </w:r>
      <w:r w:rsidR="00C70651">
        <w:rPr>
          <w:rFonts w:ascii="Arial" w:hAnsi="Arial" w:cs="Arial"/>
          <w:sz w:val="24"/>
          <w:szCs w:val="24"/>
        </w:rPr>
        <w:t>de informação e comunicação</w:t>
      </w:r>
      <w:proofErr w:type="gramStart"/>
    </w:p>
    <w:p w14:paraId="32772B3E" w14:textId="21145996" w:rsidR="009F40AD" w:rsidRDefault="009F40AD" w:rsidP="00C70651">
      <w:pPr>
        <w:spacing w:after="0" w:line="360" w:lineRule="auto"/>
        <w:jc w:val="both"/>
        <w:rPr>
          <w:rFonts w:ascii="Arial" w:hAnsi="Arial" w:cs="Arial"/>
          <w:sz w:val="24"/>
          <w:szCs w:val="24"/>
        </w:rPr>
      </w:pPr>
      <w:r>
        <w:rPr>
          <w:rFonts w:ascii="Arial" w:hAnsi="Arial" w:cs="Arial"/>
          <w:sz w:val="24"/>
          <w:szCs w:val="24"/>
        </w:rPr>
        <w:lastRenderedPageBreak/>
        <w:t>sobre</w:t>
      </w:r>
      <w:proofErr w:type="gramEnd"/>
      <w:r>
        <w:rPr>
          <w:rFonts w:ascii="Arial" w:hAnsi="Arial" w:cs="Arial"/>
          <w:sz w:val="24"/>
          <w:szCs w:val="24"/>
        </w:rPr>
        <w:t xml:space="preserve"> diferentes fenômenos sociais e econômicos</w:t>
      </w:r>
      <w:r w:rsidRPr="00FD1484">
        <w:rPr>
          <w:rFonts w:ascii="Arial" w:hAnsi="Arial" w:cs="Arial"/>
          <w:sz w:val="24"/>
          <w:szCs w:val="24"/>
        </w:rPr>
        <w:t xml:space="preserve">. </w:t>
      </w:r>
      <w:r>
        <w:rPr>
          <w:rFonts w:ascii="Arial" w:hAnsi="Arial" w:cs="Arial"/>
          <w:sz w:val="24"/>
          <w:szCs w:val="24"/>
        </w:rPr>
        <w:t xml:space="preserve">Segundo </w:t>
      </w:r>
      <w:r w:rsidR="00780D74">
        <w:rPr>
          <w:rFonts w:ascii="Arial" w:hAnsi="Arial" w:cs="Arial"/>
          <w:sz w:val="24"/>
          <w:szCs w:val="24"/>
        </w:rPr>
        <w:t>o</w:t>
      </w:r>
      <w:r>
        <w:rPr>
          <w:rFonts w:ascii="Arial" w:hAnsi="Arial" w:cs="Arial"/>
          <w:sz w:val="24"/>
          <w:szCs w:val="24"/>
        </w:rPr>
        <w:t xml:space="preserve"> </w:t>
      </w:r>
      <w:r w:rsidR="00780D74" w:rsidRPr="00780D74">
        <w:rPr>
          <w:rFonts w:ascii="Arial" w:hAnsi="Arial" w:cs="Arial"/>
          <w:sz w:val="24"/>
          <w:szCs w:val="24"/>
        </w:rPr>
        <w:t>Fundo das Nações Unidas para a Infância</w:t>
      </w:r>
      <w:r w:rsidR="00780D74">
        <w:rPr>
          <w:rFonts w:ascii="Arial" w:hAnsi="Arial" w:cs="Arial"/>
          <w:sz w:val="24"/>
          <w:szCs w:val="24"/>
        </w:rPr>
        <w:t xml:space="preserve"> (UNICEF)</w:t>
      </w:r>
      <w:r>
        <w:rPr>
          <w:rFonts w:ascii="Arial" w:hAnsi="Arial" w:cs="Arial"/>
          <w:sz w:val="24"/>
          <w:szCs w:val="24"/>
        </w:rPr>
        <w:t xml:space="preserve"> (2017), as interações entre as TIC e </w:t>
      </w:r>
      <w:r w:rsidR="00D04595">
        <w:rPr>
          <w:rFonts w:ascii="Arial" w:hAnsi="Arial" w:cs="Arial"/>
          <w:sz w:val="24"/>
          <w:szCs w:val="24"/>
        </w:rPr>
        <w:t>o sistema econômico</w:t>
      </w:r>
      <w:r>
        <w:rPr>
          <w:rFonts w:ascii="Arial" w:hAnsi="Arial" w:cs="Arial"/>
          <w:sz w:val="24"/>
          <w:szCs w:val="24"/>
        </w:rPr>
        <w:t xml:space="preserve"> podem gerar variações que afetam desde a produtividade da mão-de-obra até as dinâmicas de concorrência, emprego, participação civil, comércio, gestão pública e, entre outras, da prestação direta de serviços para o bem-estar social. </w:t>
      </w:r>
    </w:p>
    <w:p w14:paraId="20C2BAE6" w14:textId="4465B966" w:rsidR="009F40AD" w:rsidRDefault="009F40AD" w:rsidP="009F40AD">
      <w:pPr>
        <w:spacing w:after="0" w:line="360" w:lineRule="auto"/>
        <w:ind w:firstLine="708"/>
        <w:jc w:val="both"/>
        <w:rPr>
          <w:rFonts w:ascii="Arial" w:hAnsi="Arial" w:cs="Arial"/>
          <w:sz w:val="24"/>
          <w:szCs w:val="24"/>
        </w:rPr>
      </w:pPr>
      <w:r w:rsidRPr="009D2787">
        <w:rPr>
          <w:rFonts w:ascii="Arial" w:hAnsi="Arial" w:cs="Arial"/>
          <w:sz w:val="24"/>
          <w:szCs w:val="24"/>
        </w:rPr>
        <w:t>Segundo o Banco Mundial (2016)</w:t>
      </w:r>
      <w:r>
        <w:rPr>
          <w:rFonts w:ascii="Arial" w:hAnsi="Arial" w:cs="Arial"/>
          <w:sz w:val="24"/>
          <w:szCs w:val="24"/>
        </w:rPr>
        <w:t xml:space="preserve">, a expansão da internet </w:t>
      </w:r>
      <w:r w:rsidRPr="0072778A">
        <w:rPr>
          <w:rFonts w:ascii="Arial" w:hAnsi="Arial" w:cs="Arial"/>
          <w:sz w:val="24"/>
          <w:szCs w:val="24"/>
        </w:rPr>
        <w:t xml:space="preserve">facilitou </w:t>
      </w:r>
      <w:r>
        <w:rPr>
          <w:rFonts w:ascii="Arial" w:hAnsi="Arial" w:cs="Arial"/>
          <w:sz w:val="24"/>
          <w:szCs w:val="24"/>
        </w:rPr>
        <w:t>a</w:t>
      </w:r>
      <w:r w:rsidRPr="0072778A">
        <w:rPr>
          <w:rFonts w:ascii="Arial" w:hAnsi="Arial" w:cs="Arial"/>
          <w:sz w:val="24"/>
          <w:szCs w:val="24"/>
        </w:rPr>
        <w:t xml:space="preserve"> busca e </w:t>
      </w:r>
      <w:r>
        <w:rPr>
          <w:rFonts w:ascii="Arial" w:hAnsi="Arial" w:cs="Arial"/>
          <w:sz w:val="24"/>
          <w:szCs w:val="24"/>
        </w:rPr>
        <w:t>o compartilhamento de</w:t>
      </w:r>
      <w:r w:rsidRPr="0072778A">
        <w:rPr>
          <w:rFonts w:ascii="Arial" w:hAnsi="Arial" w:cs="Arial"/>
          <w:sz w:val="24"/>
          <w:szCs w:val="24"/>
        </w:rPr>
        <w:t xml:space="preserve"> informações</w:t>
      </w:r>
      <w:r>
        <w:rPr>
          <w:rFonts w:ascii="Arial" w:hAnsi="Arial" w:cs="Arial"/>
          <w:sz w:val="24"/>
          <w:szCs w:val="24"/>
        </w:rPr>
        <w:t xml:space="preserve"> que</w:t>
      </w:r>
      <w:r w:rsidRPr="0072778A">
        <w:rPr>
          <w:rFonts w:ascii="Arial" w:hAnsi="Arial" w:cs="Arial"/>
          <w:sz w:val="24"/>
          <w:szCs w:val="24"/>
        </w:rPr>
        <w:t xml:space="preserve"> contribu</w:t>
      </w:r>
      <w:r>
        <w:rPr>
          <w:rFonts w:ascii="Arial" w:hAnsi="Arial" w:cs="Arial"/>
          <w:sz w:val="24"/>
          <w:szCs w:val="24"/>
        </w:rPr>
        <w:t>em</w:t>
      </w:r>
      <w:r w:rsidRPr="0072778A">
        <w:rPr>
          <w:rFonts w:ascii="Arial" w:hAnsi="Arial" w:cs="Arial"/>
          <w:sz w:val="24"/>
          <w:szCs w:val="24"/>
        </w:rPr>
        <w:t xml:space="preserve"> para </w:t>
      </w:r>
      <w:r w:rsidR="00C025AC">
        <w:rPr>
          <w:rFonts w:ascii="Arial" w:hAnsi="Arial" w:cs="Arial"/>
          <w:sz w:val="24"/>
          <w:szCs w:val="24"/>
        </w:rPr>
        <w:t xml:space="preserve">maior organização e </w:t>
      </w:r>
      <w:r w:rsidRPr="0072778A">
        <w:rPr>
          <w:rFonts w:ascii="Arial" w:hAnsi="Arial" w:cs="Arial"/>
          <w:sz w:val="24"/>
          <w:szCs w:val="24"/>
        </w:rPr>
        <w:t>colaboração entre os agentes econômicos</w:t>
      </w:r>
      <w:r>
        <w:rPr>
          <w:rFonts w:ascii="Arial" w:hAnsi="Arial" w:cs="Arial"/>
          <w:sz w:val="24"/>
          <w:szCs w:val="24"/>
        </w:rPr>
        <w:t xml:space="preserve">, </w:t>
      </w:r>
      <w:r w:rsidRPr="0072778A">
        <w:rPr>
          <w:rFonts w:ascii="Arial" w:hAnsi="Arial" w:cs="Arial"/>
          <w:sz w:val="24"/>
          <w:szCs w:val="24"/>
        </w:rPr>
        <w:t xml:space="preserve">influenciando o modo </w:t>
      </w:r>
      <w:r w:rsidR="00C025AC">
        <w:rPr>
          <w:rFonts w:ascii="Arial" w:hAnsi="Arial" w:cs="Arial"/>
          <w:sz w:val="24"/>
          <w:szCs w:val="24"/>
        </w:rPr>
        <w:t>de operação das empresas</w:t>
      </w:r>
      <w:r w:rsidRPr="0072778A">
        <w:rPr>
          <w:rFonts w:ascii="Arial" w:hAnsi="Arial" w:cs="Arial"/>
          <w:sz w:val="24"/>
          <w:szCs w:val="24"/>
        </w:rPr>
        <w:t>,</w:t>
      </w:r>
      <w:r>
        <w:rPr>
          <w:rFonts w:ascii="Arial" w:hAnsi="Arial" w:cs="Arial"/>
          <w:sz w:val="24"/>
          <w:szCs w:val="24"/>
        </w:rPr>
        <w:t xml:space="preserve"> </w:t>
      </w:r>
      <w:r w:rsidR="00C025AC">
        <w:rPr>
          <w:rFonts w:ascii="Arial" w:hAnsi="Arial" w:cs="Arial"/>
          <w:sz w:val="24"/>
          <w:szCs w:val="24"/>
        </w:rPr>
        <w:t>da busca</w:t>
      </w:r>
      <w:r w:rsidR="007E4F6F">
        <w:rPr>
          <w:rFonts w:ascii="Arial" w:hAnsi="Arial" w:cs="Arial"/>
          <w:sz w:val="24"/>
          <w:szCs w:val="24"/>
        </w:rPr>
        <w:t xml:space="preserve"> de</w:t>
      </w:r>
      <w:r w:rsidRPr="0072778A">
        <w:rPr>
          <w:rFonts w:ascii="Arial" w:hAnsi="Arial" w:cs="Arial"/>
          <w:sz w:val="24"/>
          <w:szCs w:val="24"/>
        </w:rPr>
        <w:t xml:space="preserve"> oportunidades</w:t>
      </w:r>
      <w:r w:rsidR="00C025AC">
        <w:rPr>
          <w:rFonts w:ascii="Arial" w:hAnsi="Arial" w:cs="Arial"/>
          <w:sz w:val="24"/>
          <w:szCs w:val="24"/>
        </w:rPr>
        <w:t xml:space="preserve"> pelas pessoas</w:t>
      </w:r>
      <w:r w:rsidRPr="0072778A">
        <w:rPr>
          <w:rFonts w:ascii="Arial" w:hAnsi="Arial" w:cs="Arial"/>
          <w:sz w:val="24"/>
          <w:szCs w:val="24"/>
        </w:rPr>
        <w:t xml:space="preserve"> e</w:t>
      </w:r>
      <w:r w:rsidR="00C025AC">
        <w:rPr>
          <w:rFonts w:ascii="Arial" w:hAnsi="Arial" w:cs="Arial"/>
          <w:sz w:val="24"/>
          <w:szCs w:val="24"/>
        </w:rPr>
        <w:t xml:space="preserve"> da</w:t>
      </w:r>
      <w:r w:rsidRPr="0072778A">
        <w:rPr>
          <w:rFonts w:ascii="Arial" w:hAnsi="Arial" w:cs="Arial"/>
          <w:sz w:val="24"/>
          <w:szCs w:val="24"/>
        </w:rPr>
        <w:t xml:space="preserve"> </w:t>
      </w:r>
      <w:r w:rsidR="00C025AC">
        <w:rPr>
          <w:rFonts w:ascii="Arial" w:hAnsi="Arial" w:cs="Arial"/>
          <w:sz w:val="24"/>
          <w:szCs w:val="24"/>
        </w:rPr>
        <w:t>interação entre os povos</w:t>
      </w:r>
      <w:r w:rsidRPr="0072778A">
        <w:rPr>
          <w:rFonts w:ascii="Arial" w:hAnsi="Arial" w:cs="Arial"/>
          <w:sz w:val="24"/>
          <w:szCs w:val="24"/>
        </w:rPr>
        <w:t xml:space="preserve"> com </w:t>
      </w:r>
      <w:r>
        <w:rPr>
          <w:rFonts w:ascii="Arial" w:hAnsi="Arial" w:cs="Arial"/>
          <w:sz w:val="24"/>
          <w:szCs w:val="24"/>
        </w:rPr>
        <w:t>seus</w:t>
      </w:r>
      <w:r w:rsidRPr="0072778A">
        <w:rPr>
          <w:rFonts w:ascii="Arial" w:hAnsi="Arial" w:cs="Arial"/>
          <w:sz w:val="24"/>
          <w:szCs w:val="24"/>
        </w:rPr>
        <w:t xml:space="preserve"> respectivos</w:t>
      </w:r>
      <w:r w:rsidRPr="0072778A">
        <w:rPr>
          <w:rFonts w:ascii="Arial" w:hAnsi="Arial" w:cs="Arial"/>
          <w:b/>
          <w:bCs/>
          <w:sz w:val="24"/>
          <w:szCs w:val="24"/>
        </w:rPr>
        <w:t xml:space="preserve"> </w:t>
      </w:r>
      <w:r w:rsidRPr="0072778A">
        <w:rPr>
          <w:rFonts w:ascii="Arial" w:hAnsi="Arial" w:cs="Arial"/>
          <w:sz w:val="24"/>
          <w:szCs w:val="24"/>
        </w:rPr>
        <w:t>governos.</w:t>
      </w:r>
      <w:r>
        <w:rPr>
          <w:rFonts w:ascii="Arial" w:hAnsi="Arial" w:cs="Arial"/>
          <w:sz w:val="24"/>
          <w:szCs w:val="24"/>
        </w:rPr>
        <w:t xml:space="preserve"> </w:t>
      </w:r>
      <w:r w:rsidR="007C0FDF">
        <w:rPr>
          <w:rFonts w:ascii="Arial" w:hAnsi="Arial" w:cs="Arial"/>
          <w:sz w:val="24"/>
          <w:szCs w:val="24"/>
        </w:rPr>
        <w:t>Para Vu (2011),</w:t>
      </w:r>
      <w:r>
        <w:rPr>
          <w:rFonts w:ascii="Arial" w:hAnsi="Arial" w:cs="Arial"/>
          <w:sz w:val="24"/>
          <w:szCs w:val="24"/>
        </w:rPr>
        <w:t xml:space="preserve"> ao superar </w:t>
      </w:r>
      <w:r w:rsidRPr="00A66A6A">
        <w:rPr>
          <w:rFonts w:ascii="Arial" w:hAnsi="Arial" w:cs="Arial"/>
          <w:sz w:val="24"/>
          <w:szCs w:val="24"/>
        </w:rPr>
        <w:t>as barreiras</w:t>
      </w:r>
      <w:r>
        <w:rPr>
          <w:rFonts w:ascii="Arial" w:hAnsi="Arial" w:cs="Arial"/>
          <w:sz w:val="24"/>
          <w:szCs w:val="24"/>
        </w:rPr>
        <w:t xml:space="preserve"> impostas à circulação de</w:t>
      </w:r>
      <w:r w:rsidRPr="00A66A6A">
        <w:rPr>
          <w:rFonts w:ascii="Arial" w:hAnsi="Arial" w:cs="Arial"/>
          <w:sz w:val="24"/>
          <w:szCs w:val="24"/>
        </w:rPr>
        <w:t xml:space="preserve"> informação e expand</w:t>
      </w:r>
      <w:r>
        <w:rPr>
          <w:rFonts w:ascii="Arial" w:hAnsi="Arial" w:cs="Arial"/>
          <w:sz w:val="24"/>
          <w:szCs w:val="24"/>
        </w:rPr>
        <w:t>ir a capacidade d</w:t>
      </w:r>
      <w:r w:rsidRPr="00A66A6A">
        <w:rPr>
          <w:rFonts w:ascii="Arial" w:hAnsi="Arial" w:cs="Arial"/>
          <w:sz w:val="24"/>
          <w:szCs w:val="24"/>
        </w:rPr>
        <w:t xml:space="preserve">os fatores de produção, as </w:t>
      </w:r>
      <w:r>
        <w:rPr>
          <w:rFonts w:ascii="Arial" w:hAnsi="Arial" w:cs="Arial"/>
          <w:sz w:val="24"/>
          <w:szCs w:val="24"/>
        </w:rPr>
        <w:t>TIC passam a marcar presença no processo</w:t>
      </w:r>
      <w:r w:rsidRPr="00A66A6A">
        <w:rPr>
          <w:rFonts w:ascii="Arial" w:hAnsi="Arial" w:cs="Arial"/>
          <w:sz w:val="24"/>
          <w:szCs w:val="24"/>
        </w:rPr>
        <w:t xml:space="preserve"> </w:t>
      </w:r>
      <w:r>
        <w:rPr>
          <w:rFonts w:ascii="Arial" w:hAnsi="Arial" w:cs="Arial"/>
          <w:sz w:val="24"/>
          <w:szCs w:val="24"/>
        </w:rPr>
        <w:t xml:space="preserve">de </w:t>
      </w:r>
      <w:r w:rsidRPr="00A66A6A">
        <w:rPr>
          <w:rFonts w:ascii="Arial" w:hAnsi="Arial" w:cs="Arial"/>
          <w:sz w:val="24"/>
          <w:szCs w:val="24"/>
        </w:rPr>
        <w:t>desenvolviment</w:t>
      </w:r>
      <w:r>
        <w:rPr>
          <w:rFonts w:ascii="Arial" w:hAnsi="Arial" w:cs="Arial"/>
          <w:sz w:val="24"/>
          <w:szCs w:val="24"/>
        </w:rPr>
        <w:t>o econômico.</w:t>
      </w:r>
    </w:p>
    <w:p w14:paraId="0ECBF547" w14:textId="73E9E2C8" w:rsidR="00A25872" w:rsidRDefault="009F40AD" w:rsidP="00A25872">
      <w:pPr>
        <w:spacing w:after="0" w:line="360" w:lineRule="auto"/>
        <w:ind w:firstLine="708"/>
        <w:jc w:val="both"/>
        <w:rPr>
          <w:rFonts w:ascii="Arial" w:hAnsi="Arial" w:cs="Arial"/>
          <w:sz w:val="24"/>
          <w:szCs w:val="24"/>
        </w:rPr>
      </w:pPr>
      <w:r w:rsidRPr="00D04595">
        <w:rPr>
          <w:rFonts w:ascii="Arial" w:hAnsi="Arial" w:cs="Arial"/>
          <w:sz w:val="24"/>
          <w:szCs w:val="24"/>
        </w:rPr>
        <w:t xml:space="preserve">Na literatura, </w:t>
      </w:r>
      <w:r w:rsidR="00EB437B" w:rsidRPr="00D04595">
        <w:rPr>
          <w:rFonts w:ascii="Arial" w:hAnsi="Arial" w:cs="Arial"/>
          <w:sz w:val="24"/>
          <w:szCs w:val="24"/>
        </w:rPr>
        <w:t>uma gama de estudos já investigou</w:t>
      </w:r>
      <w:r w:rsidRPr="00D04595">
        <w:rPr>
          <w:rFonts w:ascii="Arial" w:hAnsi="Arial" w:cs="Arial"/>
          <w:sz w:val="24"/>
          <w:szCs w:val="24"/>
        </w:rPr>
        <w:t xml:space="preserve"> assuntos como os ganhos de produção, a</w:t>
      </w:r>
      <w:r w:rsidR="00D04595">
        <w:rPr>
          <w:rFonts w:ascii="Arial" w:hAnsi="Arial" w:cs="Arial"/>
          <w:sz w:val="24"/>
          <w:szCs w:val="24"/>
        </w:rPr>
        <w:t>s</w:t>
      </w:r>
      <w:r w:rsidRPr="00D04595">
        <w:rPr>
          <w:rFonts w:ascii="Arial" w:hAnsi="Arial" w:cs="Arial"/>
          <w:sz w:val="24"/>
          <w:szCs w:val="24"/>
        </w:rPr>
        <w:t xml:space="preserve"> dinâmica</w:t>
      </w:r>
      <w:r w:rsidR="00D04595">
        <w:rPr>
          <w:rFonts w:ascii="Arial" w:hAnsi="Arial" w:cs="Arial"/>
          <w:sz w:val="24"/>
          <w:szCs w:val="24"/>
        </w:rPr>
        <w:t>s</w:t>
      </w:r>
      <w:r w:rsidRPr="00D04595">
        <w:rPr>
          <w:rFonts w:ascii="Arial" w:hAnsi="Arial" w:cs="Arial"/>
          <w:sz w:val="24"/>
          <w:szCs w:val="24"/>
        </w:rPr>
        <w:t xml:space="preserve"> dos fluxos comerciais e, além disso, a atuação das TIC como </w:t>
      </w:r>
      <w:proofErr w:type="gramStart"/>
      <w:r w:rsidRPr="00D04595">
        <w:rPr>
          <w:rFonts w:ascii="Arial" w:hAnsi="Arial" w:cs="Arial"/>
          <w:i/>
          <w:iCs/>
          <w:sz w:val="24"/>
          <w:szCs w:val="24"/>
        </w:rPr>
        <w:t>proxy</w:t>
      </w:r>
      <w:proofErr w:type="gramEnd"/>
      <w:r w:rsidRPr="00D04595">
        <w:rPr>
          <w:rFonts w:ascii="Arial" w:hAnsi="Arial" w:cs="Arial"/>
          <w:sz w:val="24"/>
          <w:szCs w:val="24"/>
        </w:rPr>
        <w:t xml:space="preserve"> do progresso tecnológico</w:t>
      </w:r>
      <w:r w:rsidR="00A25872" w:rsidRPr="00D04595">
        <w:rPr>
          <w:rFonts w:ascii="Arial" w:hAnsi="Arial" w:cs="Arial"/>
          <w:sz w:val="24"/>
          <w:szCs w:val="24"/>
        </w:rPr>
        <w:t xml:space="preserve"> (</w:t>
      </w:r>
      <w:r w:rsidR="00EB437B" w:rsidRPr="00D04595">
        <w:rPr>
          <w:rFonts w:ascii="Arial" w:eastAsia="Arial" w:hAnsi="Arial" w:cs="Arial"/>
          <w:sz w:val="24"/>
          <w:szCs w:val="24"/>
        </w:rPr>
        <w:t xml:space="preserve">FREUND E WEINHORD, 2002; FREUND E WEINHORD, 2004; NAJARZADEH </w:t>
      </w:r>
      <w:r w:rsidR="00EB437B" w:rsidRPr="00D04595">
        <w:rPr>
          <w:rFonts w:ascii="Arial" w:eastAsia="Arial" w:hAnsi="Arial" w:cs="Arial"/>
          <w:i/>
          <w:sz w:val="24"/>
          <w:szCs w:val="24"/>
        </w:rPr>
        <w:t>ET AL</w:t>
      </w:r>
      <w:r w:rsidR="00EB437B" w:rsidRPr="00D04595">
        <w:rPr>
          <w:rFonts w:ascii="Arial" w:eastAsia="Arial" w:hAnsi="Arial" w:cs="Arial"/>
          <w:sz w:val="24"/>
          <w:szCs w:val="24"/>
        </w:rPr>
        <w:t>.,2014; VU, 2011)</w:t>
      </w:r>
      <w:r w:rsidRPr="00D04595">
        <w:rPr>
          <w:rFonts w:ascii="Arial" w:hAnsi="Arial" w:cs="Arial"/>
          <w:sz w:val="24"/>
          <w:szCs w:val="24"/>
        </w:rPr>
        <w:t>.</w:t>
      </w:r>
      <w:r>
        <w:rPr>
          <w:rFonts w:ascii="Arial" w:hAnsi="Arial" w:cs="Arial"/>
          <w:sz w:val="24"/>
          <w:szCs w:val="24"/>
        </w:rPr>
        <w:t xml:space="preserve"> Entretanto</w:t>
      </w:r>
      <w:r w:rsidRPr="000F3879">
        <w:rPr>
          <w:rFonts w:ascii="Arial" w:hAnsi="Arial" w:cs="Arial"/>
          <w:sz w:val="24"/>
          <w:szCs w:val="24"/>
        </w:rPr>
        <w:t xml:space="preserve">, o foco deste trabalho </w:t>
      </w:r>
      <w:r>
        <w:rPr>
          <w:rFonts w:ascii="Arial" w:hAnsi="Arial" w:cs="Arial"/>
          <w:sz w:val="24"/>
          <w:szCs w:val="24"/>
        </w:rPr>
        <w:t>segue a corrente</w:t>
      </w:r>
      <w:r w:rsidRPr="000F3879">
        <w:rPr>
          <w:rFonts w:ascii="Arial" w:hAnsi="Arial" w:cs="Arial"/>
          <w:sz w:val="24"/>
          <w:szCs w:val="24"/>
        </w:rPr>
        <w:t xml:space="preserve"> voltad</w:t>
      </w:r>
      <w:r>
        <w:rPr>
          <w:rFonts w:ascii="Arial" w:hAnsi="Arial" w:cs="Arial"/>
          <w:sz w:val="24"/>
          <w:szCs w:val="24"/>
        </w:rPr>
        <w:t>a</w:t>
      </w:r>
      <w:r w:rsidRPr="000F3879">
        <w:rPr>
          <w:rFonts w:ascii="Arial" w:hAnsi="Arial" w:cs="Arial"/>
          <w:sz w:val="24"/>
          <w:szCs w:val="24"/>
        </w:rPr>
        <w:t xml:space="preserve"> </w:t>
      </w:r>
      <w:r>
        <w:rPr>
          <w:rFonts w:ascii="Arial" w:hAnsi="Arial" w:cs="Arial"/>
          <w:sz w:val="24"/>
          <w:szCs w:val="24"/>
        </w:rPr>
        <w:t>ao</w:t>
      </w:r>
      <w:r w:rsidRPr="000F3879">
        <w:rPr>
          <w:rFonts w:ascii="Arial" w:hAnsi="Arial" w:cs="Arial"/>
          <w:sz w:val="24"/>
          <w:szCs w:val="24"/>
        </w:rPr>
        <w:t xml:space="preserve"> indivíduo e seu bem-estar que, </w:t>
      </w:r>
      <w:r>
        <w:rPr>
          <w:rFonts w:ascii="Arial" w:hAnsi="Arial" w:cs="Arial"/>
          <w:sz w:val="24"/>
          <w:szCs w:val="24"/>
        </w:rPr>
        <w:t>para</w:t>
      </w:r>
      <w:r w:rsidRPr="000F3879">
        <w:rPr>
          <w:rFonts w:ascii="Arial" w:hAnsi="Arial" w:cs="Arial"/>
          <w:sz w:val="24"/>
          <w:szCs w:val="24"/>
        </w:rPr>
        <w:t xml:space="preserve"> </w:t>
      </w:r>
      <w:proofErr w:type="spellStart"/>
      <w:proofErr w:type="gramStart"/>
      <w:r w:rsidRPr="000F3879">
        <w:rPr>
          <w:rFonts w:ascii="Arial" w:hAnsi="Arial" w:cs="Arial"/>
          <w:sz w:val="24"/>
          <w:szCs w:val="24"/>
        </w:rPr>
        <w:t>DiMaggio</w:t>
      </w:r>
      <w:proofErr w:type="spellEnd"/>
      <w:proofErr w:type="gramEnd"/>
      <w:r w:rsidRPr="000F3879">
        <w:rPr>
          <w:rFonts w:ascii="Arial" w:hAnsi="Arial" w:cs="Arial"/>
          <w:sz w:val="24"/>
          <w:szCs w:val="24"/>
        </w:rPr>
        <w:t xml:space="preserve"> </w:t>
      </w:r>
      <w:r w:rsidRPr="000F3879">
        <w:rPr>
          <w:rFonts w:ascii="Arial" w:hAnsi="Arial" w:cs="Arial"/>
          <w:i/>
          <w:iCs/>
          <w:sz w:val="24"/>
          <w:szCs w:val="24"/>
        </w:rPr>
        <w:t>et al</w:t>
      </w:r>
      <w:r w:rsidRPr="000F3879">
        <w:rPr>
          <w:rFonts w:ascii="Arial" w:hAnsi="Arial" w:cs="Arial"/>
          <w:sz w:val="24"/>
          <w:szCs w:val="24"/>
        </w:rPr>
        <w:t xml:space="preserve">. (2004), foi </w:t>
      </w:r>
      <w:r w:rsidR="008873AA">
        <w:rPr>
          <w:rFonts w:ascii="Arial" w:hAnsi="Arial" w:cs="Arial"/>
          <w:sz w:val="24"/>
          <w:szCs w:val="24"/>
        </w:rPr>
        <w:t>preterido</w:t>
      </w:r>
      <w:r>
        <w:rPr>
          <w:rFonts w:ascii="Arial" w:hAnsi="Arial" w:cs="Arial"/>
          <w:sz w:val="24"/>
          <w:szCs w:val="24"/>
        </w:rPr>
        <w:t xml:space="preserve"> por inúmeros autores</w:t>
      </w:r>
      <w:r w:rsidRPr="000F3879">
        <w:rPr>
          <w:rFonts w:ascii="Arial" w:hAnsi="Arial" w:cs="Arial"/>
          <w:sz w:val="24"/>
          <w:szCs w:val="24"/>
        </w:rPr>
        <w:t xml:space="preserve"> desde as </w:t>
      </w:r>
      <w:r>
        <w:rPr>
          <w:rFonts w:ascii="Arial" w:hAnsi="Arial" w:cs="Arial"/>
          <w:sz w:val="24"/>
          <w:szCs w:val="24"/>
        </w:rPr>
        <w:t>análises</w:t>
      </w:r>
      <w:r w:rsidRPr="000F3879">
        <w:rPr>
          <w:rFonts w:ascii="Arial" w:hAnsi="Arial" w:cs="Arial"/>
          <w:sz w:val="24"/>
          <w:szCs w:val="24"/>
        </w:rPr>
        <w:t xml:space="preserve"> que iniciaram os debates em to</w:t>
      </w:r>
      <w:r>
        <w:rPr>
          <w:rFonts w:ascii="Arial" w:hAnsi="Arial" w:cs="Arial"/>
          <w:sz w:val="24"/>
          <w:szCs w:val="24"/>
        </w:rPr>
        <w:t>r</w:t>
      </w:r>
      <w:r w:rsidRPr="000F3879">
        <w:rPr>
          <w:rFonts w:ascii="Arial" w:hAnsi="Arial" w:cs="Arial"/>
          <w:sz w:val="24"/>
          <w:szCs w:val="24"/>
        </w:rPr>
        <w:t>no do tema</w:t>
      </w:r>
      <w:r w:rsidR="00A25872">
        <w:rPr>
          <w:rFonts w:ascii="Arial" w:hAnsi="Arial" w:cs="Arial"/>
          <w:sz w:val="24"/>
          <w:szCs w:val="24"/>
        </w:rPr>
        <w:t xml:space="preserve"> um pouco antes dos anos 2000.</w:t>
      </w:r>
    </w:p>
    <w:p w14:paraId="3F49DC40" w14:textId="0A638211" w:rsidR="009F40AD" w:rsidRDefault="009F40AD" w:rsidP="00A25872">
      <w:pPr>
        <w:spacing w:after="0" w:line="360" w:lineRule="auto"/>
        <w:ind w:firstLine="708"/>
        <w:jc w:val="both"/>
        <w:rPr>
          <w:rFonts w:ascii="Arial" w:hAnsi="Arial" w:cs="Arial"/>
          <w:sz w:val="24"/>
          <w:szCs w:val="24"/>
        </w:rPr>
      </w:pPr>
      <w:r>
        <w:rPr>
          <w:rFonts w:ascii="Arial" w:hAnsi="Arial" w:cs="Arial"/>
          <w:sz w:val="24"/>
          <w:szCs w:val="24"/>
        </w:rPr>
        <w:t>Nesse sentido</w:t>
      </w:r>
      <w:r w:rsidRPr="000A1B61">
        <w:rPr>
          <w:rFonts w:ascii="Arial" w:hAnsi="Arial" w:cs="Arial"/>
          <w:sz w:val="24"/>
          <w:szCs w:val="24"/>
        </w:rPr>
        <w:t xml:space="preserve">, </w:t>
      </w:r>
      <w:r w:rsidR="008873AA">
        <w:rPr>
          <w:rFonts w:ascii="Arial" w:hAnsi="Arial" w:cs="Arial"/>
          <w:sz w:val="24"/>
          <w:szCs w:val="24"/>
        </w:rPr>
        <w:t>a argumentação</w:t>
      </w:r>
      <w:r w:rsidRPr="000A1B61">
        <w:rPr>
          <w:rFonts w:ascii="Arial" w:hAnsi="Arial" w:cs="Arial"/>
          <w:sz w:val="24"/>
          <w:szCs w:val="24"/>
        </w:rPr>
        <w:t xml:space="preserve"> é</w:t>
      </w:r>
      <w:r w:rsidR="008873AA">
        <w:rPr>
          <w:rFonts w:ascii="Arial" w:hAnsi="Arial" w:cs="Arial"/>
          <w:sz w:val="24"/>
          <w:szCs w:val="24"/>
        </w:rPr>
        <w:t xml:space="preserve"> voltada</w:t>
      </w:r>
      <w:r>
        <w:rPr>
          <w:rFonts w:ascii="Arial" w:hAnsi="Arial" w:cs="Arial"/>
          <w:sz w:val="24"/>
          <w:szCs w:val="24"/>
        </w:rPr>
        <w:t xml:space="preserve"> para as ligações entre o consumo de informação e comunicaçã</w:t>
      </w:r>
      <w:r w:rsidR="00D33424">
        <w:rPr>
          <w:rFonts w:ascii="Arial" w:hAnsi="Arial" w:cs="Arial"/>
          <w:sz w:val="24"/>
          <w:szCs w:val="24"/>
        </w:rPr>
        <w:t xml:space="preserve">o, </w:t>
      </w:r>
      <w:r>
        <w:rPr>
          <w:rFonts w:ascii="Arial" w:hAnsi="Arial" w:cs="Arial"/>
          <w:sz w:val="24"/>
          <w:szCs w:val="24"/>
        </w:rPr>
        <w:t>e as demandas por</w:t>
      </w:r>
      <w:r w:rsidRPr="00987C16">
        <w:rPr>
          <w:rFonts w:ascii="Arial" w:hAnsi="Arial" w:cs="Arial"/>
          <w:sz w:val="24"/>
          <w:szCs w:val="24"/>
        </w:rPr>
        <w:t xml:space="preserve"> </w:t>
      </w:r>
      <w:r>
        <w:rPr>
          <w:rFonts w:ascii="Arial" w:hAnsi="Arial" w:cs="Arial"/>
          <w:sz w:val="24"/>
          <w:szCs w:val="24"/>
        </w:rPr>
        <w:t xml:space="preserve">educação, saúde, lazer e </w:t>
      </w:r>
      <w:r w:rsidRPr="000A1B61">
        <w:rPr>
          <w:rFonts w:ascii="Arial" w:hAnsi="Arial" w:cs="Arial"/>
          <w:sz w:val="24"/>
          <w:szCs w:val="24"/>
        </w:rPr>
        <w:t xml:space="preserve">demais fatores que são considerados </w:t>
      </w:r>
      <w:proofErr w:type="spellStart"/>
      <w:r w:rsidRPr="000A1B61">
        <w:rPr>
          <w:rFonts w:ascii="Arial" w:hAnsi="Arial" w:cs="Arial"/>
          <w:sz w:val="24"/>
          <w:szCs w:val="24"/>
        </w:rPr>
        <w:t>preditores</w:t>
      </w:r>
      <w:proofErr w:type="spellEnd"/>
      <w:r w:rsidRPr="000A1B61">
        <w:rPr>
          <w:rFonts w:ascii="Arial" w:hAnsi="Arial" w:cs="Arial"/>
          <w:sz w:val="24"/>
          <w:szCs w:val="24"/>
        </w:rPr>
        <w:t xml:space="preserve"> da formação de capital humano e social.</w:t>
      </w:r>
      <w:r w:rsidRPr="00C77C0F">
        <w:rPr>
          <w:rFonts w:ascii="Arial" w:hAnsi="Arial" w:cs="Arial"/>
          <w:sz w:val="24"/>
          <w:szCs w:val="24"/>
        </w:rPr>
        <w:t xml:space="preserve"> </w:t>
      </w:r>
      <w:r>
        <w:rPr>
          <w:rFonts w:ascii="Arial" w:hAnsi="Arial" w:cs="Arial"/>
          <w:sz w:val="24"/>
          <w:szCs w:val="24"/>
        </w:rPr>
        <w:t>Segundo a UNICEF (201</w:t>
      </w:r>
      <w:r w:rsidR="00335269">
        <w:rPr>
          <w:rFonts w:ascii="Arial" w:hAnsi="Arial" w:cs="Arial"/>
          <w:sz w:val="24"/>
          <w:szCs w:val="24"/>
        </w:rPr>
        <w:t>3</w:t>
      </w:r>
      <w:r>
        <w:rPr>
          <w:rFonts w:ascii="Arial" w:hAnsi="Arial" w:cs="Arial"/>
          <w:sz w:val="24"/>
          <w:szCs w:val="24"/>
        </w:rPr>
        <w:t xml:space="preserve">), a atuação das TIC está associada, por exemplo, ao acesso e à assistência </w:t>
      </w:r>
      <w:r w:rsidR="007E4F6F">
        <w:rPr>
          <w:rFonts w:ascii="Arial" w:hAnsi="Arial" w:cs="Arial"/>
          <w:sz w:val="24"/>
          <w:szCs w:val="24"/>
        </w:rPr>
        <w:t>à</w:t>
      </w:r>
      <w:r>
        <w:rPr>
          <w:rFonts w:ascii="Arial" w:hAnsi="Arial" w:cs="Arial"/>
          <w:sz w:val="24"/>
          <w:szCs w:val="24"/>
        </w:rPr>
        <w:t xml:space="preserve"> saúde em áreas carentes, à nutrição infantil, à educação sexual, e, em especial, à educação básica e ao desenvolvimento cognitivo </w:t>
      </w:r>
      <w:r w:rsidR="007E4F6F">
        <w:rPr>
          <w:rFonts w:ascii="Arial" w:hAnsi="Arial" w:cs="Arial"/>
          <w:sz w:val="24"/>
          <w:szCs w:val="24"/>
        </w:rPr>
        <w:t xml:space="preserve">e </w:t>
      </w:r>
      <w:proofErr w:type="spellStart"/>
      <w:r w:rsidR="007E4F6F">
        <w:rPr>
          <w:rFonts w:ascii="Arial" w:hAnsi="Arial" w:cs="Arial"/>
          <w:sz w:val="24"/>
          <w:szCs w:val="24"/>
        </w:rPr>
        <w:t>socioemocional</w:t>
      </w:r>
      <w:proofErr w:type="spellEnd"/>
      <w:r>
        <w:rPr>
          <w:rFonts w:ascii="Arial" w:hAnsi="Arial" w:cs="Arial"/>
          <w:sz w:val="24"/>
          <w:szCs w:val="24"/>
        </w:rPr>
        <w:t xml:space="preserve"> de crianças e adolescentes. </w:t>
      </w:r>
    </w:p>
    <w:p w14:paraId="0F934D82" w14:textId="1295EA22" w:rsidR="009F40AD" w:rsidRPr="006F4DCA" w:rsidRDefault="009F40AD" w:rsidP="009F40AD">
      <w:pPr>
        <w:spacing w:after="0" w:line="360" w:lineRule="auto"/>
        <w:ind w:firstLine="708"/>
        <w:jc w:val="both"/>
        <w:rPr>
          <w:rFonts w:ascii="Arial" w:hAnsi="Arial" w:cs="Arial"/>
          <w:sz w:val="24"/>
          <w:szCs w:val="24"/>
        </w:rPr>
      </w:pPr>
      <w:r>
        <w:rPr>
          <w:rFonts w:ascii="Arial" w:hAnsi="Arial" w:cs="Arial"/>
          <w:sz w:val="24"/>
          <w:szCs w:val="24"/>
        </w:rPr>
        <w:t xml:space="preserve">No mundo, em meados da década de 2010, </w:t>
      </w:r>
      <w:r w:rsidRPr="006F4DCA">
        <w:rPr>
          <w:rFonts w:ascii="Arial" w:hAnsi="Arial" w:cs="Arial"/>
          <w:sz w:val="24"/>
          <w:szCs w:val="24"/>
        </w:rPr>
        <w:t xml:space="preserve">40% da população </w:t>
      </w:r>
      <w:r>
        <w:rPr>
          <w:rFonts w:ascii="Arial" w:hAnsi="Arial" w:cs="Arial"/>
          <w:sz w:val="24"/>
          <w:szCs w:val="24"/>
        </w:rPr>
        <w:t>de</w:t>
      </w:r>
      <w:r w:rsidRPr="006F4DCA">
        <w:rPr>
          <w:rFonts w:ascii="Arial" w:hAnsi="Arial" w:cs="Arial"/>
          <w:sz w:val="24"/>
          <w:szCs w:val="24"/>
        </w:rPr>
        <w:t xml:space="preserve"> 13 </w:t>
      </w:r>
      <w:r>
        <w:rPr>
          <w:rFonts w:ascii="Arial" w:hAnsi="Arial" w:cs="Arial"/>
          <w:sz w:val="24"/>
          <w:szCs w:val="24"/>
        </w:rPr>
        <w:t>a</w:t>
      </w:r>
      <w:r w:rsidRPr="006F4DCA">
        <w:rPr>
          <w:rFonts w:ascii="Arial" w:hAnsi="Arial" w:cs="Arial"/>
          <w:sz w:val="24"/>
          <w:szCs w:val="24"/>
        </w:rPr>
        <w:t xml:space="preserve"> 24 anos </w:t>
      </w:r>
      <w:r w:rsidRPr="00FF2160">
        <w:rPr>
          <w:rFonts w:ascii="Arial" w:hAnsi="Arial" w:cs="Arial"/>
          <w:sz w:val="24"/>
          <w:szCs w:val="24"/>
        </w:rPr>
        <w:t>de 34</w:t>
      </w:r>
      <w:r>
        <w:rPr>
          <w:rFonts w:ascii="Arial" w:hAnsi="Arial" w:cs="Arial"/>
          <w:sz w:val="24"/>
          <w:szCs w:val="24"/>
        </w:rPr>
        <w:t xml:space="preserve"> </w:t>
      </w:r>
      <w:r w:rsidRPr="006F4DCA">
        <w:rPr>
          <w:rFonts w:ascii="Arial" w:hAnsi="Arial" w:cs="Arial"/>
          <w:sz w:val="24"/>
          <w:szCs w:val="24"/>
        </w:rPr>
        <w:t>países</w:t>
      </w:r>
      <w:r>
        <w:rPr>
          <w:rFonts w:ascii="Arial" w:hAnsi="Arial" w:cs="Arial"/>
          <w:sz w:val="24"/>
          <w:szCs w:val="24"/>
        </w:rPr>
        <w:t xml:space="preserve"> </w:t>
      </w:r>
      <w:r w:rsidR="00E166C3">
        <w:rPr>
          <w:rFonts w:ascii="Arial" w:hAnsi="Arial" w:cs="Arial"/>
          <w:sz w:val="24"/>
          <w:szCs w:val="24"/>
        </w:rPr>
        <w:t xml:space="preserve">em desenvolvimento como </w:t>
      </w:r>
      <w:r w:rsidRPr="001A4357">
        <w:rPr>
          <w:rFonts w:ascii="Arial" w:hAnsi="Arial" w:cs="Arial"/>
          <w:sz w:val="24"/>
          <w:szCs w:val="24"/>
        </w:rPr>
        <w:t>China</w:t>
      </w:r>
      <w:r w:rsidRPr="006F4DCA">
        <w:rPr>
          <w:rFonts w:ascii="Arial" w:hAnsi="Arial" w:cs="Arial"/>
          <w:sz w:val="24"/>
          <w:szCs w:val="24"/>
        </w:rPr>
        <w:t>, Chile, Peru, México</w:t>
      </w:r>
      <w:r>
        <w:rPr>
          <w:rFonts w:ascii="Arial" w:hAnsi="Arial" w:cs="Arial"/>
          <w:sz w:val="24"/>
          <w:szCs w:val="24"/>
        </w:rPr>
        <w:t xml:space="preserve"> e, entre outros, a Índia, afirmam </w:t>
      </w:r>
      <w:r w:rsidRPr="006F4DCA">
        <w:rPr>
          <w:rFonts w:ascii="Arial" w:hAnsi="Arial" w:cs="Arial"/>
          <w:sz w:val="24"/>
          <w:szCs w:val="24"/>
        </w:rPr>
        <w:t xml:space="preserve">já </w:t>
      </w:r>
      <w:r>
        <w:rPr>
          <w:rFonts w:ascii="Arial" w:hAnsi="Arial" w:cs="Arial"/>
          <w:sz w:val="24"/>
          <w:szCs w:val="24"/>
        </w:rPr>
        <w:t xml:space="preserve">ter </w:t>
      </w:r>
      <w:r w:rsidRPr="006F4DCA">
        <w:rPr>
          <w:rFonts w:ascii="Arial" w:hAnsi="Arial" w:cs="Arial"/>
          <w:sz w:val="24"/>
          <w:szCs w:val="24"/>
        </w:rPr>
        <w:t>utiliz</w:t>
      </w:r>
      <w:r>
        <w:rPr>
          <w:rFonts w:ascii="Arial" w:hAnsi="Arial" w:cs="Arial"/>
          <w:sz w:val="24"/>
          <w:szCs w:val="24"/>
        </w:rPr>
        <w:t xml:space="preserve">ado </w:t>
      </w:r>
      <w:r w:rsidRPr="006F4DCA">
        <w:rPr>
          <w:rFonts w:ascii="Arial" w:hAnsi="Arial" w:cs="Arial"/>
          <w:sz w:val="24"/>
          <w:szCs w:val="24"/>
        </w:rPr>
        <w:t>algum meio digital para buscar informações básicas sobre</w:t>
      </w:r>
      <w:r>
        <w:rPr>
          <w:rFonts w:ascii="Arial" w:hAnsi="Arial" w:cs="Arial"/>
          <w:sz w:val="24"/>
          <w:szCs w:val="24"/>
        </w:rPr>
        <w:t xml:space="preserve"> serviços que envolvem a promoção de</w:t>
      </w:r>
      <w:r w:rsidRPr="006F4DCA">
        <w:rPr>
          <w:rFonts w:ascii="Arial" w:hAnsi="Arial" w:cs="Arial"/>
          <w:sz w:val="24"/>
          <w:szCs w:val="24"/>
        </w:rPr>
        <w:t xml:space="preserve"> educação</w:t>
      </w:r>
      <w:r w:rsidR="00CA58A7">
        <w:rPr>
          <w:rFonts w:ascii="Arial" w:hAnsi="Arial" w:cs="Arial"/>
          <w:sz w:val="24"/>
          <w:szCs w:val="24"/>
        </w:rPr>
        <w:t xml:space="preserve"> (</w:t>
      </w:r>
      <w:r w:rsidR="00CA58A7" w:rsidRPr="006F4DCA">
        <w:rPr>
          <w:rFonts w:ascii="Arial" w:hAnsi="Arial" w:cs="Arial"/>
          <w:sz w:val="24"/>
          <w:szCs w:val="24"/>
        </w:rPr>
        <w:t>UNICEF</w:t>
      </w:r>
      <w:r w:rsidR="00CA58A7">
        <w:rPr>
          <w:rFonts w:ascii="Arial" w:hAnsi="Arial" w:cs="Arial"/>
          <w:sz w:val="24"/>
          <w:szCs w:val="24"/>
        </w:rPr>
        <w:t xml:space="preserve">, </w:t>
      </w:r>
      <w:r w:rsidR="00CA58A7" w:rsidRPr="006F4DCA">
        <w:rPr>
          <w:rFonts w:ascii="Arial" w:hAnsi="Arial" w:cs="Arial"/>
          <w:sz w:val="24"/>
          <w:szCs w:val="24"/>
        </w:rPr>
        <w:t>2017)</w:t>
      </w:r>
      <w:r w:rsidRPr="006F4DCA">
        <w:rPr>
          <w:rFonts w:ascii="Arial" w:hAnsi="Arial" w:cs="Arial"/>
          <w:sz w:val="24"/>
          <w:szCs w:val="24"/>
        </w:rPr>
        <w:t xml:space="preserve">. </w:t>
      </w:r>
      <w:r w:rsidR="00780D74">
        <w:rPr>
          <w:rFonts w:ascii="Arial" w:hAnsi="Arial" w:cs="Arial"/>
          <w:sz w:val="24"/>
          <w:szCs w:val="24"/>
        </w:rPr>
        <w:t>Ainda na</w:t>
      </w:r>
      <w:r>
        <w:rPr>
          <w:rFonts w:ascii="Arial" w:hAnsi="Arial" w:cs="Arial"/>
          <w:sz w:val="24"/>
          <w:szCs w:val="24"/>
        </w:rPr>
        <w:t xml:space="preserve"> mesma amostra</w:t>
      </w:r>
      <w:r w:rsidRPr="006F4DCA">
        <w:rPr>
          <w:rFonts w:ascii="Arial" w:hAnsi="Arial" w:cs="Arial"/>
          <w:sz w:val="24"/>
          <w:szCs w:val="24"/>
        </w:rPr>
        <w:t xml:space="preserve">, 24% </w:t>
      </w:r>
      <w:r>
        <w:rPr>
          <w:rFonts w:ascii="Arial" w:hAnsi="Arial" w:cs="Arial"/>
          <w:sz w:val="24"/>
          <w:szCs w:val="24"/>
        </w:rPr>
        <w:t>dos indivíduos</w:t>
      </w:r>
      <w:r w:rsidRPr="006F4DCA">
        <w:rPr>
          <w:rFonts w:ascii="Arial" w:hAnsi="Arial" w:cs="Arial"/>
          <w:sz w:val="24"/>
          <w:szCs w:val="24"/>
        </w:rPr>
        <w:t xml:space="preserve"> também afirm</w:t>
      </w:r>
      <w:r>
        <w:rPr>
          <w:rFonts w:ascii="Arial" w:hAnsi="Arial" w:cs="Arial"/>
          <w:sz w:val="24"/>
          <w:szCs w:val="24"/>
        </w:rPr>
        <w:t>am ter</w:t>
      </w:r>
      <w:r w:rsidRPr="006F4DCA">
        <w:rPr>
          <w:rFonts w:ascii="Arial" w:hAnsi="Arial" w:cs="Arial"/>
          <w:sz w:val="24"/>
          <w:szCs w:val="24"/>
        </w:rPr>
        <w:t xml:space="preserve"> utiliza</w:t>
      </w:r>
      <w:r>
        <w:rPr>
          <w:rFonts w:ascii="Arial" w:hAnsi="Arial" w:cs="Arial"/>
          <w:sz w:val="24"/>
          <w:szCs w:val="24"/>
        </w:rPr>
        <w:t>do</w:t>
      </w:r>
      <w:r w:rsidRPr="006F4DCA">
        <w:rPr>
          <w:rFonts w:ascii="Arial" w:hAnsi="Arial" w:cs="Arial"/>
          <w:sz w:val="24"/>
          <w:szCs w:val="24"/>
        </w:rPr>
        <w:t xml:space="preserve"> a internet para conseguir aprender </w:t>
      </w:r>
      <w:r>
        <w:rPr>
          <w:rFonts w:ascii="Arial" w:hAnsi="Arial" w:cs="Arial"/>
          <w:sz w:val="24"/>
          <w:szCs w:val="24"/>
        </w:rPr>
        <w:t>algo</w:t>
      </w:r>
      <w:r w:rsidRPr="006F4DCA">
        <w:rPr>
          <w:rFonts w:ascii="Arial" w:hAnsi="Arial" w:cs="Arial"/>
          <w:sz w:val="24"/>
          <w:szCs w:val="24"/>
        </w:rPr>
        <w:t xml:space="preserve"> que não foi compreendido durante </w:t>
      </w:r>
      <w:r>
        <w:rPr>
          <w:rFonts w:ascii="Arial" w:hAnsi="Arial" w:cs="Arial"/>
          <w:sz w:val="24"/>
          <w:szCs w:val="24"/>
        </w:rPr>
        <w:t>su</w:t>
      </w:r>
      <w:r w:rsidRPr="006F4DCA">
        <w:rPr>
          <w:rFonts w:ascii="Arial" w:hAnsi="Arial" w:cs="Arial"/>
          <w:sz w:val="24"/>
          <w:szCs w:val="24"/>
        </w:rPr>
        <w:t xml:space="preserve">as aulas presenciais. Neste </w:t>
      </w:r>
      <w:r>
        <w:rPr>
          <w:rFonts w:ascii="Arial" w:hAnsi="Arial" w:cs="Arial"/>
          <w:sz w:val="24"/>
          <w:szCs w:val="24"/>
        </w:rPr>
        <w:t>ponto</w:t>
      </w:r>
      <w:r w:rsidRPr="006F4DCA">
        <w:rPr>
          <w:rFonts w:ascii="Arial" w:hAnsi="Arial" w:cs="Arial"/>
          <w:sz w:val="24"/>
          <w:szCs w:val="24"/>
        </w:rPr>
        <w:t xml:space="preserve">, </w:t>
      </w:r>
      <w:r>
        <w:rPr>
          <w:rFonts w:ascii="Arial" w:hAnsi="Arial" w:cs="Arial"/>
          <w:sz w:val="24"/>
          <w:szCs w:val="24"/>
        </w:rPr>
        <w:t>inclusive</w:t>
      </w:r>
      <w:r w:rsidRPr="006F4DCA">
        <w:rPr>
          <w:rFonts w:ascii="Arial" w:hAnsi="Arial" w:cs="Arial"/>
          <w:sz w:val="24"/>
          <w:szCs w:val="24"/>
        </w:rPr>
        <w:t xml:space="preserve">, o Brasil é o terceiro país com a maior proporção </w:t>
      </w:r>
      <w:r w:rsidRPr="006F4DCA">
        <w:rPr>
          <w:rFonts w:ascii="Arial" w:hAnsi="Arial" w:cs="Arial"/>
          <w:sz w:val="24"/>
          <w:szCs w:val="24"/>
        </w:rPr>
        <w:lastRenderedPageBreak/>
        <w:t>de alunos que afirmam utilizar-se deste método para reforçar a aprendizagem (34%), atrás apenas da Indonésia (47%) e do Burundi (35%)</w:t>
      </w:r>
      <w:r w:rsidR="00E166C3">
        <w:rPr>
          <w:rFonts w:ascii="Arial" w:hAnsi="Arial" w:cs="Arial"/>
          <w:sz w:val="24"/>
          <w:szCs w:val="24"/>
        </w:rPr>
        <w:t xml:space="preserve"> (</w:t>
      </w:r>
      <w:r w:rsidR="00E166C3" w:rsidRPr="006F4DCA">
        <w:rPr>
          <w:rFonts w:ascii="Arial" w:hAnsi="Arial" w:cs="Arial"/>
          <w:sz w:val="24"/>
          <w:szCs w:val="24"/>
        </w:rPr>
        <w:t>UNICEF</w:t>
      </w:r>
      <w:r w:rsidR="00E166C3">
        <w:rPr>
          <w:rFonts w:ascii="Arial" w:hAnsi="Arial" w:cs="Arial"/>
          <w:sz w:val="24"/>
          <w:szCs w:val="24"/>
        </w:rPr>
        <w:t xml:space="preserve">, </w:t>
      </w:r>
      <w:r w:rsidR="00E166C3" w:rsidRPr="006F4DCA">
        <w:rPr>
          <w:rFonts w:ascii="Arial" w:hAnsi="Arial" w:cs="Arial"/>
          <w:sz w:val="24"/>
          <w:szCs w:val="24"/>
        </w:rPr>
        <w:t>2017)</w:t>
      </w:r>
      <w:r>
        <w:rPr>
          <w:rFonts w:ascii="Arial" w:hAnsi="Arial" w:cs="Arial"/>
          <w:sz w:val="24"/>
          <w:szCs w:val="24"/>
        </w:rPr>
        <w:t>.</w:t>
      </w:r>
    </w:p>
    <w:p w14:paraId="5D4A3951" w14:textId="4FCBB159" w:rsidR="00CA58A7" w:rsidRDefault="009F40AD" w:rsidP="009F40AD">
      <w:pPr>
        <w:spacing w:after="0" w:line="360" w:lineRule="auto"/>
        <w:ind w:firstLine="708"/>
        <w:jc w:val="both"/>
        <w:rPr>
          <w:rFonts w:ascii="Arial" w:hAnsi="Arial" w:cs="Arial"/>
          <w:sz w:val="24"/>
          <w:szCs w:val="24"/>
        </w:rPr>
      </w:pPr>
      <w:r>
        <w:rPr>
          <w:rFonts w:ascii="Arial" w:hAnsi="Arial" w:cs="Arial"/>
          <w:sz w:val="24"/>
          <w:szCs w:val="24"/>
        </w:rPr>
        <w:t>S</w:t>
      </w:r>
      <w:r w:rsidRPr="003C4067">
        <w:rPr>
          <w:rFonts w:ascii="Arial" w:hAnsi="Arial" w:cs="Arial"/>
          <w:sz w:val="24"/>
          <w:szCs w:val="24"/>
        </w:rPr>
        <w:t>egundo o Comitê Gestor d</w:t>
      </w:r>
      <w:r>
        <w:rPr>
          <w:rFonts w:ascii="Arial" w:hAnsi="Arial" w:cs="Arial"/>
          <w:sz w:val="24"/>
          <w:szCs w:val="24"/>
        </w:rPr>
        <w:t>a</w:t>
      </w:r>
      <w:r w:rsidRPr="003C4067">
        <w:rPr>
          <w:rFonts w:ascii="Arial" w:hAnsi="Arial" w:cs="Arial"/>
          <w:sz w:val="24"/>
          <w:szCs w:val="24"/>
        </w:rPr>
        <w:t xml:space="preserve"> Internet</w:t>
      </w:r>
      <w:r>
        <w:rPr>
          <w:rFonts w:ascii="Arial" w:hAnsi="Arial" w:cs="Arial"/>
          <w:sz w:val="24"/>
          <w:szCs w:val="24"/>
        </w:rPr>
        <w:t xml:space="preserve"> do Brasil</w:t>
      </w:r>
      <w:r w:rsidRPr="003C4067">
        <w:rPr>
          <w:rFonts w:ascii="Arial" w:hAnsi="Arial" w:cs="Arial"/>
          <w:sz w:val="24"/>
          <w:szCs w:val="24"/>
        </w:rPr>
        <w:t xml:space="preserve"> (2018</w:t>
      </w:r>
      <w:r>
        <w:rPr>
          <w:rFonts w:ascii="Arial" w:hAnsi="Arial" w:cs="Arial"/>
          <w:sz w:val="24"/>
          <w:szCs w:val="24"/>
        </w:rPr>
        <w:t>a</w:t>
      </w:r>
      <w:r w:rsidR="00A233FC">
        <w:rPr>
          <w:rFonts w:ascii="Arial" w:hAnsi="Arial" w:cs="Arial"/>
          <w:sz w:val="24"/>
          <w:szCs w:val="24"/>
        </w:rPr>
        <w:t>)</w:t>
      </w:r>
      <w:r>
        <w:rPr>
          <w:rFonts w:ascii="Arial" w:hAnsi="Arial" w:cs="Arial"/>
          <w:sz w:val="24"/>
          <w:szCs w:val="24"/>
        </w:rPr>
        <w:t xml:space="preserve">, </w:t>
      </w:r>
      <w:r w:rsidR="00B32204">
        <w:rPr>
          <w:rFonts w:ascii="Arial" w:hAnsi="Arial" w:cs="Arial"/>
          <w:sz w:val="24"/>
          <w:szCs w:val="24"/>
        </w:rPr>
        <w:t xml:space="preserve">ainda </w:t>
      </w:r>
      <w:r w:rsidR="007E4F6F">
        <w:rPr>
          <w:rFonts w:ascii="Arial" w:hAnsi="Arial" w:cs="Arial"/>
          <w:sz w:val="24"/>
          <w:szCs w:val="24"/>
        </w:rPr>
        <w:t xml:space="preserve">antes da </w:t>
      </w:r>
      <w:r w:rsidR="00B32204">
        <w:rPr>
          <w:rFonts w:ascii="Arial" w:hAnsi="Arial" w:cs="Arial"/>
          <w:sz w:val="24"/>
          <w:szCs w:val="24"/>
        </w:rPr>
        <w:t>adoção</w:t>
      </w:r>
      <w:r w:rsidR="007E4F6F">
        <w:rPr>
          <w:rFonts w:ascii="Arial" w:hAnsi="Arial" w:cs="Arial"/>
          <w:sz w:val="24"/>
          <w:szCs w:val="24"/>
        </w:rPr>
        <w:t xml:space="preserve"> do</w:t>
      </w:r>
      <w:r w:rsidR="00A233FC">
        <w:rPr>
          <w:rFonts w:ascii="Arial" w:hAnsi="Arial" w:cs="Arial"/>
          <w:sz w:val="24"/>
          <w:szCs w:val="24"/>
        </w:rPr>
        <w:t xml:space="preserve"> </w:t>
      </w:r>
      <w:r>
        <w:rPr>
          <w:rFonts w:ascii="Arial" w:hAnsi="Arial" w:cs="Arial"/>
          <w:sz w:val="24"/>
          <w:szCs w:val="24"/>
        </w:rPr>
        <w:t>ensino remoto</w:t>
      </w:r>
      <w:r w:rsidR="00B32204">
        <w:rPr>
          <w:rFonts w:ascii="Arial" w:hAnsi="Arial" w:cs="Arial"/>
          <w:sz w:val="24"/>
          <w:szCs w:val="24"/>
        </w:rPr>
        <w:t>, imposto pela pandemia da COVID-19</w:t>
      </w:r>
      <w:r>
        <w:rPr>
          <w:rFonts w:ascii="Arial" w:hAnsi="Arial" w:cs="Arial"/>
          <w:sz w:val="24"/>
          <w:szCs w:val="24"/>
        </w:rPr>
        <w:t xml:space="preserve">, mais de 70% das crianças de 9 a 17 anos do país utilizavam a internet para a realização de trabalhos escolares, sendo a atividade mais citada entre as meninas (79%) e a segunda mais apontada entre os meninos (68%), atrás apenas do acesso por conta de jogos </w:t>
      </w:r>
      <w:r w:rsidRPr="003C60AF">
        <w:rPr>
          <w:rFonts w:ascii="Arial" w:hAnsi="Arial" w:cs="Arial"/>
          <w:i/>
          <w:iCs/>
          <w:sz w:val="24"/>
          <w:szCs w:val="24"/>
        </w:rPr>
        <w:t>on-line</w:t>
      </w:r>
      <w:r>
        <w:rPr>
          <w:rFonts w:ascii="Arial" w:hAnsi="Arial" w:cs="Arial"/>
          <w:sz w:val="24"/>
          <w:szCs w:val="24"/>
        </w:rPr>
        <w:t>. Em comparação, considerando outro serviço de atenção básica, apenas 29% da mesma juventude utiliza a rede para buscar informações de saúde e/ou cuidados pessoais, ocorrendo principalmente entre as meninas</w:t>
      </w:r>
      <w:r w:rsidR="00CA58A7">
        <w:rPr>
          <w:rFonts w:ascii="Arial" w:hAnsi="Arial" w:cs="Arial"/>
          <w:sz w:val="24"/>
          <w:szCs w:val="24"/>
        </w:rPr>
        <w:t xml:space="preserve"> (</w:t>
      </w:r>
      <w:r w:rsidR="00CA58A7" w:rsidRPr="003C4067">
        <w:rPr>
          <w:rFonts w:ascii="Arial" w:hAnsi="Arial" w:cs="Arial"/>
          <w:sz w:val="24"/>
          <w:szCs w:val="24"/>
        </w:rPr>
        <w:t>COMITÊ GESTOR D</w:t>
      </w:r>
      <w:r w:rsidR="00CA58A7">
        <w:rPr>
          <w:rFonts w:ascii="Arial" w:hAnsi="Arial" w:cs="Arial"/>
          <w:sz w:val="24"/>
          <w:szCs w:val="24"/>
        </w:rPr>
        <w:t>A</w:t>
      </w:r>
      <w:r w:rsidR="00CA58A7" w:rsidRPr="003C4067">
        <w:rPr>
          <w:rFonts w:ascii="Arial" w:hAnsi="Arial" w:cs="Arial"/>
          <w:sz w:val="24"/>
          <w:szCs w:val="24"/>
        </w:rPr>
        <w:t xml:space="preserve"> INTERNET</w:t>
      </w:r>
      <w:r w:rsidR="0069353D">
        <w:rPr>
          <w:rFonts w:ascii="Arial" w:hAnsi="Arial" w:cs="Arial"/>
          <w:sz w:val="24"/>
          <w:szCs w:val="24"/>
        </w:rPr>
        <w:t xml:space="preserve"> DO BRASIL, 2019</w:t>
      </w:r>
      <w:r w:rsidR="00CA58A7">
        <w:rPr>
          <w:rFonts w:ascii="Arial" w:hAnsi="Arial" w:cs="Arial"/>
          <w:sz w:val="24"/>
          <w:szCs w:val="24"/>
        </w:rPr>
        <w:t xml:space="preserve">a). </w:t>
      </w:r>
    </w:p>
    <w:p w14:paraId="4E1AB275" w14:textId="70265D93" w:rsidR="00CA58A7" w:rsidRDefault="008873AA" w:rsidP="009F40AD">
      <w:pPr>
        <w:spacing w:after="0" w:line="360" w:lineRule="auto"/>
        <w:ind w:firstLine="708"/>
        <w:jc w:val="both"/>
        <w:rPr>
          <w:rFonts w:ascii="Arial" w:hAnsi="Arial" w:cs="Arial"/>
          <w:sz w:val="24"/>
          <w:szCs w:val="24"/>
        </w:rPr>
      </w:pPr>
      <w:r>
        <w:rPr>
          <w:rFonts w:ascii="Arial" w:hAnsi="Arial" w:cs="Arial"/>
          <w:sz w:val="24"/>
          <w:szCs w:val="24"/>
        </w:rPr>
        <w:t>No ano de</w:t>
      </w:r>
      <w:r w:rsidR="00E166C3">
        <w:rPr>
          <w:rFonts w:ascii="Arial" w:hAnsi="Arial" w:cs="Arial"/>
          <w:sz w:val="24"/>
          <w:szCs w:val="24"/>
        </w:rPr>
        <w:t xml:space="preserve"> </w:t>
      </w:r>
      <w:r>
        <w:rPr>
          <w:rFonts w:ascii="Arial" w:hAnsi="Arial" w:cs="Arial"/>
          <w:sz w:val="24"/>
          <w:szCs w:val="24"/>
        </w:rPr>
        <w:t>2020 em especial</w:t>
      </w:r>
      <w:r w:rsidR="00CA58A7">
        <w:rPr>
          <w:rFonts w:ascii="Arial" w:hAnsi="Arial" w:cs="Arial"/>
          <w:sz w:val="24"/>
          <w:szCs w:val="24"/>
        </w:rPr>
        <w:t>, as TIC ganharam uma enorme relevância em função do distanciamento social imposto pela pandemia do Covid-19</w:t>
      </w:r>
      <w:r>
        <w:rPr>
          <w:rFonts w:ascii="Arial" w:hAnsi="Arial" w:cs="Arial"/>
          <w:sz w:val="24"/>
          <w:szCs w:val="24"/>
        </w:rPr>
        <w:t xml:space="preserve">, </w:t>
      </w:r>
      <w:r w:rsidR="00B32204">
        <w:rPr>
          <w:rFonts w:ascii="Arial" w:hAnsi="Arial" w:cs="Arial"/>
          <w:sz w:val="24"/>
          <w:szCs w:val="24"/>
        </w:rPr>
        <w:t xml:space="preserve">quando </w:t>
      </w:r>
      <w:r w:rsidR="00CA58A7">
        <w:rPr>
          <w:rFonts w:ascii="Arial" w:hAnsi="Arial" w:cs="Arial"/>
          <w:sz w:val="24"/>
          <w:szCs w:val="24"/>
        </w:rPr>
        <w:t xml:space="preserve">a internet </w:t>
      </w:r>
      <w:r>
        <w:rPr>
          <w:rFonts w:ascii="Arial" w:hAnsi="Arial" w:cs="Arial"/>
          <w:sz w:val="24"/>
          <w:szCs w:val="24"/>
        </w:rPr>
        <w:t>se tornou</w:t>
      </w:r>
      <w:r w:rsidR="00CA58A7">
        <w:rPr>
          <w:rFonts w:ascii="Arial" w:hAnsi="Arial" w:cs="Arial"/>
          <w:sz w:val="24"/>
          <w:szCs w:val="24"/>
        </w:rPr>
        <w:t xml:space="preserve"> a principal saída adotada pelos formuladores de políticas públicas no enfrentamento aos obstáculos decorrentes das medidas restritivas. </w:t>
      </w:r>
      <w:r>
        <w:rPr>
          <w:rFonts w:ascii="Arial" w:hAnsi="Arial" w:cs="Arial"/>
          <w:sz w:val="24"/>
          <w:szCs w:val="24"/>
        </w:rPr>
        <w:t>Em números, n</w:t>
      </w:r>
      <w:r w:rsidR="00CA58A7">
        <w:rPr>
          <w:rFonts w:ascii="Arial" w:hAnsi="Arial" w:cs="Arial"/>
          <w:sz w:val="24"/>
          <w:szCs w:val="24"/>
        </w:rPr>
        <w:t xml:space="preserve">a educação, cerca de 1,6 bilhão de crianças do mundo foram afastadas das escolas nos períodos mais críticos da pandemia (94% da população discente), </w:t>
      </w:r>
      <w:r w:rsidR="00CA58A7" w:rsidRPr="000011D6">
        <w:rPr>
          <w:rFonts w:ascii="Arial" w:hAnsi="Arial" w:cs="Arial"/>
          <w:sz w:val="24"/>
          <w:szCs w:val="24"/>
        </w:rPr>
        <w:t xml:space="preserve">tornando a continuidade das políticas educacionais totalmente dependentes das </w:t>
      </w:r>
      <w:r w:rsidR="00CA58A7">
        <w:rPr>
          <w:rFonts w:ascii="Arial" w:hAnsi="Arial" w:cs="Arial"/>
          <w:sz w:val="24"/>
          <w:szCs w:val="24"/>
        </w:rPr>
        <w:t>tecnologias digitais de informação e comunicação</w:t>
      </w:r>
      <w:r w:rsidR="00EB437B">
        <w:rPr>
          <w:rFonts w:ascii="Arial" w:hAnsi="Arial" w:cs="Arial"/>
          <w:sz w:val="24"/>
          <w:szCs w:val="24"/>
        </w:rPr>
        <w:t xml:space="preserve"> (BANCO MUNDIAL, 2020)</w:t>
      </w:r>
      <w:r w:rsidR="00CA58A7">
        <w:rPr>
          <w:rFonts w:ascii="Arial" w:hAnsi="Arial" w:cs="Arial"/>
          <w:sz w:val="24"/>
          <w:szCs w:val="24"/>
        </w:rPr>
        <w:t>.</w:t>
      </w:r>
    </w:p>
    <w:p w14:paraId="38763288" w14:textId="32BEA527" w:rsidR="00CA58A7" w:rsidRPr="00887867" w:rsidRDefault="00E166C3" w:rsidP="00CA58A7">
      <w:pPr>
        <w:spacing w:after="0" w:line="360" w:lineRule="auto"/>
        <w:ind w:firstLine="708"/>
        <w:jc w:val="both"/>
        <w:rPr>
          <w:rFonts w:ascii="Arial" w:hAnsi="Arial" w:cs="Arial"/>
          <w:sz w:val="24"/>
          <w:szCs w:val="24"/>
        </w:rPr>
      </w:pPr>
      <w:r w:rsidRPr="00887867">
        <w:rPr>
          <w:rFonts w:ascii="Arial" w:hAnsi="Arial" w:cs="Arial"/>
          <w:sz w:val="24"/>
          <w:szCs w:val="24"/>
        </w:rPr>
        <w:t>No Brasil</w:t>
      </w:r>
      <w:r w:rsidR="00CA58A7" w:rsidRPr="00887867">
        <w:rPr>
          <w:rFonts w:ascii="Arial" w:hAnsi="Arial" w:cs="Arial"/>
          <w:sz w:val="24"/>
          <w:szCs w:val="24"/>
        </w:rPr>
        <w:t xml:space="preserve">, </w:t>
      </w:r>
      <w:r w:rsidR="00887867">
        <w:rPr>
          <w:rFonts w:ascii="Arial" w:hAnsi="Arial" w:cs="Arial"/>
          <w:sz w:val="24"/>
          <w:szCs w:val="24"/>
        </w:rPr>
        <w:t>tanto a busca por informação quanto</w:t>
      </w:r>
      <w:r w:rsidR="00CA58A7" w:rsidRPr="00887867">
        <w:rPr>
          <w:rFonts w:ascii="Arial" w:hAnsi="Arial" w:cs="Arial"/>
          <w:sz w:val="24"/>
          <w:szCs w:val="24"/>
        </w:rPr>
        <w:t xml:space="preserve"> a interação digital entre os domicílios e o governo cresceu de forma totalmente significativa</w:t>
      </w:r>
      <w:r w:rsidRPr="00887867">
        <w:rPr>
          <w:rFonts w:ascii="Arial" w:hAnsi="Arial" w:cs="Arial"/>
          <w:sz w:val="24"/>
          <w:szCs w:val="24"/>
        </w:rPr>
        <w:t>, principalmente pel</w:t>
      </w:r>
      <w:r w:rsidR="00CA58A7" w:rsidRPr="00887867">
        <w:rPr>
          <w:rFonts w:ascii="Arial" w:hAnsi="Arial" w:cs="Arial"/>
          <w:sz w:val="24"/>
          <w:szCs w:val="24"/>
        </w:rPr>
        <w:t>o papel propulsor de políticas associadas à expansão do ensino rem</w:t>
      </w:r>
      <w:r w:rsidR="00887867" w:rsidRPr="00887867">
        <w:rPr>
          <w:rFonts w:ascii="Arial" w:hAnsi="Arial" w:cs="Arial"/>
          <w:sz w:val="24"/>
          <w:szCs w:val="24"/>
        </w:rPr>
        <w:t>oto. Enquanto</w:t>
      </w:r>
      <w:r w:rsidR="00B32204">
        <w:rPr>
          <w:rFonts w:ascii="Arial" w:hAnsi="Arial" w:cs="Arial"/>
          <w:sz w:val="24"/>
          <w:szCs w:val="24"/>
        </w:rPr>
        <w:t>,</w:t>
      </w:r>
      <w:r w:rsidR="00887867" w:rsidRPr="00887867">
        <w:rPr>
          <w:rFonts w:ascii="Arial" w:hAnsi="Arial" w:cs="Arial"/>
          <w:sz w:val="24"/>
          <w:szCs w:val="24"/>
        </w:rPr>
        <w:t xml:space="preserve"> entre 2016 e 2018</w:t>
      </w:r>
      <w:r w:rsidR="00B32204">
        <w:rPr>
          <w:rFonts w:ascii="Arial" w:hAnsi="Arial" w:cs="Arial"/>
          <w:sz w:val="24"/>
          <w:szCs w:val="24"/>
        </w:rPr>
        <w:t>,</w:t>
      </w:r>
      <w:r w:rsidR="00CA58A7" w:rsidRPr="00887867">
        <w:rPr>
          <w:rFonts w:ascii="Arial" w:hAnsi="Arial" w:cs="Arial"/>
          <w:sz w:val="24"/>
          <w:szCs w:val="24"/>
        </w:rPr>
        <w:t xml:space="preserve"> a utilização das TIC como ferramenta de busca por ações da educação pública esta</w:t>
      </w:r>
      <w:r w:rsidR="00887867">
        <w:rPr>
          <w:rFonts w:ascii="Arial" w:hAnsi="Arial" w:cs="Arial"/>
          <w:sz w:val="24"/>
          <w:szCs w:val="24"/>
        </w:rPr>
        <w:t>va presente em até 28% dos domicílios do país</w:t>
      </w:r>
      <w:r w:rsidR="00CA58A7" w:rsidRPr="00887867">
        <w:rPr>
          <w:rFonts w:ascii="Arial" w:hAnsi="Arial" w:cs="Arial"/>
          <w:sz w:val="24"/>
          <w:szCs w:val="24"/>
        </w:rPr>
        <w:t>, em 2</w:t>
      </w:r>
      <w:r w:rsidR="00887867">
        <w:rPr>
          <w:rFonts w:ascii="Arial" w:hAnsi="Arial" w:cs="Arial"/>
          <w:sz w:val="24"/>
          <w:szCs w:val="24"/>
        </w:rPr>
        <w:t>020 a</w:t>
      </w:r>
      <w:r w:rsidR="00887867" w:rsidRPr="00887867">
        <w:rPr>
          <w:rFonts w:ascii="Arial" w:hAnsi="Arial" w:cs="Arial"/>
          <w:sz w:val="24"/>
          <w:szCs w:val="24"/>
        </w:rPr>
        <w:t xml:space="preserve"> estatística </w:t>
      </w:r>
      <w:r w:rsidR="00887867">
        <w:rPr>
          <w:rFonts w:ascii="Arial" w:hAnsi="Arial" w:cs="Arial"/>
          <w:sz w:val="24"/>
          <w:szCs w:val="24"/>
        </w:rPr>
        <w:t>alcançou</w:t>
      </w:r>
      <w:r w:rsidR="00887867" w:rsidRPr="00887867">
        <w:rPr>
          <w:rFonts w:ascii="Arial" w:hAnsi="Arial" w:cs="Arial"/>
          <w:sz w:val="24"/>
          <w:szCs w:val="24"/>
        </w:rPr>
        <w:t xml:space="preserve"> 37%</w:t>
      </w:r>
      <w:r w:rsidR="00887867">
        <w:rPr>
          <w:rFonts w:ascii="Arial" w:hAnsi="Arial" w:cs="Arial"/>
          <w:sz w:val="24"/>
          <w:szCs w:val="24"/>
        </w:rPr>
        <w:t xml:space="preserve"> dos lares</w:t>
      </w:r>
      <w:r w:rsidR="00887867" w:rsidRPr="00887867">
        <w:rPr>
          <w:rFonts w:ascii="Arial" w:hAnsi="Arial" w:cs="Arial"/>
          <w:sz w:val="24"/>
          <w:szCs w:val="24"/>
        </w:rPr>
        <w:t xml:space="preserve"> </w:t>
      </w:r>
      <w:r w:rsidR="008873AA">
        <w:rPr>
          <w:rFonts w:ascii="Arial" w:hAnsi="Arial" w:cs="Arial"/>
          <w:sz w:val="24"/>
          <w:szCs w:val="24"/>
        </w:rPr>
        <w:t xml:space="preserve">brasileiros </w:t>
      </w:r>
      <w:r w:rsidR="00CA58A7" w:rsidRPr="00887867">
        <w:rPr>
          <w:rFonts w:ascii="Arial" w:hAnsi="Arial" w:cs="Arial"/>
          <w:sz w:val="24"/>
          <w:szCs w:val="24"/>
        </w:rPr>
        <w:t>(COMITÊ GESTOR DE INTERNET DO BRASIL, 2020</w:t>
      </w:r>
      <w:r w:rsidR="00D6460B">
        <w:rPr>
          <w:rFonts w:ascii="Arial" w:hAnsi="Arial" w:cs="Arial"/>
          <w:sz w:val="24"/>
          <w:szCs w:val="24"/>
        </w:rPr>
        <w:t>a</w:t>
      </w:r>
      <w:r w:rsidR="00CA58A7" w:rsidRPr="00887867">
        <w:rPr>
          <w:rFonts w:ascii="Arial" w:hAnsi="Arial" w:cs="Arial"/>
          <w:sz w:val="24"/>
          <w:szCs w:val="24"/>
        </w:rPr>
        <w:t xml:space="preserve">). </w:t>
      </w:r>
    </w:p>
    <w:p w14:paraId="2A3595AD" w14:textId="41EDB192" w:rsidR="009F40AD" w:rsidRDefault="00887867" w:rsidP="009F40AD">
      <w:pPr>
        <w:spacing w:after="0" w:line="360" w:lineRule="auto"/>
        <w:ind w:firstLine="708"/>
        <w:jc w:val="both"/>
        <w:rPr>
          <w:rFonts w:ascii="Arial" w:hAnsi="Arial" w:cs="Arial"/>
          <w:sz w:val="24"/>
          <w:szCs w:val="24"/>
        </w:rPr>
      </w:pPr>
      <w:r>
        <w:rPr>
          <w:rFonts w:ascii="Arial" w:hAnsi="Arial" w:cs="Arial"/>
          <w:sz w:val="24"/>
          <w:szCs w:val="24"/>
        </w:rPr>
        <w:t xml:space="preserve">Diferentemente do que ocorre </w:t>
      </w:r>
      <w:r w:rsidR="008873AA">
        <w:rPr>
          <w:rFonts w:ascii="Arial" w:hAnsi="Arial" w:cs="Arial"/>
          <w:sz w:val="24"/>
          <w:szCs w:val="24"/>
        </w:rPr>
        <w:t>nos grandes centros econômicos –</w:t>
      </w:r>
      <w:r w:rsidR="00B32204">
        <w:rPr>
          <w:rFonts w:ascii="Arial" w:hAnsi="Arial" w:cs="Arial"/>
          <w:sz w:val="24"/>
          <w:szCs w:val="24"/>
        </w:rPr>
        <w:t xml:space="preserve"> onde há</w:t>
      </w:r>
      <w:r w:rsidR="008873AA">
        <w:rPr>
          <w:rFonts w:ascii="Arial" w:hAnsi="Arial" w:cs="Arial"/>
          <w:sz w:val="24"/>
          <w:szCs w:val="24"/>
        </w:rPr>
        <w:t xml:space="preserve"> </w:t>
      </w:r>
      <w:r w:rsidR="00F419FD">
        <w:rPr>
          <w:rFonts w:ascii="Arial" w:hAnsi="Arial" w:cs="Arial"/>
          <w:sz w:val="24"/>
          <w:szCs w:val="24"/>
        </w:rPr>
        <w:t>um forte</w:t>
      </w:r>
      <w:r w:rsidR="008873AA">
        <w:rPr>
          <w:rFonts w:ascii="Arial" w:hAnsi="Arial" w:cs="Arial"/>
          <w:sz w:val="24"/>
          <w:szCs w:val="24"/>
        </w:rPr>
        <w:t xml:space="preserve"> </w:t>
      </w:r>
      <w:r w:rsidR="00F419FD">
        <w:rPr>
          <w:rFonts w:ascii="Arial" w:hAnsi="Arial" w:cs="Arial"/>
          <w:sz w:val="24"/>
          <w:szCs w:val="24"/>
        </w:rPr>
        <w:t>fluxo</w:t>
      </w:r>
      <w:r>
        <w:rPr>
          <w:rFonts w:ascii="Arial" w:hAnsi="Arial" w:cs="Arial"/>
          <w:sz w:val="24"/>
          <w:szCs w:val="24"/>
        </w:rPr>
        <w:t xml:space="preserve"> de negócios</w:t>
      </w:r>
      <w:r w:rsidR="008873AA">
        <w:rPr>
          <w:rFonts w:ascii="Arial" w:hAnsi="Arial" w:cs="Arial"/>
          <w:sz w:val="24"/>
          <w:szCs w:val="24"/>
        </w:rPr>
        <w:t xml:space="preserve"> –</w:t>
      </w:r>
      <w:r>
        <w:rPr>
          <w:rFonts w:ascii="Arial" w:hAnsi="Arial" w:cs="Arial"/>
          <w:sz w:val="24"/>
          <w:szCs w:val="24"/>
        </w:rPr>
        <w:t xml:space="preserve">, </w:t>
      </w:r>
      <w:r w:rsidR="009F40AD">
        <w:rPr>
          <w:rFonts w:ascii="Arial" w:hAnsi="Arial" w:cs="Arial"/>
          <w:sz w:val="24"/>
          <w:szCs w:val="24"/>
        </w:rPr>
        <w:t xml:space="preserve">nos países em desenvolvimento a relação dos indivíduos de regiões mais pobres com o governo digital é associada à oferta de informação sobre a assistência, à transparência e à realização de serviços públicos básicos prestados à população (BANCO MUNDIAL, 2016). No Brasil, </w:t>
      </w:r>
      <w:r>
        <w:rPr>
          <w:rFonts w:ascii="Arial" w:hAnsi="Arial" w:cs="Arial"/>
          <w:sz w:val="24"/>
          <w:szCs w:val="24"/>
        </w:rPr>
        <w:t>para além da educação</w:t>
      </w:r>
      <w:r w:rsidR="009F40AD">
        <w:rPr>
          <w:rFonts w:ascii="Arial" w:hAnsi="Arial" w:cs="Arial"/>
          <w:sz w:val="24"/>
          <w:szCs w:val="24"/>
        </w:rPr>
        <w:t>, o</w:t>
      </w:r>
      <w:r>
        <w:rPr>
          <w:rFonts w:ascii="Arial" w:hAnsi="Arial" w:cs="Arial"/>
          <w:sz w:val="24"/>
          <w:szCs w:val="24"/>
        </w:rPr>
        <w:t xml:space="preserve"> </w:t>
      </w:r>
      <w:r w:rsidR="009F40AD">
        <w:rPr>
          <w:rFonts w:ascii="Arial" w:hAnsi="Arial" w:cs="Arial"/>
          <w:sz w:val="24"/>
          <w:szCs w:val="24"/>
        </w:rPr>
        <w:t xml:space="preserve">acesso ao conhecimento de ações trabalhistas, fiscais, e do </w:t>
      </w:r>
      <w:r w:rsidR="009F40AD">
        <w:rPr>
          <w:rFonts w:ascii="Arial" w:hAnsi="Arial" w:cs="Arial"/>
          <w:sz w:val="24"/>
          <w:szCs w:val="24"/>
        </w:rPr>
        <w:lastRenderedPageBreak/>
        <w:t>atendimento de saúde também devem ser destacadas</w:t>
      </w:r>
      <w:r>
        <w:rPr>
          <w:rFonts w:ascii="Arial" w:hAnsi="Arial" w:cs="Arial"/>
          <w:sz w:val="24"/>
          <w:szCs w:val="24"/>
        </w:rPr>
        <w:t xml:space="preserve"> </w:t>
      </w:r>
      <w:r w:rsidRPr="00887867">
        <w:rPr>
          <w:rFonts w:ascii="Arial" w:hAnsi="Arial" w:cs="Arial"/>
          <w:sz w:val="24"/>
          <w:szCs w:val="24"/>
        </w:rPr>
        <w:t>(COMITÊ GESTOR DE INTERNET DO BRASIL, 2020</w:t>
      </w:r>
      <w:r w:rsidR="00D6460B">
        <w:rPr>
          <w:rFonts w:ascii="Arial" w:hAnsi="Arial" w:cs="Arial"/>
          <w:sz w:val="24"/>
          <w:szCs w:val="24"/>
        </w:rPr>
        <w:t>b</w:t>
      </w:r>
      <w:r w:rsidRPr="00887867">
        <w:rPr>
          <w:rFonts w:ascii="Arial" w:hAnsi="Arial" w:cs="Arial"/>
          <w:sz w:val="24"/>
          <w:szCs w:val="24"/>
        </w:rPr>
        <w:t>)</w:t>
      </w:r>
      <w:r w:rsidR="009F40AD">
        <w:rPr>
          <w:rFonts w:ascii="Arial" w:hAnsi="Arial" w:cs="Arial"/>
          <w:sz w:val="24"/>
          <w:szCs w:val="24"/>
        </w:rPr>
        <w:t xml:space="preserve">. </w:t>
      </w:r>
    </w:p>
    <w:p w14:paraId="4AB1AAC2" w14:textId="0BD6B2B1" w:rsidR="009F40AD" w:rsidRPr="00BC4C9E" w:rsidRDefault="009F40AD" w:rsidP="00143E8D">
      <w:pPr>
        <w:spacing w:after="0" w:line="360" w:lineRule="auto"/>
        <w:ind w:firstLine="708"/>
        <w:jc w:val="both"/>
        <w:rPr>
          <w:rFonts w:ascii="Arial" w:hAnsi="Arial" w:cs="Arial"/>
          <w:bCs/>
          <w:sz w:val="24"/>
          <w:szCs w:val="24"/>
        </w:rPr>
      </w:pPr>
      <w:r w:rsidRPr="005C7DC8">
        <w:rPr>
          <w:rFonts w:ascii="Arial" w:hAnsi="Arial" w:cs="Arial"/>
          <w:bCs/>
          <w:sz w:val="24"/>
          <w:szCs w:val="24"/>
        </w:rPr>
        <w:t>Nesse contexto, o presente trabalho propõe investigar o efeito da expansão do acesso às TIC sobre o desempenho educaciona</w:t>
      </w:r>
      <w:r>
        <w:rPr>
          <w:rFonts w:ascii="Arial" w:hAnsi="Arial" w:cs="Arial"/>
          <w:bCs/>
          <w:sz w:val="24"/>
          <w:szCs w:val="24"/>
        </w:rPr>
        <w:t>l</w:t>
      </w:r>
      <w:r w:rsidRPr="005C7DC8">
        <w:rPr>
          <w:rFonts w:ascii="Arial" w:hAnsi="Arial" w:cs="Arial"/>
          <w:bCs/>
          <w:sz w:val="24"/>
          <w:szCs w:val="24"/>
        </w:rPr>
        <w:t xml:space="preserve">, propiciada pelo investimento público. </w:t>
      </w:r>
      <w:r>
        <w:rPr>
          <w:rFonts w:ascii="Arial" w:hAnsi="Arial" w:cs="Arial"/>
          <w:bCs/>
          <w:sz w:val="24"/>
          <w:szCs w:val="24"/>
        </w:rPr>
        <w:t>Para tanto, utiliza-se o</w:t>
      </w:r>
      <w:r w:rsidRPr="005C7DC8">
        <w:rPr>
          <w:rFonts w:ascii="Arial" w:hAnsi="Arial" w:cs="Arial"/>
          <w:bCs/>
          <w:sz w:val="24"/>
          <w:szCs w:val="24"/>
        </w:rPr>
        <w:t xml:space="preserve"> Programa Cidades Digitais como </w:t>
      </w:r>
      <w:r>
        <w:rPr>
          <w:rFonts w:ascii="Arial" w:hAnsi="Arial" w:cs="Arial"/>
          <w:bCs/>
          <w:sz w:val="24"/>
          <w:szCs w:val="24"/>
        </w:rPr>
        <w:t xml:space="preserve">variação exógena </w:t>
      </w:r>
      <w:r w:rsidR="00B32204">
        <w:rPr>
          <w:rFonts w:ascii="Arial" w:hAnsi="Arial" w:cs="Arial"/>
          <w:bCs/>
          <w:sz w:val="24"/>
          <w:szCs w:val="24"/>
        </w:rPr>
        <w:t xml:space="preserve">no acesso a </w:t>
      </w:r>
      <w:r>
        <w:rPr>
          <w:rFonts w:ascii="Arial" w:hAnsi="Arial" w:cs="Arial"/>
          <w:bCs/>
          <w:sz w:val="24"/>
          <w:szCs w:val="24"/>
        </w:rPr>
        <w:t>tais tecnologias,</w:t>
      </w:r>
      <w:r w:rsidR="00143E8D">
        <w:rPr>
          <w:rFonts w:ascii="Arial" w:hAnsi="Arial" w:cs="Arial"/>
          <w:bCs/>
          <w:sz w:val="24"/>
          <w:szCs w:val="24"/>
        </w:rPr>
        <w:t xml:space="preserve"> por meio da estimação de variações dos modelos de diferenças em diferenças, ou os chamados estudos de eventos. </w:t>
      </w:r>
      <w:r>
        <w:rPr>
          <w:rFonts w:ascii="Arial" w:hAnsi="Arial" w:cs="Arial"/>
          <w:bCs/>
          <w:sz w:val="24"/>
          <w:szCs w:val="24"/>
        </w:rPr>
        <w:t xml:space="preserve"> </w:t>
      </w:r>
      <w:r w:rsidR="00143E8D">
        <w:rPr>
          <w:rFonts w:ascii="Arial" w:hAnsi="Arial" w:cs="Arial"/>
          <w:bCs/>
          <w:sz w:val="24"/>
          <w:szCs w:val="24"/>
        </w:rPr>
        <w:t xml:space="preserve">Para tanto, são </w:t>
      </w:r>
      <w:r>
        <w:rPr>
          <w:rFonts w:ascii="Arial" w:hAnsi="Arial" w:cs="Arial"/>
          <w:bCs/>
          <w:sz w:val="24"/>
          <w:szCs w:val="24"/>
        </w:rPr>
        <w:t>explora</w:t>
      </w:r>
      <w:r w:rsidR="00143E8D">
        <w:rPr>
          <w:rFonts w:ascii="Arial" w:hAnsi="Arial" w:cs="Arial"/>
          <w:bCs/>
          <w:sz w:val="24"/>
          <w:szCs w:val="24"/>
        </w:rPr>
        <w:t>das</w:t>
      </w:r>
      <w:r>
        <w:rPr>
          <w:rFonts w:ascii="Arial" w:hAnsi="Arial" w:cs="Arial"/>
          <w:bCs/>
          <w:sz w:val="24"/>
          <w:szCs w:val="24"/>
        </w:rPr>
        <w:t xml:space="preserve"> informações cedidas pela Controladoria Geral da União (CGU) </w:t>
      </w:r>
      <w:r w:rsidR="00143E8D">
        <w:rPr>
          <w:rFonts w:ascii="Arial" w:hAnsi="Arial" w:cs="Arial"/>
          <w:bCs/>
          <w:sz w:val="24"/>
          <w:szCs w:val="24"/>
        </w:rPr>
        <w:t xml:space="preserve">sobre a data de adoção do Programa pelos diferentes municípios brasileiros, bem como </w:t>
      </w:r>
      <w:proofErr w:type="spellStart"/>
      <w:r w:rsidR="00143E8D">
        <w:rPr>
          <w:rFonts w:ascii="Arial" w:hAnsi="Arial" w:cs="Arial"/>
          <w:bCs/>
          <w:sz w:val="24"/>
          <w:szCs w:val="24"/>
        </w:rPr>
        <w:t>microdados</w:t>
      </w:r>
      <w:proofErr w:type="spellEnd"/>
      <w:r w:rsidR="00143E8D">
        <w:rPr>
          <w:rFonts w:ascii="Arial" w:hAnsi="Arial" w:cs="Arial"/>
          <w:bCs/>
          <w:sz w:val="24"/>
          <w:szCs w:val="24"/>
        </w:rPr>
        <w:t xml:space="preserve"> </w:t>
      </w:r>
      <w:r>
        <w:rPr>
          <w:rFonts w:ascii="Arial" w:hAnsi="Arial" w:cs="Arial"/>
          <w:bCs/>
          <w:sz w:val="24"/>
          <w:szCs w:val="24"/>
        </w:rPr>
        <w:t>d</w:t>
      </w:r>
      <w:r w:rsidR="00780D74">
        <w:rPr>
          <w:rFonts w:ascii="Arial" w:hAnsi="Arial" w:cs="Arial"/>
          <w:bCs/>
          <w:sz w:val="24"/>
          <w:szCs w:val="24"/>
        </w:rPr>
        <w:t>a Prova Brasil</w:t>
      </w:r>
      <w:r w:rsidR="00A233FC">
        <w:rPr>
          <w:rFonts w:ascii="Arial" w:hAnsi="Arial" w:cs="Arial"/>
          <w:bCs/>
          <w:sz w:val="24"/>
          <w:szCs w:val="24"/>
        </w:rPr>
        <w:t xml:space="preserve"> (PB)</w:t>
      </w:r>
      <w:r w:rsidR="00D33424">
        <w:rPr>
          <w:rFonts w:ascii="Arial" w:hAnsi="Arial" w:cs="Arial"/>
          <w:bCs/>
          <w:sz w:val="24"/>
          <w:szCs w:val="24"/>
        </w:rPr>
        <w:t xml:space="preserve"> </w:t>
      </w:r>
      <w:r w:rsidR="00780D74">
        <w:rPr>
          <w:rFonts w:ascii="Arial" w:hAnsi="Arial" w:cs="Arial"/>
          <w:bCs/>
          <w:sz w:val="24"/>
          <w:szCs w:val="24"/>
        </w:rPr>
        <w:t>do</w:t>
      </w:r>
      <w:r>
        <w:rPr>
          <w:rFonts w:ascii="Arial" w:hAnsi="Arial" w:cs="Arial"/>
          <w:bCs/>
          <w:sz w:val="24"/>
          <w:szCs w:val="24"/>
        </w:rPr>
        <w:t xml:space="preserve"> Sistema de Avaliação do Ensino Básico (SAEB)</w:t>
      </w:r>
      <w:r w:rsidR="00143E8D">
        <w:rPr>
          <w:rFonts w:ascii="Arial" w:hAnsi="Arial" w:cs="Arial"/>
          <w:bCs/>
          <w:sz w:val="24"/>
          <w:szCs w:val="24"/>
        </w:rPr>
        <w:t>, que contém</w:t>
      </w:r>
      <w:r>
        <w:rPr>
          <w:rFonts w:ascii="Arial" w:hAnsi="Arial" w:cs="Arial"/>
          <w:bCs/>
          <w:sz w:val="24"/>
          <w:szCs w:val="24"/>
        </w:rPr>
        <w:t xml:space="preserve"> indicadores de desempenho</w:t>
      </w:r>
      <w:r w:rsidR="00143E8D">
        <w:rPr>
          <w:rFonts w:ascii="Arial" w:hAnsi="Arial" w:cs="Arial"/>
          <w:bCs/>
          <w:sz w:val="24"/>
          <w:szCs w:val="24"/>
        </w:rPr>
        <w:t xml:space="preserve"> educacional</w:t>
      </w:r>
      <w:r>
        <w:rPr>
          <w:rFonts w:ascii="Arial" w:hAnsi="Arial" w:cs="Arial"/>
          <w:bCs/>
          <w:sz w:val="24"/>
          <w:szCs w:val="24"/>
        </w:rPr>
        <w:t xml:space="preserve">, </w:t>
      </w:r>
      <w:r w:rsidRPr="00F0037B">
        <w:rPr>
          <w:rFonts w:ascii="Arial" w:hAnsi="Arial" w:cs="Arial"/>
          <w:bCs/>
          <w:i/>
          <w:iCs/>
          <w:sz w:val="24"/>
          <w:szCs w:val="24"/>
        </w:rPr>
        <w:t>status</w:t>
      </w:r>
      <w:r>
        <w:rPr>
          <w:rFonts w:ascii="Arial" w:hAnsi="Arial" w:cs="Arial"/>
          <w:bCs/>
          <w:sz w:val="24"/>
          <w:szCs w:val="24"/>
        </w:rPr>
        <w:t xml:space="preserve"> socioeconômico e </w:t>
      </w:r>
      <w:r w:rsidR="00143E8D">
        <w:rPr>
          <w:rFonts w:ascii="Arial" w:hAnsi="Arial" w:cs="Arial"/>
          <w:bCs/>
          <w:sz w:val="24"/>
          <w:szCs w:val="24"/>
        </w:rPr>
        <w:t>outras variáveis sobre o ambiente escolar</w:t>
      </w:r>
      <w:r>
        <w:rPr>
          <w:rFonts w:ascii="Arial" w:hAnsi="Arial" w:cs="Arial"/>
          <w:bCs/>
          <w:sz w:val="24"/>
          <w:szCs w:val="24"/>
        </w:rPr>
        <w:t xml:space="preserve">.  </w:t>
      </w:r>
    </w:p>
    <w:p w14:paraId="1CF0AF5E" w14:textId="77777777" w:rsidR="009F40AD" w:rsidRDefault="009F40AD" w:rsidP="009F40AD">
      <w:pPr>
        <w:spacing w:after="0" w:line="360" w:lineRule="auto"/>
        <w:ind w:firstLine="708"/>
        <w:jc w:val="both"/>
        <w:rPr>
          <w:rFonts w:ascii="Arial" w:eastAsia="Arial" w:hAnsi="Arial" w:cs="Arial"/>
          <w:sz w:val="24"/>
          <w:szCs w:val="24"/>
        </w:rPr>
      </w:pPr>
      <w:r>
        <w:rPr>
          <w:rFonts w:ascii="Arial" w:eastAsia="Arial" w:hAnsi="Arial" w:cs="Arial"/>
          <w:sz w:val="24"/>
          <w:szCs w:val="24"/>
        </w:rPr>
        <w:t>Além dessa introdução, o trabalho é composto por cinco seções. Na seção 2, é realizada uma revisão de literatura sobre o papel das tecnologias de informação e comunicação. Na seção 3, é apresentado o arcabouço institucional das TIC no Brasil e do Programa Cidades Digitais. Na seção 4, é apresentada a estratégia empírica. Já na seção 5, são discutidos os resultados das estimações. A seção 6, por fim, apresenta as considerações finais.</w:t>
      </w:r>
    </w:p>
    <w:p w14:paraId="58846949" w14:textId="77777777" w:rsidR="009F40AD" w:rsidRDefault="009F40AD" w:rsidP="009F40AD">
      <w:pPr>
        <w:spacing w:after="0" w:line="360" w:lineRule="auto"/>
        <w:ind w:firstLine="708"/>
        <w:jc w:val="both"/>
        <w:rPr>
          <w:rFonts w:ascii="Arial" w:eastAsia="Arial" w:hAnsi="Arial" w:cs="Arial"/>
          <w:sz w:val="24"/>
          <w:szCs w:val="24"/>
        </w:rPr>
      </w:pPr>
    </w:p>
    <w:p w14:paraId="6AC801F0" w14:textId="77777777" w:rsidR="009F40AD" w:rsidRDefault="009F40AD" w:rsidP="009F40AD">
      <w:pPr>
        <w:spacing w:after="0" w:line="360" w:lineRule="auto"/>
        <w:ind w:firstLine="708"/>
        <w:jc w:val="both"/>
        <w:rPr>
          <w:rFonts w:ascii="Arial" w:eastAsia="Arial" w:hAnsi="Arial" w:cs="Arial"/>
          <w:sz w:val="24"/>
          <w:szCs w:val="24"/>
        </w:rPr>
      </w:pPr>
    </w:p>
    <w:p w14:paraId="15FF4E06" w14:textId="77777777" w:rsidR="009F40AD" w:rsidRDefault="009F40AD" w:rsidP="009F40AD">
      <w:pPr>
        <w:spacing w:after="0" w:line="360" w:lineRule="auto"/>
        <w:ind w:firstLine="708"/>
        <w:jc w:val="both"/>
        <w:rPr>
          <w:rFonts w:ascii="Arial" w:eastAsia="Arial" w:hAnsi="Arial" w:cs="Arial"/>
          <w:sz w:val="24"/>
          <w:szCs w:val="24"/>
        </w:rPr>
      </w:pPr>
    </w:p>
    <w:p w14:paraId="7E60FD24" w14:textId="77777777" w:rsidR="009F40AD" w:rsidRDefault="009F40AD" w:rsidP="009F40AD">
      <w:pPr>
        <w:spacing w:after="0" w:line="360" w:lineRule="auto"/>
        <w:ind w:firstLine="708"/>
        <w:jc w:val="both"/>
        <w:rPr>
          <w:rFonts w:ascii="Arial" w:eastAsia="Arial" w:hAnsi="Arial" w:cs="Arial"/>
          <w:sz w:val="24"/>
          <w:szCs w:val="24"/>
        </w:rPr>
      </w:pPr>
    </w:p>
    <w:p w14:paraId="42152931" w14:textId="77777777" w:rsidR="00CA58A7" w:rsidRDefault="00CA58A7" w:rsidP="007A38EB">
      <w:pPr>
        <w:spacing w:after="0" w:line="360" w:lineRule="auto"/>
        <w:jc w:val="both"/>
        <w:rPr>
          <w:rFonts w:ascii="Arial" w:eastAsia="Arial" w:hAnsi="Arial" w:cs="Arial"/>
          <w:sz w:val="24"/>
          <w:szCs w:val="24"/>
        </w:rPr>
      </w:pPr>
    </w:p>
    <w:p w14:paraId="4B0513D9" w14:textId="77777777" w:rsidR="00101C79" w:rsidRDefault="00101C79" w:rsidP="007A38EB">
      <w:pPr>
        <w:spacing w:after="0" w:line="360" w:lineRule="auto"/>
        <w:jc w:val="both"/>
        <w:rPr>
          <w:rFonts w:ascii="Arial" w:eastAsia="Arial" w:hAnsi="Arial" w:cs="Arial"/>
          <w:sz w:val="24"/>
          <w:szCs w:val="24"/>
        </w:rPr>
      </w:pPr>
    </w:p>
    <w:p w14:paraId="6B58ABCF" w14:textId="77777777" w:rsidR="007C0FDF" w:rsidRDefault="007C0FDF" w:rsidP="007A38EB">
      <w:pPr>
        <w:spacing w:after="0" w:line="360" w:lineRule="auto"/>
        <w:jc w:val="both"/>
        <w:rPr>
          <w:rFonts w:ascii="Arial" w:eastAsia="Arial" w:hAnsi="Arial" w:cs="Arial"/>
          <w:sz w:val="24"/>
          <w:szCs w:val="24"/>
        </w:rPr>
      </w:pPr>
    </w:p>
    <w:p w14:paraId="4489FCB0" w14:textId="77777777" w:rsidR="00887867" w:rsidRDefault="00887867" w:rsidP="007A38EB">
      <w:pPr>
        <w:spacing w:after="0" w:line="360" w:lineRule="auto"/>
        <w:jc w:val="both"/>
        <w:rPr>
          <w:rFonts w:ascii="Arial" w:eastAsia="Arial" w:hAnsi="Arial" w:cs="Arial"/>
          <w:sz w:val="24"/>
          <w:szCs w:val="24"/>
        </w:rPr>
      </w:pPr>
    </w:p>
    <w:p w14:paraId="7CAFB7C3" w14:textId="77777777" w:rsidR="00887867" w:rsidRDefault="00887867" w:rsidP="007A38EB">
      <w:pPr>
        <w:spacing w:after="0" w:line="360" w:lineRule="auto"/>
        <w:jc w:val="both"/>
        <w:rPr>
          <w:rFonts w:ascii="Arial" w:eastAsia="Arial" w:hAnsi="Arial" w:cs="Arial"/>
          <w:sz w:val="24"/>
          <w:szCs w:val="24"/>
        </w:rPr>
      </w:pPr>
    </w:p>
    <w:p w14:paraId="7C29B89C" w14:textId="77777777" w:rsidR="00887867" w:rsidRDefault="00887867" w:rsidP="007A38EB">
      <w:pPr>
        <w:spacing w:after="0" w:line="360" w:lineRule="auto"/>
        <w:jc w:val="both"/>
        <w:rPr>
          <w:rFonts w:ascii="Arial" w:eastAsia="Arial" w:hAnsi="Arial" w:cs="Arial"/>
          <w:sz w:val="24"/>
          <w:szCs w:val="24"/>
        </w:rPr>
      </w:pPr>
    </w:p>
    <w:p w14:paraId="679C33C7" w14:textId="77777777" w:rsidR="00887867" w:rsidRDefault="00887867" w:rsidP="007A38EB">
      <w:pPr>
        <w:spacing w:after="0" w:line="360" w:lineRule="auto"/>
        <w:jc w:val="both"/>
        <w:rPr>
          <w:rFonts w:ascii="Arial" w:eastAsia="Arial" w:hAnsi="Arial" w:cs="Arial"/>
          <w:sz w:val="24"/>
          <w:szCs w:val="24"/>
        </w:rPr>
      </w:pPr>
    </w:p>
    <w:p w14:paraId="6E7B43EA" w14:textId="77777777" w:rsidR="00887867" w:rsidRDefault="00887867" w:rsidP="007A38EB">
      <w:pPr>
        <w:spacing w:after="0" w:line="360" w:lineRule="auto"/>
        <w:jc w:val="both"/>
        <w:rPr>
          <w:rFonts w:ascii="Arial" w:eastAsia="Arial" w:hAnsi="Arial" w:cs="Arial"/>
          <w:sz w:val="24"/>
          <w:szCs w:val="24"/>
        </w:rPr>
      </w:pPr>
    </w:p>
    <w:p w14:paraId="7FF43D3B" w14:textId="77777777" w:rsidR="00AE7555" w:rsidRDefault="00AE7555" w:rsidP="007A38EB">
      <w:pPr>
        <w:spacing w:after="0" w:line="360" w:lineRule="auto"/>
        <w:jc w:val="both"/>
        <w:rPr>
          <w:rFonts w:ascii="Arial" w:eastAsia="Arial" w:hAnsi="Arial" w:cs="Arial"/>
          <w:sz w:val="24"/>
          <w:szCs w:val="24"/>
        </w:rPr>
      </w:pPr>
    </w:p>
    <w:p w14:paraId="57DE01D5" w14:textId="77777777" w:rsidR="00AE7555" w:rsidRDefault="00AE7555" w:rsidP="007A38EB">
      <w:pPr>
        <w:spacing w:after="0" w:line="360" w:lineRule="auto"/>
        <w:jc w:val="both"/>
        <w:rPr>
          <w:rFonts w:ascii="Arial" w:eastAsia="Arial" w:hAnsi="Arial" w:cs="Arial"/>
          <w:sz w:val="24"/>
          <w:szCs w:val="24"/>
        </w:rPr>
      </w:pPr>
    </w:p>
    <w:p w14:paraId="77134811" w14:textId="77777777" w:rsidR="009F40AD" w:rsidRPr="00966BFC" w:rsidRDefault="009F40AD" w:rsidP="00780D74">
      <w:pPr>
        <w:spacing w:after="0" w:line="360" w:lineRule="auto"/>
        <w:jc w:val="both"/>
        <w:rPr>
          <w:rFonts w:ascii="Arial" w:eastAsia="Arial" w:hAnsi="Arial" w:cs="Arial"/>
          <w:sz w:val="24"/>
          <w:szCs w:val="24"/>
        </w:rPr>
      </w:pPr>
    </w:p>
    <w:p w14:paraId="39C0A1A6" w14:textId="03E918A4" w:rsidR="009F40AD" w:rsidRPr="00D964DC" w:rsidRDefault="009F40AD" w:rsidP="009F40AD">
      <w:pPr>
        <w:pStyle w:val="PargrafodaLista"/>
        <w:numPr>
          <w:ilvl w:val="0"/>
          <w:numId w:val="1"/>
        </w:numPr>
        <w:spacing w:line="480" w:lineRule="auto"/>
        <w:jc w:val="both"/>
        <w:rPr>
          <w:rFonts w:ascii="Arial" w:hAnsi="Arial" w:cs="Arial"/>
          <w:b/>
          <w:bCs/>
          <w:sz w:val="24"/>
          <w:szCs w:val="24"/>
        </w:rPr>
      </w:pPr>
      <w:r>
        <w:rPr>
          <w:rFonts w:ascii="Arial" w:hAnsi="Arial" w:cs="Arial"/>
          <w:b/>
          <w:bCs/>
          <w:sz w:val="24"/>
          <w:szCs w:val="24"/>
        </w:rPr>
        <w:lastRenderedPageBreak/>
        <w:t>REVISÃO DE LITERATURA</w:t>
      </w:r>
    </w:p>
    <w:p w14:paraId="2E061F51" w14:textId="62A2437E" w:rsidR="009F40AD" w:rsidRPr="008F6D62" w:rsidRDefault="009F40AD" w:rsidP="009F40AD">
      <w:pPr>
        <w:spacing w:after="0" w:line="360" w:lineRule="auto"/>
        <w:ind w:firstLine="708"/>
        <w:jc w:val="both"/>
        <w:rPr>
          <w:rFonts w:ascii="Arial" w:hAnsi="Arial" w:cs="Arial"/>
          <w:sz w:val="24"/>
          <w:szCs w:val="24"/>
        </w:rPr>
      </w:pPr>
      <w:r w:rsidRPr="008F6D62">
        <w:rPr>
          <w:rFonts w:ascii="Arial" w:hAnsi="Arial" w:cs="Arial"/>
          <w:sz w:val="24"/>
          <w:szCs w:val="24"/>
        </w:rPr>
        <w:t xml:space="preserve">Desde o final da década de 1990, a discussão sobre a ligação entre a difusão das TIC e </w:t>
      </w:r>
      <w:r>
        <w:rPr>
          <w:rFonts w:ascii="Arial" w:hAnsi="Arial" w:cs="Arial"/>
          <w:sz w:val="24"/>
          <w:szCs w:val="24"/>
        </w:rPr>
        <w:t>os</w:t>
      </w:r>
      <w:r w:rsidRPr="008F6D62">
        <w:rPr>
          <w:rFonts w:ascii="Arial" w:hAnsi="Arial" w:cs="Arial"/>
          <w:sz w:val="24"/>
          <w:szCs w:val="24"/>
        </w:rPr>
        <w:t xml:space="preserve"> resultados de educação está presente tanto na literatura internacional quanto na nacional. Nesse sentido, o debate sobre o papel da escola na educação midiática, a importância da formação de um ecossistema digital e a </w:t>
      </w:r>
      <w:proofErr w:type="gramStart"/>
      <w:r w:rsidRPr="008F6D62">
        <w:rPr>
          <w:rFonts w:ascii="Arial" w:hAnsi="Arial" w:cs="Arial"/>
          <w:sz w:val="24"/>
          <w:szCs w:val="24"/>
        </w:rPr>
        <w:t>implementação</w:t>
      </w:r>
      <w:proofErr w:type="gramEnd"/>
      <w:r w:rsidRPr="008F6D62">
        <w:rPr>
          <w:rFonts w:ascii="Arial" w:hAnsi="Arial" w:cs="Arial"/>
          <w:sz w:val="24"/>
          <w:szCs w:val="24"/>
        </w:rPr>
        <w:t xml:space="preserve"> de políticas públicas para a difusão do acesso ganham cada vez mais destaque. </w:t>
      </w:r>
      <w:r w:rsidR="009F5525">
        <w:rPr>
          <w:rFonts w:ascii="Arial" w:hAnsi="Arial" w:cs="Arial"/>
          <w:sz w:val="24"/>
          <w:szCs w:val="24"/>
        </w:rPr>
        <w:t>Entretanto</w:t>
      </w:r>
      <w:r w:rsidRPr="008F6D62">
        <w:rPr>
          <w:rFonts w:ascii="Arial" w:hAnsi="Arial" w:cs="Arial"/>
          <w:sz w:val="24"/>
          <w:szCs w:val="24"/>
        </w:rPr>
        <w:t xml:space="preserve">, </w:t>
      </w:r>
      <w:r>
        <w:rPr>
          <w:rFonts w:ascii="Arial" w:hAnsi="Arial" w:cs="Arial"/>
          <w:sz w:val="24"/>
          <w:szCs w:val="24"/>
        </w:rPr>
        <w:t>as estimativas d</w:t>
      </w:r>
      <w:r w:rsidRPr="008F6D62">
        <w:rPr>
          <w:rFonts w:ascii="Arial" w:hAnsi="Arial" w:cs="Arial"/>
          <w:sz w:val="24"/>
          <w:szCs w:val="24"/>
        </w:rPr>
        <w:t>o efeito de incorporação das oportunidades geradas pelas TIC dentro d</w:t>
      </w:r>
      <w:r>
        <w:rPr>
          <w:rFonts w:ascii="Arial" w:hAnsi="Arial" w:cs="Arial"/>
          <w:sz w:val="24"/>
          <w:szCs w:val="24"/>
        </w:rPr>
        <w:t>as estruturas formais da escola</w:t>
      </w:r>
      <w:r w:rsidRPr="008F6D62">
        <w:rPr>
          <w:rFonts w:ascii="Arial" w:hAnsi="Arial" w:cs="Arial"/>
          <w:sz w:val="24"/>
          <w:szCs w:val="24"/>
        </w:rPr>
        <w:t xml:space="preserve"> </w:t>
      </w:r>
      <w:r>
        <w:rPr>
          <w:rFonts w:ascii="Arial" w:hAnsi="Arial" w:cs="Arial"/>
          <w:sz w:val="24"/>
          <w:szCs w:val="24"/>
        </w:rPr>
        <w:t>sobre</w:t>
      </w:r>
      <w:r w:rsidRPr="008F6D62">
        <w:rPr>
          <w:rFonts w:ascii="Arial" w:hAnsi="Arial" w:cs="Arial"/>
          <w:sz w:val="24"/>
          <w:szCs w:val="24"/>
        </w:rPr>
        <w:t xml:space="preserve"> </w:t>
      </w:r>
      <w:r>
        <w:rPr>
          <w:rFonts w:ascii="Arial" w:hAnsi="Arial" w:cs="Arial"/>
          <w:sz w:val="24"/>
          <w:szCs w:val="24"/>
        </w:rPr>
        <w:t xml:space="preserve">o </w:t>
      </w:r>
      <w:r w:rsidRPr="008F6D62">
        <w:rPr>
          <w:rFonts w:ascii="Arial" w:hAnsi="Arial" w:cs="Arial"/>
          <w:sz w:val="24"/>
          <w:szCs w:val="24"/>
        </w:rPr>
        <w:t xml:space="preserve">currículo tradicional </w:t>
      </w:r>
      <w:r>
        <w:rPr>
          <w:rFonts w:ascii="Arial" w:hAnsi="Arial" w:cs="Arial"/>
          <w:sz w:val="24"/>
          <w:szCs w:val="24"/>
        </w:rPr>
        <w:t>e o</w:t>
      </w:r>
      <w:r w:rsidRPr="008F6D62">
        <w:rPr>
          <w:rFonts w:ascii="Arial" w:hAnsi="Arial" w:cs="Arial"/>
          <w:sz w:val="24"/>
          <w:szCs w:val="24"/>
        </w:rPr>
        <w:t xml:space="preserve"> desempenho acadêmico ainda </w:t>
      </w:r>
      <w:r>
        <w:rPr>
          <w:rFonts w:ascii="Arial" w:hAnsi="Arial" w:cs="Arial"/>
          <w:sz w:val="24"/>
          <w:szCs w:val="24"/>
        </w:rPr>
        <w:t>não são conclusivas</w:t>
      </w:r>
      <w:r w:rsidRPr="008F6D62">
        <w:rPr>
          <w:rFonts w:ascii="Arial" w:hAnsi="Arial" w:cs="Arial"/>
          <w:sz w:val="24"/>
          <w:szCs w:val="24"/>
        </w:rPr>
        <w:t xml:space="preserve"> (LIVINGSTONE, 2012). </w:t>
      </w:r>
    </w:p>
    <w:p w14:paraId="2C5A1061" w14:textId="1709CFA1" w:rsidR="00A26828" w:rsidRDefault="00A26828" w:rsidP="009F40AD">
      <w:pPr>
        <w:spacing w:after="0" w:line="360" w:lineRule="auto"/>
        <w:ind w:firstLine="708"/>
        <w:jc w:val="both"/>
        <w:rPr>
          <w:rFonts w:ascii="Arial" w:hAnsi="Arial" w:cs="Arial"/>
          <w:sz w:val="24"/>
          <w:szCs w:val="24"/>
        </w:rPr>
      </w:pPr>
      <w:r w:rsidRPr="008F6D62">
        <w:rPr>
          <w:rFonts w:ascii="Arial" w:hAnsi="Arial" w:cs="Arial"/>
          <w:sz w:val="24"/>
          <w:szCs w:val="24"/>
        </w:rPr>
        <w:t xml:space="preserve">À medida que o acesso às TIC vai muito além da instalação de rede e/ou </w:t>
      </w:r>
      <w:r>
        <w:rPr>
          <w:rFonts w:ascii="Arial" w:hAnsi="Arial" w:cs="Arial"/>
          <w:sz w:val="24"/>
          <w:szCs w:val="24"/>
        </w:rPr>
        <w:t>d</w:t>
      </w:r>
      <w:r w:rsidRPr="008F6D62">
        <w:rPr>
          <w:rFonts w:ascii="Arial" w:hAnsi="Arial" w:cs="Arial"/>
          <w:sz w:val="24"/>
          <w:szCs w:val="24"/>
        </w:rPr>
        <w:t xml:space="preserve">a utilização de aparelhos eletrônicos, é alertada a necessidade de saber usar, acessar e aplicar as tecnologias no processo. </w:t>
      </w:r>
      <w:r>
        <w:rPr>
          <w:rFonts w:ascii="Arial" w:hAnsi="Arial" w:cs="Arial"/>
          <w:sz w:val="24"/>
          <w:szCs w:val="24"/>
        </w:rPr>
        <w:t>Segundo</w:t>
      </w:r>
      <w:r w:rsidR="00F26354" w:rsidRPr="00F26354">
        <w:rPr>
          <w:rFonts w:ascii="Arial" w:hAnsi="Arial" w:cs="Arial"/>
          <w:sz w:val="24"/>
          <w:szCs w:val="24"/>
        </w:rPr>
        <w:t xml:space="preserve"> </w:t>
      </w:r>
      <w:proofErr w:type="spellStart"/>
      <w:r w:rsidR="00F26354" w:rsidRPr="00F26354">
        <w:rPr>
          <w:rFonts w:ascii="Arial" w:hAnsi="Arial" w:cs="Arial"/>
          <w:sz w:val="24"/>
          <w:szCs w:val="24"/>
        </w:rPr>
        <w:t>Goolsbee</w:t>
      </w:r>
      <w:proofErr w:type="spellEnd"/>
      <w:r w:rsidR="00F26354" w:rsidRPr="00F26354">
        <w:rPr>
          <w:rFonts w:ascii="Arial" w:hAnsi="Arial" w:cs="Arial"/>
          <w:sz w:val="24"/>
          <w:szCs w:val="24"/>
        </w:rPr>
        <w:t xml:space="preserve"> e </w:t>
      </w:r>
      <w:proofErr w:type="spellStart"/>
      <w:r w:rsidR="00F26354" w:rsidRPr="00F26354">
        <w:rPr>
          <w:rFonts w:ascii="Arial" w:hAnsi="Arial" w:cs="Arial"/>
          <w:sz w:val="24"/>
          <w:szCs w:val="24"/>
        </w:rPr>
        <w:t>Guryan</w:t>
      </w:r>
      <w:proofErr w:type="spellEnd"/>
      <w:r w:rsidR="00F26354" w:rsidRPr="00F26354">
        <w:rPr>
          <w:rFonts w:ascii="Arial" w:hAnsi="Arial" w:cs="Arial"/>
          <w:sz w:val="24"/>
          <w:szCs w:val="24"/>
        </w:rPr>
        <w:t xml:space="preserve"> (2006), </w:t>
      </w:r>
      <w:r w:rsidR="00CE7C7C">
        <w:rPr>
          <w:rFonts w:ascii="Arial" w:hAnsi="Arial" w:cs="Arial"/>
          <w:sz w:val="24"/>
          <w:szCs w:val="24"/>
        </w:rPr>
        <w:t>o relato</w:t>
      </w:r>
      <w:r w:rsidR="00F26354" w:rsidRPr="00F26354">
        <w:rPr>
          <w:rFonts w:ascii="Arial" w:hAnsi="Arial" w:cs="Arial"/>
          <w:sz w:val="24"/>
          <w:szCs w:val="24"/>
        </w:rPr>
        <w:t xml:space="preserve"> de </w:t>
      </w:r>
      <w:r w:rsidR="00310D76">
        <w:rPr>
          <w:rFonts w:ascii="Arial" w:hAnsi="Arial" w:cs="Arial"/>
          <w:sz w:val="24"/>
          <w:szCs w:val="24"/>
        </w:rPr>
        <w:t xml:space="preserve">que </w:t>
      </w:r>
      <w:r w:rsidR="00F26354" w:rsidRPr="00F26354">
        <w:rPr>
          <w:rFonts w:ascii="Arial" w:hAnsi="Arial" w:cs="Arial"/>
          <w:sz w:val="24"/>
          <w:szCs w:val="24"/>
        </w:rPr>
        <w:t xml:space="preserve">só um terço dos professores dos </w:t>
      </w:r>
      <w:r w:rsidR="00F37B32">
        <w:rPr>
          <w:rFonts w:ascii="Arial" w:hAnsi="Arial" w:cs="Arial"/>
          <w:sz w:val="24"/>
          <w:szCs w:val="24"/>
        </w:rPr>
        <w:t>Estados Unidos da América (</w:t>
      </w:r>
      <w:r w:rsidR="00F26354" w:rsidRPr="00F26354">
        <w:rPr>
          <w:rFonts w:ascii="Arial" w:hAnsi="Arial" w:cs="Arial"/>
          <w:sz w:val="24"/>
          <w:szCs w:val="24"/>
        </w:rPr>
        <w:t>EU</w:t>
      </w:r>
      <w:r w:rsidR="00F26354">
        <w:rPr>
          <w:rFonts w:ascii="Arial" w:hAnsi="Arial" w:cs="Arial"/>
          <w:sz w:val="24"/>
          <w:szCs w:val="24"/>
        </w:rPr>
        <w:t>A</w:t>
      </w:r>
      <w:r w:rsidR="00F37B32">
        <w:rPr>
          <w:rFonts w:ascii="Arial" w:hAnsi="Arial" w:cs="Arial"/>
          <w:sz w:val="24"/>
          <w:szCs w:val="24"/>
        </w:rPr>
        <w:t>)</w:t>
      </w:r>
      <w:r w:rsidR="00F26354">
        <w:rPr>
          <w:rFonts w:ascii="Arial" w:hAnsi="Arial" w:cs="Arial"/>
          <w:sz w:val="24"/>
          <w:szCs w:val="24"/>
        </w:rPr>
        <w:t xml:space="preserve"> </w:t>
      </w:r>
      <w:r w:rsidR="00310D76">
        <w:rPr>
          <w:rFonts w:ascii="Arial" w:hAnsi="Arial" w:cs="Arial"/>
          <w:sz w:val="24"/>
          <w:szCs w:val="24"/>
        </w:rPr>
        <w:t>são</w:t>
      </w:r>
      <w:r w:rsidR="00F26354">
        <w:rPr>
          <w:rFonts w:ascii="Arial" w:hAnsi="Arial" w:cs="Arial"/>
          <w:sz w:val="24"/>
          <w:szCs w:val="24"/>
        </w:rPr>
        <w:t xml:space="preserve"> “bem </w:t>
      </w:r>
      <w:proofErr w:type="gramStart"/>
      <w:r w:rsidR="00F26354">
        <w:rPr>
          <w:rFonts w:ascii="Arial" w:hAnsi="Arial" w:cs="Arial"/>
          <w:sz w:val="24"/>
          <w:szCs w:val="24"/>
        </w:rPr>
        <w:t>preparado</w:t>
      </w:r>
      <w:r w:rsidR="00CE7C7C">
        <w:rPr>
          <w:rFonts w:ascii="Arial" w:hAnsi="Arial" w:cs="Arial"/>
          <w:sz w:val="24"/>
          <w:szCs w:val="24"/>
        </w:rPr>
        <w:t>s</w:t>
      </w:r>
      <w:r w:rsidR="00F26354" w:rsidRPr="00F26354">
        <w:rPr>
          <w:rFonts w:ascii="Arial" w:hAnsi="Arial" w:cs="Arial"/>
          <w:sz w:val="24"/>
          <w:szCs w:val="24"/>
        </w:rPr>
        <w:t>”</w:t>
      </w:r>
      <w:proofErr w:type="gramEnd"/>
      <w:r w:rsidR="00F26354" w:rsidRPr="00F26354">
        <w:rPr>
          <w:rFonts w:ascii="Arial" w:hAnsi="Arial" w:cs="Arial"/>
          <w:sz w:val="24"/>
          <w:szCs w:val="24"/>
        </w:rPr>
        <w:t xml:space="preserve"> ou </w:t>
      </w:r>
      <w:r w:rsidR="00F26354">
        <w:rPr>
          <w:rFonts w:ascii="Arial" w:hAnsi="Arial" w:cs="Arial"/>
          <w:sz w:val="24"/>
          <w:szCs w:val="24"/>
        </w:rPr>
        <w:t>“muito bem preparado</w:t>
      </w:r>
      <w:r w:rsidR="00CE7C7C">
        <w:rPr>
          <w:rFonts w:ascii="Arial" w:hAnsi="Arial" w:cs="Arial"/>
          <w:sz w:val="24"/>
          <w:szCs w:val="24"/>
        </w:rPr>
        <w:t>s</w:t>
      </w:r>
      <w:r w:rsidR="00F26354" w:rsidRPr="00F26354">
        <w:rPr>
          <w:rFonts w:ascii="Arial" w:hAnsi="Arial" w:cs="Arial"/>
          <w:sz w:val="24"/>
          <w:szCs w:val="24"/>
        </w:rPr>
        <w:t xml:space="preserve">” para </w:t>
      </w:r>
      <w:r w:rsidR="00310D76">
        <w:rPr>
          <w:rFonts w:ascii="Arial" w:hAnsi="Arial" w:cs="Arial"/>
          <w:sz w:val="24"/>
          <w:szCs w:val="24"/>
        </w:rPr>
        <w:t>utilizar</w:t>
      </w:r>
      <w:r w:rsidR="00F26354" w:rsidRPr="00F26354">
        <w:rPr>
          <w:rFonts w:ascii="Arial" w:hAnsi="Arial" w:cs="Arial"/>
          <w:sz w:val="24"/>
          <w:szCs w:val="24"/>
        </w:rPr>
        <w:t xml:space="preserve"> as TIC como ferramenta de ensino</w:t>
      </w:r>
      <w:r w:rsidR="009F40AD" w:rsidRPr="00F26354">
        <w:rPr>
          <w:rFonts w:ascii="Arial" w:hAnsi="Arial" w:cs="Arial"/>
          <w:sz w:val="24"/>
          <w:szCs w:val="24"/>
        </w:rPr>
        <w:t xml:space="preserve"> pode ter influenciado a falta de resultados de causalidade entre a oferta de </w:t>
      </w:r>
      <w:r w:rsidR="009F40AD" w:rsidRPr="00F26354">
        <w:rPr>
          <w:rFonts w:ascii="Arial" w:hAnsi="Arial" w:cs="Arial"/>
          <w:i/>
          <w:iCs/>
          <w:sz w:val="24"/>
          <w:szCs w:val="24"/>
        </w:rPr>
        <w:t>vouchers</w:t>
      </w:r>
      <w:r w:rsidR="009F40AD" w:rsidRPr="00F26354">
        <w:rPr>
          <w:rFonts w:ascii="Arial" w:hAnsi="Arial" w:cs="Arial"/>
          <w:sz w:val="24"/>
          <w:szCs w:val="24"/>
        </w:rPr>
        <w:t xml:space="preserve"> para o acesso e o desempenho escolar de </w:t>
      </w:r>
      <w:r w:rsidR="000E6250">
        <w:rPr>
          <w:rFonts w:ascii="Arial" w:hAnsi="Arial" w:cs="Arial"/>
          <w:sz w:val="24"/>
          <w:szCs w:val="24"/>
        </w:rPr>
        <w:t xml:space="preserve">estudantes </w:t>
      </w:r>
      <w:r w:rsidR="009F40AD" w:rsidRPr="00F26354">
        <w:rPr>
          <w:rFonts w:ascii="Arial" w:hAnsi="Arial" w:cs="Arial"/>
          <w:sz w:val="24"/>
          <w:szCs w:val="24"/>
        </w:rPr>
        <w:t>atendid</w:t>
      </w:r>
      <w:r w:rsidR="000E6250">
        <w:rPr>
          <w:rFonts w:ascii="Arial" w:hAnsi="Arial" w:cs="Arial"/>
          <w:sz w:val="24"/>
          <w:szCs w:val="24"/>
        </w:rPr>
        <w:t>o</w:t>
      </w:r>
      <w:r w:rsidR="009F40AD" w:rsidRPr="00F26354">
        <w:rPr>
          <w:rFonts w:ascii="Arial" w:hAnsi="Arial" w:cs="Arial"/>
          <w:sz w:val="24"/>
          <w:szCs w:val="24"/>
        </w:rPr>
        <w:t xml:space="preserve">s pelo Programa </w:t>
      </w:r>
      <w:proofErr w:type="spellStart"/>
      <w:r w:rsidR="009F40AD" w:rsidRPr="00F26354">
        <w:rPr>
          <w:rFonts w:ascii="Arial" w:hAnsi="Arial" w:cs="Arial"/>
          <w:i/>
          <w:iCs/>
          <w:sz w:val="24"/>
          <w:szCs w:val="24"/>
        </w:rPr>
        <w:t>E-Rate</w:t>
      </w:r>
      <w:proofErr w:type="spellEnd"/>
      <w:r w:rsidR="00CE7C7C">
        <w:rPr>
          <w:rFonts w:ascii="Arial" w:hAnsi="Arial" w:cs="Arial"/>
          <w:sz w:val="24"/>
          <w:szCs w:val="24"/>
        </w:rPr>
        <w:t xml:space="preserve">, </w:t>
      </w:r>
      <w:r>
        <w:rPr>
          <w:rFonts w:ascii="Arial" w:hAnsi="Arial" w:cs="Arial"/>
          <w:sz w:val="24"/>
          <w:szCs w:val="24"/>
        </w:rPr>
        <w:t>projeto</w:t>
      </w:r>
      <w:r w:rsidR="009F40AD" w:rsidRPr="00F26354">
        <w:rPr>
          <w:rFonts w:ascii="Arial" w:hAnsi="Arial" w:cs="Arial"/>
          <w:sz w:val="24"/>
          <w:szCs w:val="24"/>
        </w:rPr>
        <w:t xml:space="preserve"> que consistia no fornecimento de subsídios à posse de </w:t>
      </w:r>
      <w:r w:rsidR="009F40AD" w:rsidRPr="00F26354">
        <w:rPr>
          <w:rFonts w:ascii="Arial" w:hAnsi="Arial" w:cs="Arial"/>
          <w:i/>
          <w:iCs/>
          <w:sz w:val="24"/>
          <w:szCs w:val="24"/>
        </w:rPr>
        <w:t>laptops</w:t>
      </w:r>
      <w:r w:rsidR="009F40AD" w:rsidRPr="00F26354">
        <w:rPr>
          <w:rFonts w:ascii="Arial" w:hAnsi="Arial" w:cs="Arial"/>
          <w:sz w:val="24"/>
          <w:szCs w:val="24"/>
        </w:rPr>
        <w:t xml:space="preserve"> e interne</w:t>
      </w:r>
      <w:r w:rsidR="00310D76">
        <w:rPr>
          <w:rFonts w:ascii="Arial" w:hAnsi="Arial" w:cs="Arial"/>
          <w:sz w:val="24"/>
          <w:szCs w:val="24"/>
        </w:rPr>
        <w:t>t por jovens do ensino público n</w:t>
      </w:r>
      <w:r w:rsidR="009F40AD" w:rsidRPr="00F26354">
        <w:rPr>
          <w:rFonts w:ascii="Arial" w:hAnsi="Arial" w:cs="Arial"/>
          <w:sz w:val="24"/>
          <w:szCs w:val="24"/>
        </w:rPr>
        <w:t xml:space="preserve">o estado da Califórnia. </w:t>
      </w:r>
    </w:p>
    <w:p w14:paraId="718FA0B1" w14:textId="1055040C" w:rsidR="009F40AD" w:rsidRPr="008F6D62" w:rsidRDefault="00796F06" w:rsidP="00A26828">
      <w:pPr>
        <w:spacing w:after="0" w:line="360" w:lineRule="auto"/>
        <w:ind w:firstLine="708"/>
        <w:jc w:val="both"/>
        <w:rPr>
          <w:rFonts w:ascii="Arial" w:hAnsi="Arial" w:cs="Arial"/>
          <w:sz w:val="24"/>
          <w:szCs w:val="24"/>
        </w:rPr>
      </w:pPr>
      <w:r>
        <w:rPr>
          <w:rFonts w:ascii="Arial" w:hAnsi="Arial" w:cs="Arial"/>
          <w:sz w:val="24"/>
          <w:szCs w:val="24"/>
        </w:rPr>
        <w:t>Para</w:t>
      </w:r>
      <w:r w:rsidR="00A26828" w:rsidRPr="008F6D62">
        <w:rPr>
          <w:rFonts w:ascii="Arial" w:hAnsi="Arial" w:cs="Arial"/>
          <w:sz w:val="24"/>
          <w:szCs w:val="24"/>
        </w:rPr>
        <w:t xml:space="preserve"> </w:t>
      </w:r>
      <w:proofErr w:type="spellStart"/>
      <w:r w:rsidR="00A26828" w:rsidRPr="008F6D62">
        <w:rPr>
          <w:rFonts w:ascii="Arial" w:hAnsi="Arial" w:cs="Arial"/>
          <w:sz w:val="24"/>
          <w:szCs w:val="24"/>
        </w:rPr>
        <w:t>Buckingham</w:t>
      </w:r>
      <w:proofErr w:type="spellEnd"/>
      <w:r w:rsidR="00A26828" w:rsidRPr="008F6D62">
        <w:rPr>
          <w:rFonts w:ascii="Arial" w:hAnsi="Arial" w:cs="Arial"/>
          <w:sz w:val="24"/>
          <w:szCs w:val="24"/>
        </w:rPr>
        <w:t xml:space="preserve"> (2010)</w:t>
      </w:r>
      <w:r w:rsidR="00A26828">
        <w:rPr>
          <w:rFonts w:ascii="Arial" w:hAnsi="Arial" w:cs="Arial"/>
          <w:sz w:val="24"/>
          <w:szCs w:val="24"/>
        </w:rPr>
        <w:t>,</w:t>
      </w:r>
      <w:r w:rsidR="00A26828" w:rsidRPr="008F6D62">
        <w:rPr>
          <w:rFonts w:ascii="Arial" w:hAnsi="Arial" w:cs="Arial"/>
          <w:sz w:val="24"/>
          <w:szCs w:val="24"/>
        </w:rPr>
        <w:t xml:space="preserve"> a educação midiática </w:t>
      </w:r>
      <w:r w:rsidR="00A26828">
        <w:rPr>
          <w:rFonts w:ascii="Arial" w:hAnsi="Arial" w:cs="Arial"/>
          <w:sz w:val="24"/>
          <w:szCs w:val="24"/>
        </w:rPr>
        <w:t>trouxe</w:t>
      </w:r>
      <w:r w:rsidR="00A26828" w:rsidRPr="008F6D62">
        <w:rPr>
          <w:rFonts w:ascii="Arial" w:hAnsi="Arial" w:cs="Arial"/>
          <w:sz w:val="24"/>
          <w:szCs w:val="24"/>
        </w:rPr>
        <w:t xml:space="preserve"> desafios ainda mais amplos para a escola enquanto instituição</w:t>
      </w:r>
      <w:r w:rsidR="00A26828">
        <w:rPr>
          <w:rFonts w:ascii="Arial" w:hAnsi="Arial" w:cs="Arial"/>
          <w:sz w:val="24"/>
          <w:szCs w:val="24"/>
        </w:rPr>
        <w:t xml:space="preserve"> e, atualmente, apenas</w:t>
      </w:r>
      <w:r w:rsidR="009F40AD" w:rsidRPr="008F6D62">
        <w:rPr>
          <w:rFonts w:ascii="Arial" w:hAnsi="Arial" w:cs="Arial"/>
          <w:sz w:val="24"/>
          <w:szCs w:val="24"/>
        </w:rPr>
        <w:t xml:space="preserve"> </w:t>
      </w:r>
      <w:r w:rsidR="00A26828">
        <w:rPr>
          <w:rFonts w:ascii="Arial" w:hAnsi="Arial" w:cs="Arial"/>
          <w:sz w:val="24"/>
          <w:szCs w:val="24"/>
        </w:rPr>
        <w:t xml:space="preserve">fornecer o </w:t>
      </w:r>
      <w:r w:rsidR="009F40AD" w:rsidRPr="008F6D62">
        <w:rPr>
          <w:rFonts w:ascii="Arial" w:hAnsi="Arial" w:cs="Arial"/>
          <w:sz w:val="24"/>
          <w:szCs w:val="24"/>
        </w:rPr>
        <w:t>acesso</w:t>
      </w:r>
      <w:r w:rsidR="00A26828">
        <w:rPr>
          <w:rFonts w:ascii="Arial" w:hAnsi="Arial" w:cs="Arial"/>
          <w:sz w:val="24"/>
          <w:szCs w:val="24"/>
        </w:rPr>
        <w:t xml:space="preserve"> à população</w:t>
      </w:r>
      <w:r w:rsidR="00F419FD">
        <w:rPr>
          <w:rFonts w:ascii="Arial" w:hAnsi="Arial" w:cs="Arial"/>
          <w:sz w:val="24"/>
          <w:szCs w:val="24"/>
        </w:rPr>
        <w:t xml:space="preserve"> não é </w:t>
      </w:r>
      <w:r w:rsidR="009F40AD" w:rsidRPr="008F6D62">
        <w:rPr>
          <w:rFonts w:ascii="Arial" w:hAnsi="Arial" w:cs="Arial"/>
          <w:sz w:val="24"/>
          <w:szCs w:val="24"/>
        </w:rPr>
        <w:t>o suficiente</w:t>
      </w:r>
      <w:r w:rsidR="009F40AD">
        <w:rPr>
          <w:rFonts w:ascii="Arial" w:hAnsi="Arial" w:cs="Arial"/>
          <w:sz w:val="24"/>
          <w:szCs w:val="24"/>
        </w:rPr>
        <w:t xml:space="preserve"> para gerar benefícios decorrentes da tecnologia</w:t>
      </w:r>
      <w:r w:rsidR="009F40AD" w:rsidRPr="008F6D62">
        <w:rPr>
          <w:rFonts w:ascii="Arial" w:hAnsi="Arial" w:cs="Arial"/>
          <w:sz w:val="24"/>
          <w:szCs w:val="24"/>
        </w:rPr>
        <w:t xml:space="preserve"> </w:t>
      </w:r>
      <w:r w:rsidR="00A26828" w:rsidRPr="008F6D62">
        <w:rPr>
          <w:rFonts w:ascii="Arial" w:hAnsi="Arial" w:cs="Arial"/>
          <w:sz w:val="24"/>
          <w:szCs w:val="24"/>
        </w:rPr>
        <w:t>(LIVINGSTONE, 2012)</w:t>
      </w:r>
      <w:r w:rsidR="00A26828">
        <w:rPr>
          <w:rFonts w:ascii="Arial" w:hAnsi="Arial" w:cs="Arial"/>
          <w:sz w:val="24"/>
          <w:szCs w:val="24"/>
        </w:rPr>
        <w:t xml:space="preserve">. </w:t>
      </w:r>
      <w:r w:rsidR="009F40AD" w:rsidRPr="008F6D62">
        <w:rPr>
          <w:rFonts w:ascii="Arial" w:hAnsi="Arial" w:cs="Arial"/>
          <w:sz w:val="24"/>
          <w:szCs w:val="24"/>
        </w:rPr>
        <w:t>Ou seja,</w:t>
      </w:r>
      <w:r w:rsidR="00F26354">
        <w:rPr>
          <w:rFonts w:ascii="Arial" w:hAnsi="Arial" w:cs="Arial"/>
          <w:sz w:val="24"/>
          <w:szCs w:val="24"/>
        </w:rPr>
        <w:t xml:space="preserve"> há a necessidade</w:t>
      </w:r>
      <w:r w:rsidR="009F40AD" w:rsidRPr="008F6D62">
        <w:rPr>
          <w:rFonts w:ascii="Arial" w:hAnsi="Arial" w:cs="Arial"/>
          <w:sz w:val="24"/>
          <w:szCs w:val="24"/>
        </w:rPr>
        <w:t xml:space="preserve"> </w:t>
      </w:r>
      <w:r w:rsidR="00BA4B87">
        <w:rPr>
          <w:rFonts w:ascii="Arial" w:hAnsi="Arial" w:cs="Arial"/>
          <w:sz w:val="24"/>
          <w:szCs w:val="24"/>
        </w:rPr>
        <w:t>de se estabelecer</w:t>
      </w:r>
      <w:r w:rsidR="009F40AD" w:rsidRPr="008F6D62">
        <w:rPr>
          <w:rFonts w:ascii="Arial" w:hAnsi="Arial" w:cs="Arial"/>
          <w:sz w:val="24"/>
          <w:szCs w:val="24"/>
        </w:rPr>
        <w:t xml:space="preserve"> um ambiente </w:t>
      </w:r>
      <w:r w:rsidR="00BA4B87">
        <w:rPr>
          <w:rFonts w:ascii="Arial" w:hAnsi="Arial" w:cs="Arial"/>
          <w:sz w:val="24"/>
          <w:szCs w:val="24"/>
        </w:rPr>
        <w:t>digital de atuação e identificar</w:t>
      </w:r>
      <w:r w:rsidR="009F40AD" w:rsidRPr="008F6D62">
        <w:rPr>
          <w:rFonts w:ascii="Arial" w:hAnsi="Arial" w:cs="Arial"/>
          <w:sz w:val="24"/>
          <w:szCs w:val="24"/>
        </w:rPr>
        <w:t xml:space="preserve"> o</w:t>
      </w:r>
      <w:r w:rsidR="00F26354">
        <w:rPr>
          <w:rFonts w:ascii="Arial" w:hAnsi="Arial" w:cs="Arial"/>
          <w:sz w:val="24"/>
          <w:szCs w:val="24"/>
        </w:rPr>
        <w:t>s</w:t>
      </w:r>
      <w:r w:rsidR="009F40AD" w:rsidRPr="008F6D62">
        <w:rPr>
          <w:rFonts w:ascii="Arial" w:hAnsi="Arial" w:cs="Arial"/>
          <w:sz w:val="24"/>
          <w:szCs w:val="24"/>
        </w:rPr>
        <w:t xml:space="preserve"> efeito</w:t>
      </w:r>
      <w:r w:rsidR="00F26354">
        <w:rPr>
          <w:rFonts w:ascii="Arial" w:hAnsi="Arial" w:cs="Arial"/>
          <w:sz w:val="24"/>
          <w:szCs w:val="24"/>
        </w:rPr>
        <w:t>s</w:t>
      </w:r>
      <w:r w:rsidR="009F40AD" w:rsidRPr="008F6D62">
        <w:rPr>
          <w:rFonts w:ascii="Arial" w:hAnsi="Arial" w:cs="Arial"/>
          <w:sz w:val="24"/>
          <w:szCs w:val="24"/>
        </w:rPr>
        <w:t xml:space="preserve"> da tecnologia em cada um dos nívei</w:t>
      </w:r>
      <w:r w:rsidR="009F40AD">
        <w:rPr>
          <w:rFonts w:ascii="Arial" w:hAnsi="Arial" w:cs="Arial"/>
          <w:sz w:val="24"/>
          <w:szCs w:val="24"/>
        </w:rPr>
        <w:t xml:space="preserve">s de participação do indivíduo – </w:t>
      </w:r>
      <w:r w:rsidR="009F40AD" w:rsidRPr="00A213E5">
        <w:rPr>
          <w:rFonts w:ascii="Arial" w:hAnsi="Arial" w:cs="Arial"/>
          <w:bCs/>
          <w:sz w:val="24"/>
          <w:szCs w:val="24"/>
        </w:rPr>
        <w:t xml:space="preserve">no domicílio, na escola </w:t>
      </w:r>
      <w:r w:rsidR="00310D76" w:rsidRPr="00310D76">
        <w:rPr>
          <w:rFonts w:ascii="Arial" w:hAnsi="Arial" w:cs="Arial"/>
          <w:bCs/>
          <w:sz w:val="24"/>
          <w:szCs w:val="24"/>
        </w:rPr>
        <w:t>e</w:t>
      </w:r>
      <w:r w:rsidR="009F40AD" w:rsidRPr="00A213E5">
        <w:rPr>
          <w:rFonts w:ascii="Arial" w:hAnsi="Arial" w:cs="Arial"/>
          <w:bCs/>
          <w:sz w:val="24"/>
          <w:szCs w:val="24"/>
        </w:rPr>
        <w:t xml:space="preserve"> em demais lugares públicos de acesso.</w:t>
      </w:r>
      <w:r w:rsidR="008C0846">
        <w:rPr>
          <w:rFonts w:ascii="Arial" w:hAnsi="Arial" w:cs="Arial"/>
          <w:sz w:val="24"/>
          <w:szCs w:val="24"/>
        </w:rPr>
        <w:t xml:space="preserve"> </w:t>
      </w:r>
    </w:p>
    <w:p w14:paraId="2E1496D8" w14:textId="2A1338DF" w:rsidR="009F40AD" w:rsidRPr="005400E3" w:rsidRDefault="0020278B" w:rsidP="009F40AD">
      <w:pPr>
        <w:spacing w:after="0" w:line="360" w:lineRule="auto"/>
        <w:ind w:firstLine="708"/>
        <w:jc w:val="both"/>
        <w:rPr>
          <w:rFonts w:ascii="Arial" w:hAnsi="Arial" w:cs="Arial"/>
          <w:b/>
          <w:bCs/>
          <w:sz w:val="24"/>
          <w:szCs w:val="24"/>
          <w:u w:val="single"/>
        </w:rPr>
      </w:pPr>
      <w:r>
        <w:rPr>
          <w:rFonts w:ascii="Arial" w:hAnsi="Arial" w:cs="Arial"/>
          <w:sz w:val="24"/>
          <w:szCs w:val="24"/>
        </w:rPr>
        <w:t>Na relação domiciliar</w:t>
      </w:r>
      <w:r w:rsidR="009F40AD">
        <w:rPr>
          <w:rFonts w:ascii="Arial" w:hAnsi="Arial" w:cs="Arial"/>
          <w:sz w:val="24"/>
          <w:szCs w:val="24"/>
        </w:rPr>
        <w:t xml:space="preserve">, </w:t>
      </w:r>
      <w:proofErr w:type="spellStart"/>
      <w:r w:rsidR="009F40AD" w:rsidRPr="008F6D62">
        <w:rPr>
          <w:rFonts w:ascii="Arial" w:hAnsi="Arial" w:cs="Arial"/>
          <w:sz w:val="24"/>
          <w:szCs w:val="24"/>
        </w:rPr>
        <w:t>Attewell</w:t>
      </w:r>
      <w:proofErr w:type="spellEnd"/>
      <w:r w:rsidR="009F40AD" w:rsidRPr="008F6D62">
        <w:rPr>
          <w:rFonts w:ascii="Arial" w:hAnsi="Arial" w:cs="Arial"/>
          <w:sz w:val="24"/>
          <w:szCs w:val="24"/>
        </w:rPr>
        <w:t xml:space="preserve"> e </w:t>
      </w:r>
      <w:proofErr w:type="spellStart"/>
      <w:r w:rsidR="009F40AD" w:rsidRPr="008F6D62">
        <w:rPr>
          <w:rFonts w:ascii="Arial" w:hAnsi="Arial" w:cs="Arial"/>
          <w:sz w:val="24"/>
          <w:szCs w:val="24"/>
        </w:rPr>
        <w:t>Battle</w:t>
      </w:r>
      <w:proofErr w:type="spellEnd"/>
      <w:r w:rsidR="009F40AD" w:rsidRPr="008F6D62">
        <w:rPr>
          <w:rFonts w:ascii="Arial" w:hAnsi="Arial" w:cs="Arial"/>
          <w:sz w:val="24"/>
          <w:szCs w:val="24"/>
        </w:rPr>
        <w:t xml:space="preserve"> (1999)</w:t>
      </w:r>
      <w:r w:rsidR="009F40AD">
        <w:rPr>
          <w:rFonts w:ascii="Arial" w:hAnsi="Arial" w:cs="Arial"/>
          <w:sz w:val="24"/>
          <w:szCs w:val="24"/>
        </w:rPr>
        <w:t xml:space="preserve"> afirmam que</w:t>
      </w:r>
      <w:r w:rsidR="009F40AD" w:rsidRPr="008F6D62">
        <w:rPr>
          <w:rFonts w:ascii="Arial" w:hAnsi="Arial" w:cs="Arial"/>
          <w:sz w:val="24"/>
          <w:szCs w:val="24"/>
        </w:rPr>
        <w:t xml:space="preserve"> a presença de um computador doméstico está associada ao aumento médio de 0,07 pontos nas notas escolares </w:t>
      </w:r>
      <w:r w:rsidR="009F40AD">
        <w:rPr>
          <w:rFonts w:ascii="Arial" w:hAnsi="Arial" w:cs="Arial"/>
          <w:sz w:val="24"/>
          <w:szCs w:val="24"/>
        </w:rPr>
        <w:t xml:space="preserve">da </w:t>
      </w:r>
      <w:proofErr w:type="spellStart"/>
      <w:r w:rsidR="009F40AD" w:rsidRPr="00A213E5">
        <w:rPr>
          <w:rFonts w:ascii="Arial" w:hAnsi="Arial" w:cs="Arial"/>
          <w:i/>
          <w:iCs/>
          <w:sz w:val="24"/>
          <w:szCs w:val="24"/>
        </w:rPr>
        <w:t>National</w:t>
      </w:r>
      <w:proofErr w:type="spellEnd"/>
      <w:r w:rsidR="009F40AD" w:rsidRPr="00A213E5">
        <w:rPr>
          <w:rFonts w:ascii="Arial" w:hAnsi="Arial" w:cs="Arial"/>
          <w:i/>
          <w:iCs/>
          <w:sz w:val="24"/>
          <w:szCs w:val="24"/>
        </w:rPr>
        <w:t xml:space="preserve"> </w:t>
      </w:r>
      <w:proofErr w:type="spellStart"/>
      <w:r w:rsidR="009F40AD" w:rsidRPr="00A213E5">
        <w:rPr>
          <w:rFonts w:ascii="Arial" w:hAnsi="Arial" w:cs="Arial"/>
          <w:i/>
          <w:iCs/>
          <w:sz w:val="24"/>
          <w:szCs w:val="24"/>
        </w:rPr>
        <w:t>Education</w:t>
      </w:r>
      <w:proofErr w:type="spellEnd"/>
      <w:r w:rsidR="009F40AD" w:rsidRPr="00A213E5">
        <w:rPr>
          <w:rFonts w:ascii="Arial" w:hAnsi="Arial" w:cs="Arial"/>
          <w:i/>
          <w:iCs/>
          <w:sz w:val="24"/>
          <w:szCs w:val="24"/>
        </w:rPr>
        <w:t xml:space="preserve"> Longitudinal </w:t>
      </w:r>
      <w:proofErr w:type="spellStart"/>
      <w:r w:rsidR="009F40AD" w:rsidRPr="00A213E5">
        <w:rPr>
          <w:rFonts w:ascii="Arial" w:hAnsi="Arial" w:cs="Arial"/>
          <w:i/>
          <w:iCs/>
          <w:sz w:val="24"/>
          <w:szCs w:val="24"/>
        </w:rPr>
        <w:t>Study</w:t>
      </w:r>
      <w:proofErr w:type="spellEnd"/>
      <w:r w:rsidR="009F40AD" w:rsidRPr="00A213E5">
        <w:rPr>
          <w:rFonts w:ascii="Arial" w:hAnsi="Arial" w:cs="Arial"/>
          <w:i/>
          <w:iCs/>
          <w:sz w:val="24"/>
          <w:szCs w:val="24"/>
        </w:rPr>
        <w:t xml:space="preserve"> </w:t>
      </w:r>
      <w:proofErr w:type="spellStart"/>
      <w:r w:rsidR="009F40AD" w:rsidRPr="00A213E5">
        <w:rPr>
          <w:rFonts w:ascii="Arial" w:hAnsi="Arial" w:cs="Arial"/>
          <w:i/>
          <w:iCs/>
          <w:sz w:val="24"/>
          <w:szCs w:val="24"/>
        </w:rPr>
        <w:t>of</w:t>
      </w:r>
      <w:proofErr w:type="spellEnd"/>
      <w:r w:rsidR="009F40AD" w:rsidRPr="00A213E5">
        <w:rPr>
          <w:rFonts w:ascii="Arial" w:hAnsi="Arial" w:cs="Arial"/>
          <w:i/>
          <w:iCs/>
          <w:sz w:val="24"/>
          <w:szCs w:val="24"/>
        </w:rPr>
        <w:t xml:space="preserve"> 1988</w:t>
      </w:r>
      <w:r w:rsidR="009F40AD" w:rsidRPr="00A213E5">
        <w:rPr>
          <w:rFonts w:ascii="Arial" w:hAnsi="Arial" w:cs="Arial"/>
          <w:sz w:val="24"/>
          <w:szCs w:val="24"/>
        </w:rPr>
        <w:t xml:space="preserve"> (</w:t>
      </w:r>
      <w:r w:rsidR="009F40AD" w:rsidRPr="00A213E5">
        <w:rPr>
          <w:rFonts w:ascii="Arial" w:hAnsi="Arial" w:cs="Arial"/>
          <w:i/>
          <w:iCs/>
          <w:sz w:val="24"/>
          <w:szCs w:val="24"/>
        </w:rPr>
        <w:t>NELS 88</w:t>
      </w:r>
      <w:r w:rsidR="009F40AD" w:rsidRPr="00A213E5">
        <w:rPr>
          <w:rFonts w:ascii="Arial" w:hAnsi="Arial" w:cs="Arial"/>
          <w:sz w:val="24"/>
          <w:szCs w:val="24"/>
        </w:rPr>
        <w:t>)</w:t>
      </w:r>
      <w:r w:rsidR="00434A30">
        <w:rPr>
          <w:rFonts w:ascii="Arial" w:hAnsi="Arial" w:cs="Arial"/>
          <w:sz w:val="24"/>
          <w:szCs w:val="24"/>
        </w:rPr>
        <w:t xml:space="preserve"> para alunos de oitava série d</w:t>
      </w:r>
      <w:r w:rsidR="009F40AD" w:rsidRPr="008F6D62">
        <w:rPr>
          <w:rFonts w:ascii="Arial" w:hAnsi="Arial" w:cs="Arial"/>
          <w:sz w:val="24"/>
          <w:szCs w:val="24"/>
        </w:rPr>
        <w:t xml:space="preserve">os EUA. </w:t>
      </w:r>
      <w:r w:rsidR="009F40AD">
        <w:rPr>
          <w:rFonts w:ascii="Arial" w:hAnsi="Arial" w:cs="Arial"/>
          <w:sz w:val="24"/>
          <w:szCs w:val="24"/>
        </w:rPr>
        <w:t>Incluindo</w:t>
      </w:r>
      <w:r w:rsidR="009F40AD" w:rsidRPr="008F6D62">
        <w:rPr>
          <w:rFonts w:ascii="Arial" w:hAnsi="Arial" w:cs="Arial"/>
          <w:sz w:val="24"/>
          <w:szCs w:val="24"/>
        </w:rPr>
        <w:t xml:space="preserve"> todos os controles de capital social e cultural, os autores concluem que a presença das TIC é responsável por melhores resultados de aprendizado em linguagens e em matemática, </w:t>
      </w:r>
      <w:r w:rsidR="00434A30">
        <w:rPr>
          <w:rFonts w:ascii="Arial" w:hAnsi="Arial" w:cs="Arial"/>
          <w:sz w:val="24"/>
          <w:szCs w:val="24"/>
        </w:rPr>
        <w:t xml:space="preserve">apresentando relação positiva </w:t>
      </w:r>
      <w:r w:rsidR="00CC1AA6">
        <w:rPr>
          <w:rFonts w:ascii="Arial" w:hAnsi="Arial" w:cs="Arial"/>
          <w:sz w:val="24"/>
          <w:szCs w:val="24"/>
        </w:rPr>
        <w:t>para</w:t>
      </w:r>
      <w:r w:rsidR="00434A30">
        <w:rPr>
          <w:rFonts w:ascii="Arial" w:hAnsi="Arial" w:cs="Arial"/>
          <w:sz w:val="24"/>
          <w:szCs w:val="24"/>
        </w:rPr>
        <w:t xml:space="preserve"> ambos os casos</w:t>
      </w:r>
      <w:r w:rsidR="005400E3">
        <w:rPr>
          <w:rFonts w:ascii="Arial" w:hAnsi="Arial" w:cs="Arial"/>
          <w:sz w:val="24"/>
          <w:szCs w:val="24"/>
        </w:rPr>
        <w:t xml:space="preserve">. </w:t>
      </w:r>
      <w:r w:rsidR="00F920A6" w:rsidRPr="00F920A6">
        <w:rPr>
          <w:rFonts w:ascii="Arial" w:hAnsi="Arial" w:cs="Arial"/>
          <w:sz w:val="24"/>
          <w:szCs w:val="24"/>
        </w:rPr>
        <w:t xml:space="preserve">Além disso, </w:t>
      </w:r>
      <w:r w:rsidR="00F920A6">
        <w:rPr>
          <w:rFonts w:ascii="Arial" w:hAnsi="Arial" w:cs="Arial"/>
          <w:sz w:val="24"/>
          <w:szCs w:val="24"/>
        </w:rPr>
        <w:t xml:space="preserve">também </w:t>
      </w:r>
      <w:r w:rsidR="00F920A6" w:rsidRPr="00F920A6">
        <w:rPr>
          <w:rFonts w:ascii="Arial" w:hAnsi="Arial" w:cs="Arial"/>
          <w:sz w:val="24"/>
          <w:szCs w:val="24"/>
        </w:rPr>
        <w:t xml:space="preserve">são testadas diferenças de desempenho em </w:t>
      </w:r>
      <w:r w:rsidR="00F920A6" w:rsidRPr="00F920A6">
        <w:rPr>
          <w:rFonts w:ascii="Arial" w:hAnsi="Arial" w:cs="Arial"/>
          <w:sz w:val="24"/>
          <w:szCs w:val="24"/>
        </w:rPr>
        <w:lastRenderedPageBreak/>
        <w:t>relação ao sexo, a renda e a etnia, sempre com desvantagens educacionais para menin</w:t>
      </w:r>
      <w:r w:rsidR="00F920A6">
        <w:rPr>
          <w:rFonts w:ascii="Arial" w:hAnsi="Arial" w:cs="Arial"/>
          <w:sz w:val="24"/>
          <w:szCs w:val="24"/>
        </w:rPr>
        <w:t>as, negros, hispânicos e pobres</w:t>
      </w:r>
      <w:r w:rsidR="005400E3" w:rsidRPr="00F920A6">
        <w:rPr>
          <w:rFonts w:ascii="Arial" w:eastAsia="Arial" w:hAnsi="Arial" w:cs="Arial"/>
          <w:sz w:val="24"/>
          <w:szCs w:val="24"/>
        </w:rPr>
        <w:t>.</w:t>
      </w:r>
    </w:p>
    <w:p w14:paraId="45E8CF07" w14:textId="015DA64B" w:rsidR="00216EC2" w:rsidRPr="00216EC2" w:rsidRDefault="009F40AD" w:rsidP="00434A30">
      <w:pPr>
        <w:spacing w:after="0" w:line="360" w:lineRule="auto"/>
        <w:ind w:firstLine="708"/>
        <w:jc w:val="both"/>
        <w:rPr>
          <w:rFonts w:ascii="Arial" w:hAnsi="Arial" w:cs="Arial"/>
          <w:b/>
          <w:sz w:val="24"/>
          <w:szCs w:val="24"/>
        </w:rPr>
      </w:pPr>
      <w:r w:rsidRPr="008F6D62">
        <w:rPr>
          <w:rFonts w:ascii="Arial" w:hAnsi="Arial" w:cs="Arial"/>
          <w:sz w:val="24"/>
          <w:szCs w:val="24"/>
        </w:rPr>
        <w:t xml:space="preserve">Em contrapartida, analisando </w:t>
      </w:r>
      <w:r w:rsidRPr="00486124">
        <w:rPr>
          <w:rFonts w:ascii="Arial" w:hAnsi="Arial" w:cs="Arial"/>
          <w:sz w:val="24"/>
          <w:szCs w:val="24"/>
        </w:rPr>
        <w:t>dados do</w:t>
      </w:r>
      <w:r w:rsidR="00CC1AA6" w:rsidRPr="00CC1AA6">
        <w:rPr>
          <w:rFonts w:ascii="Arial" w:hAnsi="Arial" w:cs="Arial"/>
          <w:sz w:val="24"/>
          <w:szCs w:val="24"/>
        </w:rPr>
        <w:t xml:space="preserve"> </w:t>
      </w:r>
      <w:proofErr w:type="spellStart"/>
      <w:r w:rsidR="00CC1AA6" w:rsidRPr="00CC1AA6">
        <w:rPr>
          <w:rFonts w:ascii="Arial" w:hAnsi="Arial" w:cs="Arial"/>
          <w:i/>
          <w:sz w:val="24"/>
          <w:szCs w:val="24"/>
        </w:rPr>
        <w:t>Programme</w:t>
      </w:r>
      <w:proofErr w:type="spellEnd"/>
      <w:r w:rsidR="00CC1AA6" w:rsidRPr="00CC1AA6">
        <w:rPr>
          <w:rFonts w:ascii="Arial" w:hAnsi="Arial" w:cs="Arial"/>
          <w:i/>
          <w:sz w:val="24"/>
          <w:szCs w:val="24"/>
        </w:rPr>
        <w:t xml:space="preserve"> for </w:t>
      </w:r>
      <w:proofErr w:type="spellStart"/>
      <w:r w:rsidR="00CC1AA6" w:rsidRPr="00CC1AA6">
        <w:rPr>
          <w:rFonts w:ascii="Arial" w:hAnsi="Arial" w:cs="Arial"/>
          <w:i/>
          <w:sz w:val="24"/>
          <w:szCs w:val="24"/>
        </w:rPr>
        <w:t>International</w:t>
      </w:r>
      <w:proofErr w:type="spellEnd"/>
      <w:r w:rsidR="00CC1AA6" w:rsidRPr="00CC1AA6">
        <w:rPr>
          <w:rFonts w:ascii="Arial" w:hAnsi="Arial" w:cs="Arial"/>
          <w:i/>
          <w:sz w:val="24"/>
          <w:szCs w:val="24"/>
        </w:rPr>
        <w:t xml:space="preserve"> </w:t>
      </w:r>
      <w:proofErr w:type="spellStart"/>
      <w:r w:rsidR="00CC1AA6" w:rsidRPr="00CC1AA6">
        <w:rPr>
          <w:rFonts w:ascii="Arial" w:hAnsi="Arial" w:cs="Arial"/>
          <w:i/>
          <w:sz w:val="24"/>
          <w:szCs w:val="24"/>
        </w:rPr>
        <w:t>Student</w:t>
      </w:r>
      <w:proofErr w:type="spellEnd"/>
      <w:r w:rsidR="00CC1AA6" w:rsidRPr="00CC1AA6">
        <w:rPr>
          <w:rFonts w:ascii="Arial" w:hAnsi="Arial" w:cs="Arial"/>
          <w:i/>
          <w:sz w:val="24"/>
          <w:szCs w:val="24"/>
        </w:rPr>
        <w:t xml:space="preserve"> </w:t>
      </w:r>
      <w:proofErr w:type="spellStart"/>
      <w:r w:rsidR="00CC1AA6" w:rsidRPr="00CC1AA6">
        <w:rPr>
          <w:rFonts w:ascii="Arial" w:hAnsi="Arial" w:cs="Arial"/>
          <w:i/>
          <w:sz w:val="24"/>
          <w:szCs w:val="24"/>
        </w:rPr>
        <w:t>Assessment</w:t>
      </w:r>
      <w:proofErr w:type="spellEnd"/>
      <w:r w:rsidRPr="00486124">
        <w:rPr>
          <w:rFonts w:ascii="Arial" w:hAnsi="Arial" w:cs="Arial"/>
          <w:sz w:val="24"/>
          <w:szCs w:val="24"/>
        </w:rPr>
        <w:t xml:space="preserve"> </w:t>
      </w:r>
      <w:r w:rsidR="00CC1AA6">
        <w:rPr>
          <w:rFonts w:ascii="Arial" w:hAnsi="Arial" w:cs="Arial"/>
          <w:sz w:val="24"/>
          <w:szCs w:val="24"/>
        </w:rPr>
        <w:t>(</w:t>
      </w:r>
      <w:r w:rsidRPr="00486124">
        <w:rPr>
          <w:rFonts w:ascii="Arial" w:hAnsi="Arial" w:cs="Arial"/>
          <w:sz w:val="24"/>
          <w:szCs w:val="24"/>
        </w:rPr>
        <w:t>PISA</w:t>
      </w:r>
      <w:r w:rsidR="00CC1AA6">
        <w:rPr>
          <w:rFonts w:ascii="Arial" w:hAnsi="Arial" w:cs="Arial"/>
          <w:sz w:val="24"/>
          <w:szCs w:val="24"/>
        </w:rPr>
        <w:t>)</w:t>
      </w:r>
      <w:r>
        <w:rPr>
          <w:rFonts w:ascii="Arial" w:hAnsi="Arial" w:cs="Arial"/>
          <w:sz w:val="24"/>
          <w:szCs w:val="24"/>
        </w:rPr>
        <w:t xml:space="preserve"> de 2000</w:t>
      </w:r>
      <w:r w:rsidRPr="008F6D62">
        <w:rPr>
          <w:rFonts w:ascii="Arial" w:hAnsi="Arial" w:cs="Arial"/>
          <w:sz w:val="24"/>
          <w:szCs w:val="24"/>
        </w:rPr>
        <w:t xml:space="preserve"> para 32 países distintos, </w:t>
      </w:r>
      <w:proofErr w:type="spellStart"/>
      <w:r w:rsidRPr="008F6D62">
        <w:rPr>
          <w:rFonts w:ascii="Arial" w:hAnsi="Arial" w:cs="Arial"/>
          <w:sz w:val="24"/>
          <w:szCs w:val="24"/>
        </w:rPr>
        <w:t>Fuchs</w:t>
      </w:r>
      <w:proofErr w:type="spellEnd"/>
      <w:r w:rsidRPr="008F6D62">
        <w:rPr>
          <w:rFonts w:ascii="Arial" w:hAnsi="Arial" w:cs="Arial"/>
          <w:sz w:val="24"/>
          <w:szCs w:val="24"/>
        </w:rPr>
        <w:t xml:space="preserve"> e </w:t>
      </w:r>
      <w:proofErr w:type="spellStart"/>
      <w:r w:rsidRPr="008F6D62">
        <w:rPr>
          <w:rFonts w:ascii="Arial" w:hAnsi="Arial" w:cs="Arial"/>
          <w:sz w:val="24"/>
          <w:szCs w:val="24"/>
        </w:rPr>
        <w:t>Woessmann</w:t>
      </w:r>
      <w:proofErr w:type="spellEnd"/>
      <w:r w:rsidRPr="008F6D62">
        <w:rPr>
          <w:rFonts w:ascii="Arial" w:hAnsi="Arial" w:cs="Arial"/>
          <w:sz w:val="24"/>
          <w:szCs w:val="24"/>
        </w:rPr>
        <w:t xml:space="preserve"> (2004) atestam uma relação negativa entre a posse do computador e um bom desempenho acadêmico. Considerando todos os controles de família, domicílio, escola e renda, tanto a estimação do uso doméstico quanto a do uso escolar, </w:t>
      </w:r>
      <w:r>
        <w:rPr>
          <w:rFonts w:ascii="Arial" w:hAnsi="Arial" w:cs="Arial"/>
          <w:sz w:val="24"/>
          <w:szCs w:val="24"/>
        </w:rPr>
        <w:t>encontraram</w:t>
      </w:r>
      <w:r w:rsidRPr="008F6D62">
        <w:rPr>
          <w:rFonts w:ascii="Arial" w:hAnsi="Arial" w:cs="Arial"/>
          <w:sz w:val="24"/>
          <w:szCs w:val="24"/>
        </w:rPr>
        <w:t xml:space="preserve"> um</w:t>
      </w:r>
      <w:r w:rsidR="00434A30">
        <w:rPr>
          <w:rFonts w:ascii="Arial" w:hAnsi="Arial" w:cs="Arial"/>
          <w:sz w:val="24"/>
          <w:szCs w:val="24"/>
        </w:rPr>
        <w:t>a</w:t>
      </w:r>
      <w:r w:rsidRPr="008F6D62">
        <w:rPr>
          <w:rFonts w:ascii="Arial" w:hAnsi="Arial" w:cs="Arial"/>
          <w:sz w:val="24"/>
          <w:szCs w:val="24"/>
        </w:rPr>
        <w:t xml:space="preserve"> </w:t>
      </w:r>
      <w:r w:rsidR="00434A30">
        <w:rPr>
          <w:rFonts w:ascii="Arial" w:hAnsi="Arial" w:cs="Arial"/>
          <w:sz w:val="24"/>
          <w:szCs w:val="24"/>
        </w:rPr>
        <w:t>relação negativa entre a tecnologia e as</w:t>
      </w:r>
      <w:r w:rsidRPr="008F6D62">
        <w:rPr>
          <w:rFonts w:ascii="Arial" w:hAnsi="Arial" w:cs="Arial"/>
          <w:sz w:val="24"/>
          <w:szCs w:val="24"/>
        </w:rPr>
        <w:t xml:space="preserve"> proficiência</w:t>
      </w:r>
      <w:r w:rsidR="00434A30">
        <w:rPr>
          <w:rFonts w:ascii="Arial" w:hAnsi="Arial" w:cs="Arial"/>
          <w:sz w:val="24"/>
          <w:szCs w:val="24"/>
        </w:rPr>
        <w:t>s</w:t>
      </w:r>
      <w:r w:rsidR="00CC1AA6">
        <w:rPr>
          <w:rFonts w:ascii="Arial" w:hAnsi="Arial" w:cs="Arial"/>
          <w:sz w:val="24"/>
          <w:szCs w:val="24"/>
        </w:rPr>
        <w:t xml:space="preserve"> de linguagens e matemática. Contudo, </w:t>
      </w:r>
      <w:r w:rsidRPr="008F6D62">
        <w:rPr>
          <w:rFonts w:ascii="Arial" w:hAnsi="Arial" w:cs="Arial"/>
          <w:sz w:val="24"/>
          <w:szCs w:val="24"/>
        </w:rPr>
        <w:t xml:space="preserve">o acesso à internet está positivamente </w:t>
      </w:r>
      <w:r w:rsidR="00434A30">
        <w:rPr>
          <w:rFonts w:ascii="Arial" w:hAnsi="Arial" w:cs="Arial"/>
          <w:sz w:val="24"/>
          <w:szCs w:val="24"/>
        </w:rPr>
        <w:t>cor</w:t>
      </w:r>
      <w:r w:rsidR="00CC1AA6">
        <w:rPr>
          <w:rFonts w:ascii="Arial" w:hAnsi="Arial" w:cs="Arial"/>
          <w:sz w:val="24"/>
          <w:szCs w:val="24"/>
        </w:rPr>
        <w:t>relacionado</w:t>
      </w:r>
      <w:r w:rsidRPr="008F6D62">
        <w:rPr>
          <w:rFonts w:ascii="Arial" w:hAnsi="Arial" w:cs="Arial"/>
          <w:sz w:val="24"/>
          <w:szCs w:val="24"/>
        </w:rPr>
        <w:t xml:space="preserve"> </w:t>
      </w:r>
      <w:r w:rsidR="00434A30">
        <w:rPr>
          <w:rFonts w:ascii="Arial" w:hAnsi="Arial" w:cs="Arial"/>
          <w:sz w:val="24"/>
          <w:szCs w:val="24"/>
        </w:rPr>
        <w:t>com o</w:t>
      </w:r>
      <w:r w:rsidRPr="008F6D62">
        <w:rPr>
          <w:rFonts w:ascii="Arial" w:hAnsi="Arial" w:cs="Arial"/>
          <w:sz w:val="24"/>
          <w:szCs w:val="24"/>
        </w:rPr>
        <w:t xml:space="preserve"> desempenho </w:t>
      </w:r>
      <w:r w:rsidR="00BA4B87">
        <w:rPr>
          <w:rFonts w:ascii="Arial" w:hAnsi="Arial" w:cs="Arial"/>
          <w:sz w:val="24"/>
          <w:szCs w:val="24"/>
        </w:rPr>
        <w:t>de</w:t>
      </w:r>
      <w:r w:rsidRPr="008F6D62">
        <w:rPr>
          <w:rFonts w:ascii="Arial" w:hAnsi="Arial" w:cs="Arial"/>
          <w:sz w:val="24"/>
          <w:szCs w:val="24"/>
        </w:rPr>
        <w:t xml:space="preserve"> ambas às matérias</w:t>
      </w:r>
      <w:r w:rsidR="00CC1AA6" w:rsidRPr="00CC1AA6">
        <w:rPr>
          <w:rFonts w:ascii="Arial" w:hAnsi="Arial" w:cs="Arial"/>
          <w:sz w:val="24"/>
          <w:szCs w:val="24"/>
        </w:rPr>
        <w:t xml:space="preserve"> </w:t>
      </w:r>
      <w:r w:rsidR="00CC1AA6" w:rsidRPr="008F6D62">
        <w:rPr>
          <w:rFonts w:ascii="Arial" w:hAnsi="Arial" w:cs="Arial"/>
          <w:sz w:val="24"/>
          <w:szCs w:val="24"/>
        </w:rPr>
        <w:t>na estimação</w:t>
      </w:r>
      <w:r w:rsidRPr="008F6D62">
        <w:rPr>
          <w:rFonts w:ascii="Arial" w:hAnsi="Arial" w:cs="Arial"/>
          <w:sz w:val="24"/>
          <w:szCs w:val="24"/>
        </w:rPr>
        <w:t xml:space="preserve">, o que </w:t>
      </w:r>
      <w:r w:rsidR="00901E67">
        <w:rPr>
          <w:rFonts w:ascii="Arial" w:hAnsi="Arial" w:cs="Arial"/>
          <w:sz w:val="24"/>
          <w:szCs w:val="24"/>
        </w:rPr>
        <w:t>para os autores</w:t>
      </w:r>
      <w:r w:rsidR="00901E67" w:rsidRPr="008F6D62">
        <w:rPr>
          <w:rFonts w:ascii="Arial" w:hAnsi="Arial" w:cs="Arial"/>
          <w:sz w:val="24"/>
          <w:szCs w:val="24"/>
        </w:rPr>
        <w:t xml:space="preserve"> </w:t>
      </w:r>
      <w:r w:rsidRPr="008F6D62">
        <w:rPr>
          <w:rFonts w:ascii="Arial" w:hAnsi="Arial" w:cs="Arial"/>
          <w:sz w:val="24"/>
          <w:szCs w:val="24"/>
        </w:rPr>
        <w:t>indica uma contradição em relação ao papel das TIC.</w:t>
      </w:r>
    </w:p>
    <w:p w14:paraId="75FDBFB9" w14:textId="3C7F25F7" w:rsidR="00D15FAD" w:rsidRPr="001A55B6" w:rsidRDefault="00434A30" w:rsidP="00901E67">
      <w:pPr>
        <w:spacing w:after="0" w:line="360" w:lineRule="auto"/>
        <w:ind w:firstLine="708"/>
        <w:jc w:val="both"/>
        <w:rPr>
          <w:rFonts w:ascii="Arial" w:hAnsi="Arial" w:cs="Arial"/>
          <w:sz w:val="24"/>
          <w:szCs w:val="24"/>
        </w:rPr>
      </w:pPr>
      <w:r w:rsidRPr="009B103D">
        <w:rPr>
          <w:rFonts w:ascii="Arial" w:hAnsi="Arial" w:cs="Arial"/>
          <w:sz w:val="24"/>
          <w:szCs w:val="24"/>
        </w:rPr>
        <w:t>Pouco tempo depois, e</w:t>
      </w:r>
      <w:r w:rsidR="00216EC2" w:rsidRPr="009B103D">
        <w:rPr>
          <w:rFonts w:ascii="Arial" w:hAnsi="Arial" w:cs="Arial"/>
          <w:sz w:val="24"/>
          <w:szCs w:val="24"/>
        </w:rPr>
        <w:t xml:space="preserve">sta relação </w:t>
      </w:r>
      <w:r w:rsidR="00B53ECF" w:rsidRPr="009B103D">
        <w:rPr>
          <w:rFonts w:ascii="Arial" w:hAnsi="Arial" w:cs="Arial"/>
          <w:sz w:val="24"/>
          <w:szCs w:val="24"/>
        </w:rPr>
        <w:t>foi</w:t>
      </w:r>
      <w:r w:rsidR="00216EC2" w:rsidRPr="009B103D">
        <w:rPr>
          <w:rFonts w:ascii="Arial" w:hAnsi="Arial" w:cs="Arial"/>
          <w:sz w:val="24"/>
          <w:szCs w:val="24"/>
        </w:rPr>
        <w:t xml:space="preserve"> amplia</w:t>
      </w:r>
      <w:r w:rsidR="00B53ECF" w:rsidRPr="009B103D">
        <w:rPr>
          <w:rFonts w:ascii="Arial" w:hAnsi="Arial" w:cs="Arial"/>
          <w:sz w:val="24"/>
          <w:szCs w:val="24"/>
        </w:rPr>
        <w:t>da</w:t>
      </w:r>
      <w:r w:rsidR="00216EC2" w:rsidRPr="009B103D">
        <w:rPr>
          <w:rFonts w:ascii="Arial" w:hAnsi="Arial" w:cs="Arial"/>
          <w:sz w:val="24"/>
          <w:szCs w:val="24"/>
        </w:rPr>
        <w:t xml:space="preserve"> </w:t>
      </w:r>
      <w:r w:rsidR="00B53ECF" w:rsidRPr="009B103D">
        <w:rPr>
          <w:rFonts w:ascii="Arial" w:hAnsi="Arial" w:cs="Arial"/>
          <w:sz w:val="24"/>
          <w:szCs w:val="24"/>
        </w:rPr>
        <w:t>pela</w:t>
      </w:r>
      <w:r w:rsidR="00216EC2" w:rsidRPr="009B103D">
        <w:rPr>
          <w:rFonts w:ascii="Arial" w:hAnsi="Arial" w:cs="Arial"/>
          <w:sz w:val="24"/>
          <w:szCs w:val="24"/>
        </w:rPr>
        <w:t xml:space="preserve"> busca</w:t>
      </w:r>
      <w:r w:rsidRPr="009B103D">
        <w:rPr>
          <w:rFonts w:ascii="Arial" w:hAnsi="Arial" w:cs="Arial"/>
          <w:sz w:val="24"/>
          <w:szCs w:val="24"/>
        </w:rPr>
        <w:t xml:space="preserve"> de </w:t>
      </w:r>
      <w:proofErr w:type="spellStart"/>
      <w:r w:rsidRPr="009B103D">
        <w:rPr>
          <w:rFonts w:ascii="Arial" w:hAnsi="Arial" w:cs="Arial"/>
          <w:sz w:val="24"/>
          <w:szCs w:val="24"/>
        </w:rPr>
        <w:t>Zhao</w:t>
      </w:r>
      <w:proofErr w:type="spellEnd"/>
      <w:r w:rsidRPr="009B103D">
        <w:rPr>
          <w:rFonts w:ascii="Arial" w:hAnsi="Arial" w:cs="Arial"/>
          <w:sz w:val="24"/>
          <w:szCs w:val="24"/>
        </w:rPr>
        <w:t xml:space="preserve"> </w:t>
      </w:r>
      <w:proofErr w:type="gramStart"/>
      <w:r w:rsidRPr="009B103D">
        <w:rPr>
          <w:rFonts w:ascii="Arial" w:hAnsi="Arial" w:cs="Arial"/>
          <w:i/>
          <w:sz w:val="24"/>
          <w:szCs w:val="24"/>
        </w:rPr>
        <w:t>et</w:t>
      </w:r>
      <w:proofErr w:type="gramEnd"/>
      <w:r w:rsidRPr="009B103D">
        <w:rPr>
          <w:rFonts w:ascii="Arial" w:hAnsi="Arial" w:cs="Arial"/>
          <w:i/>
          <w:sz w:val="24"/>
          <w:szCs w:val="24"/>
        </w:rPr>
        <w:t xml:space="preserve"> al.</w:t>
      </w:r>
      <w:r w:rsidRPr="009B103D">
        <w:rPr>
          <w:rFonts w:ascii="Arial" w:hAnsi="Arial" w:cs="Arial"/>
          <w:sz w:val="24"/>
          <w:szCs w:val="24"/>
        </w:rPr>
        <w:t xml:space="preserve"> (2010)</w:t>
      </w:r>
      <w:r w:rsidR="00216EC2" w:rsidRPr="009B103D">
        <w:rPr>
          <w:rFonts w:ascii="Arial" w:hAnsi="Arial" w:cs="Arial"/>
          <w:sz w:val="24"/>
          <w:szCs w:val="24"/>
        </w:rPr>
        <w:t xml:space="preserve"> por variáveis que explicam a “</w:t>
      </w:r>
      <w:r w:rsidR="00216EC2" w:rsidRPr="009B103D">
        <w:rPr>
          <w:rFonts w:ascii="Arial" w:hAnsi="Arial" w:cs="Arial"/>
          <w:i/>
          <w:sz w:val="24"/>
          <w:szCs w:val="24"/>
        </w:rPr>
        <w:t>Internet Self-</w:t>
      </w:r>
      <w:proofErr w:type="spellStart"/>
      <w:r w:rsidR="00216EC2" w:rsidRPr="009B103D">
        <w:rPr>
          <w:rFonts w:ascii="Arial" w:hAnsi="Arial" w:cs="Arial"/>
          <w:i/>
          <w:sz w:val="24"/>
          <w:szCs w:val="24"/>
        </w:rPr>
        <w:t>Efficacy</w:t>
      </w:r>
      <w:proofErr w:type="spellEnd"/>
      <w:r w:rsidR="00216EC2" w:rsidRPr="009B103D">
        <w:rPr>
          <w:rFonts w:ascii="Arial" w:hAnsi="Arial" w:cs="Arial"/>
          <w:sz w:val="24"/>
          <w:szCs w:val="24"/>
        </w:rPr>
        <w:t>” (</w:t>
      </w:r>
      <w:r w:rsidR="00216EC2" w:rsidRPr="009B103D">
        <w:rPr>
          <w:rFonts w:ascii="Arial" w:hAnsi="Arial" w:cs="Arial"/>
          <w:i/>
          <w:sz w:val="24"/>
          <w:szCs w:val="24"/>
        </w:rPr>
        <w:t>ISE</w:t>
      </w:r>
      <w:r w:rsidR="00216EC2" w:rsidRPr="009B103D">
        <w:rPr>
          <w:rFonts w:ascii="Arial" w:hAnsi="Arial" w:cs="Arial"/>
          <w:sz w:val="24"/>
          <w:szCs w:val="24"/>
        </w:rPr>
        <w:t xml:space="preserve">) – ou auto eficácia de internet. </w:t>
      </w:r>
      <w:r w:rsidR="00E21D6B">
        <w:rPr>
          <w:rFonts w:ascii="Arial" w:hAnsi="Arial" w:cs="Arial"/>
          <w:sz w:val="24"/>
          <w:szCs w:val="24"/>
        </w:rPr>
        <w:t>Segundo os autores, o</w:t>
      </w:r>
      <w:r w:rsidR="00216EC2" w:rsidRPr="009B103D">
        <w:rPr>
          <w:rFonts w:ascii="Arial" w:hAnsi="Arial" w:cs="Arial"/>
          <w:sz w:val="24"/>
          <w:szCs w:val="24"/>
        </w:rPr>
        <w:t xml:space="preserve"> </w:t>
      </w:r>
      <w:r w:rsidR="00216EC2" w:rsidRPr="009B103D">
        <w:rPr>
          <w:rFonts w:ascii="Arial" w:hAnsi="Arial" w:cs="Arial"/>
          <w:i/>
          <w:sz w:val="24"/>
          <w:szCs w:val="24"/>
        </w:rPr>
        <w:t>ISE</w:t>
      </w:r>
      <w:r w:rsidR="00216EC2" w:rsidRPr="009B103D">
        <w:rPr>
          <w:rFonts w:ascii="Arial" w:hAnsi="Arial" w:cs="Arial"/>
          <w:sz w:val="24"/>
          <w:szCs w:val="24"/>
        </w:rPr>
        <w:t xml:space="preserve"> </w:t>
      </w:r>
      <w:r w:rsidR="00E21D6B">
        <w:rPr>
          <w:rFonts w:ascii="Arial" w:hAnsi="Arial" w:cs="Arial"/>
          <w:sz w:val="24"/>
          <w:szCs w:val="24"/>
        </w:rPr>
        <w:t>seria um indicador</w:t>
      </w:r>
      <w:r w:rsidR="00216EC2" w:rsidRPr="009B103D">
        <w:rPr>
          <w:rFonts w:ascii="Arial" w:hAnsi="Arial" w:cs="Arial"/>
          <w:sz w:val="24"/>
          <w:szCs w:val="24"/>
        </w:rPr>
        <w:t xml:space="preserve"> construído </w:t>
      </w:r>
      <w:r w:rsidRPr="009B103D">
        <w:rPr>
          <w:rFonts w:ascii="Arial" w:hAnsi="Arial" w:cs="Arial"/>
          <w:sz w:val="24"/>
          <w:szCs w:val="24"/>
        </w:rPr>
        <w:t>através</w:t>
      </w:r>
      <w:r w:rsidR="00216EC2" w:rsidRPr="009B103D">
        <w:rPr>
          <w:rFonts w:ascii="Arial" w:hAnsi="Arial" w:cs="Arial"/>
          <w:sz w:val="24"/>
          <w:szCs w:val="24"/>
        </w:rPr>
        <w:t xml:space="preserve"> da avaliação de atividades realizadas na internet com base </w:t>
      </w:r>
      <w:r w:rsidRPr="009B103D">
        <w:rPr>
          <w:rFonts w:ascii="Arial" w:hAnsi="Arial" w:cs="Arial"/>
          <w:sz w:val="24"/>
          <w:szCs w:val="24"/>
        </w:rPr>
        <w:t>n</w:t>
      </w:r>
      <w:r w:rsidR="00216EC2" w:rsidRPr="009B103D">
        <w:rPr>
          <w:rFonts w:ascii="Arial" w:hAnsi="Arial" w:cs="Arial"/>
          <w:sz w:val="24"/>
          <w:szCs w:val="24"/>
        </w:rPr>
        <w:t>a Teoria Social Cognitiva</w:t>
      </w:r>
      <w:r w:rsidR="00E21D6B">
        <w:rPr>
          <w:rFonts w:ascii="Arial" w:hAnsi="Arial" w:cs="Arial"/>
          <w:sz w:val="24"/>
          <w:szCs w:val="24"/>
        </w:rPr>
        <w:t>,</w:t>
      </w:r>
      <w:r w:rsidR="00216EC2" w:rsidRPr="009B103D">
        <w:rPr>
          <w:rFonts w:ascii="Arial" w:hAnsi="Arial" w:cs="Arial"/>
          <w:sz w:val="24"/>
          <w:szCs w:val="24"/>
        </w:rPr>
        <w:t xml:space="preserve"> </w:t>
      </w:r>
      <w:r w:rsidR="009B103D" w:rsidRPr="009B103D">
        <w:rPr>
          <w:rFonts w:ascii="Arial" w:hAnsi="Arial" w:cs="Arial"/>
          <w:sz w:val="24"/>
          <w:szCs w:val="24"/>
        </w:rPr>
        <w:t xml:space="preserve">que </w:t>
      </w:r>
      <w:r w:rsidRPr="009B103D">
        <w:rPr>
          <w:rFonts w:ascii="Arial" w:hAnsi="Arial" w:cs="Arial"/>
          <w:sz w:val="24"/>
          <w:szCs w:val="24"/>
        </w:rPr>
        <w:t>avalia</w:t>
      </w:r>
      <w:r w:rsidR="00216EC2" w:rsidRPr="009B103D">
        <w:rPr>
          <w:rFonts w:ascii="Arial" w:hAnsi="Arial" w:cs="Arial"/>
          <w:sz w:val="24"/>
          <w:szCs w:val="24"/>
        </w:rPr>
        <w:t xml:space="preserve"> o julgamento das pessoas sobre suas capacidades </w:t>
      </w:r>
      <w:r w:rsidRPr="009B103D">
        <w:rPr>
          <w:rFonts w:ascii="Arial" w:hAnsi="Arial" w:cs="Arial"/>
          <w:sz w:val="24"/>
          <w:szCs w:val="24"/>
        </w:rPr>
        <w:t>de</w:t>
      </w:r>
      <w:r w:rsidR="00216EC2" w:rsidRPr="009B103D">
        <w:rPr>
          <w:rFonts w:ascii="Arial" w:hAnsi="Arial" w:cs="Arial"/>
          <w:sz w:val="24"/>
          <w:szCs w:val="24"/>
        </w:rPr>
        <w:t xml:space="preserve"> organizar e executar </w:t>
      </w:r>
      <w:r w:rsidRPr="009B103D">
        <w:rPr>
          <w:rFonts w:ascii="Arial" w:hAnsi="Arial" w:cs="Arial"/>
          <w:sz w:val="24"/>
          <w:szCs w:val="24"/>
        </w:rPr>
        <w:t>ações necessária</w:t>
      </w:r>
      <w:r w:rsidR="00216EC2" w:rsidRPr="009B103D">
        <w:rPr>
          <w:rFonts w:ascii="Arial" w:hAnsi="Arial" w:cs="Arial"/>
          <w:sz w:val="24"/>
          <w:szCs w:val="24"/>
        </w:rPr>
        <w:t>s para atingir determinados tipos de desempenho</w:t>
      </w:r>
      <w:r w:rsidR="00E21D6B">
        <w:rPr>
          <w:rFonts w:ascii="Arial" w:hAnsi="Arial" w:cs="Arial"/>
          <w:sz w:val="24"/>
          <w:szCs w:val="24"/>
        </w:rPr>
        <w:t xml:space="preserve">, ou seja, é a crença de um indivíduo sobre sua própria capacidade de realizar uma tarefa </w:t>
      </w:r>
      <w:r w:rsidR="00E21D6B" w:rsidRPr="009B103D">
        <w:rPr>
          <w:rFonts w:ascii="Arial" w:hAnsi="Arial" w:cs="Arial"/>
          <w:sz w:val="24"/>
          <w:szCs w:val="24"/>
        </w:rPr>
        <w:t>(BANDURA, 1977; 1986)</w:t>
      </w:r>
      <w:r w:rsidR="00216EC2" w:rsidRPr="009B103D">
        <w:rPr>
          <w:rFonts w:ascii="Arial" w:hAnsi="Arial" w:cs="Arial"/>
          <w:sz w:val="24"/>
          <w:szCs w:val="24"/>
        </w:rPr>
        <w:t>.</w:t>
      </w:r>
      <w:r w:rsidR="000E6250" w:rsidRPr="009B103D">
        <w:rPr>
          <w:rFonts w:ascii="Arial" w:hAnsi="Arial" w:cs="Arial"/>
          <w:sz w:val="24"/>
          <w:szCs w:val="24"/>
        </w:rPr>
        <w:t xml:space="preserve"> </w:t>
      </w:r>
      <w:r w:rsidR="00901E67">
        <w:rPr>
          <w:rFonts w:ascii="Arial" w:hAnsi="Arial" w:cs="Arial"/>
          <w:sz w:val="24"/>
          <w:szCs w:val="24"/>
        </w:rPr>
        <w:t>Nesse contexto</w:t>
      </w:r>
      <w:r w:rsidR="00E21D6B" w:rsidRPr="001A55B6">
        <w:rPr>
          <w:rFonts w:ascii="Arial" w:hAnsi="Arial" w:cs="Arial"/>
          <w:sz w:val="24"/>
          <w:szCs w:val="24"/>
        </w:rPr>
        <w:t xml:space="preserve">, </w:t>
      </w:r>
      <w:r w:rsidR="00B53ECF" w:rsidRPr="001A55B6">
        <w:rPr>
          <w:rFonts w:ascii="Arial" w:hAnsi="Arial" w:cs="Arial"/>
          <w:sz w:val="24"/>
          <w:szCs w:val="24"/>
        </w:rPr>
        <w:t>uma cor</w:t>
      </w:r>
      <w:r w:rsidR="00DC787F" w:rsidRPr="001A55B6">
        <w:rPr>
          <w:rFonts w:ascii="Arial" w:hAnsi="Arial" w:cs="Arial"/>
          <w:sz w:val="24"/>
          <w:szCs w:val="24"/>
        </w:rPr>
        <w:t>relação positiva entre o</w:t>
      </w:r>
      <w:r w:rsidR="000E6250" w:rsidRPr="001A55B6">
        <w:rPr>
          <w:rFonts w:ascii="Arial" w:hAnsi="Arial" w:cs="Arial"/>
          <w:sz w:val="24"/>
          <w:szCs w:val="24"/>
        </w:rPr>
        <w:t xml:space="preserve"> indicador </w:t>
      </w:r>
      <w:r w:rsidR="000E6250" w:rsidRPr="001A55B6">
        <w:rPr>
          <w:rFonts w:ascii="Arial" w:hAnsi="Arial" w:cs="Arial"/>
          <w:i/>
          <w:sz w:val="24"/>
          <w:szCs w:val="24"/>
        </w:rPr>
        <w:t>ISE</w:t>
      </w:r>
      <w:r w:rsidR="000E6250" w:rsidRPr="001A55B6">
        <w:rPr>
          <w:rFonts w:ascii="Arial" w:hAnsi="Arial" w:cs="Arial"/>
          <w:sz w:val="24"/>
          <w:szCs w:val="24"/>
        </w:rPr>
        <w:t xml:space="preserve"> </w:t>
      </w:r>
      <w:r w:rsidR="00B53ECF" w:rsidRPr="001A55B6">
        <w:rPr>
          <w:rFonts w:ascii="Arial" w:hAnsi="Arial" w:cs="Arial"/>
          <w:sz w:val="24"/>
          <w:szCs w:val="24"/>
        </w:rPr>
        <w:t>e o</w:t>
      </w:r>
      <w:r w:rsidR="00DC787F" w:rsidRPr="001A55B6">
        <w:rPr>
          <w:rFonts w:ascii="Arial" w:hAnsi="Arial" w:cs="Arial"/>
          <w:sz w:val="24"/>
          <w:szCs w:val="24"/>
        </w:rPr>
        <w:t xml:space="preserve"> desempenho acadêmico</w:t>
      </w:r>
      <w:r w:rsidR="000E6250" w:rsidRPr="001A55B6">
        <w:rPr>
          <w:rFonts w:ascii="Arial" w:hAnsi="Arial" w:cs="Arial"/>
          <w:sz w:val="24"/>
          <w:szCs w:val="24"/>
        </w:rPr>
        <w:t xml:space="preserve"> de indivíduos do ensino básico chinês</w:t>
      </w:r>
      <w:r w:rsidR="00901E67">
        <w:rPr>
          <w:rFonts w:ascii="Arial" w:hAnsi="Arial" w:cs="Arial"/>
          <w:sz w:val="24"/>
          <w:szCs w:val="24"/>
        </w:rPr>
        <w:t xml:space="preserve"> é encontrada</w:t>
      </w:r>
      <w:r w:rsidR="00E25A30" w:rsidRPr="001A55B6">
        <w:rPr>
          <w:rFonts w:ascii="Arial" w:hAnsi="Arial" w:cs="Arial"/>
          <w:sz w:val="24"/>
          <w:szCs w:val="24"/>
        </w:rPr>
        <w:t>, mas diferenças</w:t>
      </w:r>
      <w:r w:rsidR="00E21D6B" w:rsidRPr="001A55B6">
        <w:rPr>
          <w:rFonts w:ascii="Arial" w:hAnsi="Arial" w:cs="Arial"/>
          <w:sz w:val="24"/>
          <w:szCs w:val="24"/>
        </w:rPr>
        <w:t xml:space="preserve"> </w:t>
      </w:r>
      <w:r w:rsidR="00901E67">
        <w:rPr>
          <w:rFonts w:ascii="Arial" w:hAnsi="Arial" w:cs="Arial"/>
          <w:sz w:val="24"/>
          <w:szCs w:val="24"/>
        </w:rPr>
        <w:t>entre</w:t>
      </w:r>
      <w:r w:rsidR="00E21D6B" w:rsidRPr="001A55B6">
        <w:rPr>
          <w:rFonts w:ascii="Arial" w:hAnsi="Arial" w:cs="Arial"/>
          <w:sz w:val="24"/>
          <w:szCs w:val="24"/>
        </w:rPr>
        <w:t xml:space="preserve"> as categorias de “lugar para</w:t>
      </w:r>
      <w:r w:rsidR="00E25A30" w:rsidRPr="001A55B6">
        <w:rPr>
          <w:rFonts w:ascii="Arial" w:hAnsi="Arial" w:cs="Arial"/>
          <w:sz w:val="24"/>
          <w:szCs w:val="24"/>
        </w:rPr>
        <w:t xml:space="preserve"> acesso” utilizado e o “suporte parental” realizado são observadas</w:t>
      </w:r>
      <w:r w:rsidR="00901E67">
        <w:rPr>
          <w:rFonts w:ascii="Arial" w:hAnsi="Arial" w:cs="Arial"/>
          <w:sz w:val="24"/>
          <w:szCs w:val="24"/>
        </w:rPr>
        <w:t xml:space="preserve"> reforçam</w:t>
      </w:r>
      <w:r w:rsidR="001A55B6" w:rsidRPr="00901E67">
        <w:rPr>
          <w:rFonts w:ascii="Arial" w:hAnsi="Arial" w:cs="Arial"/>
          <w:sz w:val="24"/>
          <w:szCs w:val="24"/>
        </w:rPr>
        <w:t xml:space="preserve"> o argumento do ecossistema digital</w:t>
      </w:r>
      <w:r w:rsidR="00E25A30" w:rsidRPr="001A55B6">
        <w:rPr>
          <w:rFonts w:ascii="Arial" w:hAnsi="Arial" w:cs="Arial"/>
          <w:sz w:val="24"/>
          <w:szCs w:val="24"/>
        </w:rPr>
        <w:t xml:space="preserve"> </w:t>
      </w:r>
      <w:r w:rsidR="00DC787F" w:rsidRPr="001A55B6">
        <w:rPr>
          <w:rFonts w:ascii="Arial" w:hAnsi="Arial" w:cs="Arial"/>
          <w:sz w:val="24"/>
          <w:szCs w:val="24"/>
        </w:rPr>
        <w:t xml:space="preserve">(ZHAO </w:t>
      </w:r>
      <w:r w:rsidR="00DC787F" w:rsidRPr="001A55B6">
        <w:rPr>
          <w:rFonts w:ascii="Arial" w:hAnsi="Arial" w:cs="Arial"/>
          <w:i/>
          <w:sz w:val="24"/>
          <w:szCs w:val="24"/>
        </w:rPr>
        <w:t>ET AL</w:t>
      </w:r>
      <w:r w:rsidR="00DC787F" w:rsidRPr="001A55B6">
        <w:rPr>
          <w:rFonts w:ascii="Arial" w:hAnsi="Arial" w:cs="Arial"/>
          <w:sz w:val="24"/>
          <w:szCs w:val="24"/>
        </w:rPr>
        <w:t>., 2010)</w:t>
      </w:r>
      <w:r w:rsidR="001A55B6">
        <w:rPr>
          <w:rFonts w:ascii="Arial" w:hAnsi="Arial" w:cs="Arial"/>
          <w:sz w:val="24"/>
          <w:szCs w:val="24"/>
        </w:rPr>
        <w:t>.</w:t>
      </w:r>
      <w:r w:rsidR="00BA4B87" w:rsidRPr="001A55B6">
        <w:rPr>
          <w:rFonts w:ascii="Arial" w:hAnsi="Arial" w:cs="Arial"/>
          <w:sz w:val="24"/>
          <w:szCs w:val="24"/>
        </w:rPr>
        <w:t xml:space="preserve"> </w:t>
      </w:r>
    </w:p>
    <w:p w14:paraId="57D2525C" w14:textId="4B5CE50F" w:rsidR="00DF10B9" w:rsidRPr="00D15FAD" w:rsidRDefault="00BA4B87" w:rsidP="00DF10B9">
      <w:pPr>
        <w:spacing w:after="0" w:line="360" w:lineRule="auto"/>
        <w:ind w:firstLine="708"/>
        <w:jc w:val="both"/>
        <w:rPr>
          <w:rFonts w:ascii="Arial" w:hAnsi="Arial" w:cs="Arial"/>
          <w:sz w:val="24"/>
          <w:szCs w:val="24"/>
          <w:u w:val="single"/>
        </w:rPr>
      </w:pPr>
      <w:r>
        <w:rPr>
          <w:rFonts w:ascii="Arial" w:hAnsi="Arial" w:cs="Arial"/>
          <w:sz w:val="24"/>
          <w:szCs w:val="24"/>
        </w:rPr>
        <w:t>Por fim, u</w:t>
      </w:r>
      <w:r w:rsidR="00DF10B9" w:rsidRPr="00D15FAD">
        <w:rPr>
          <w:rFonts w:ascii="Arial" w:hAnsi="Arial" w:cs="Arial"/>
          <w:sz w:val="24"/>
          <w:szCs w:val="24"/>
        </w:rPr>
        <w:t xml:space="preserve">tilizando informações da </w:t>
      </w:r>
      <w:r w:rsidR="00DF10B9" w:rsidRPr="00D15FAD">
        <w:rPr>
          <w:rFonts w:ascii="Arial" w:hAnsi="Arial" w:cs="Arial"/>
          <w:i/>
          <w:sz w:val="24"/>
          <w:szCs w:val="24"/>
        </w:rPr>
        <w:t xml:space="preserve">Longitudinal </w:t>
      </w:r>
      <w:proofErr w:type="spellStart"/>
      <w:r w:rsidR="00DF10B9" w:rsidRPr="00D15FAD">
        <w:rPr>
          <w:rFonts w:ascii="Arial" w:hAnsi="Arial" w:cs="Arial"/>
          <w:i/>
          <w:sz w:val="24"/>
          <w:szCs w:val="24"/>
        </w:rPr>
        <w:t>Study</w:t>
      </w:r>
      <w:proofErr w:type="spellEnd"/>
      <w:r w:rsidR="00DF10B9" w:rsidRPr="00D15FAD">
        <w:rPr>
          <w:rFonts w:ascii="Arial" w:hAnsi="Arial" w:cs="Arial"/>
          <w:i/>
          <w:sz w:val="24"/>
          <w:szCs w:val="24"/>
        </w:rPr>
        <w:t xml:space="preserve"> </w:t>
      </w:r>
      <w:proofErr w:type="spellStart"/>
      <w:r w:rsidR="00DF10B9" w:rsidRPr="00D15FAD">
        <w:rPr>
          <w:rFonts w:ascii="Arial" w:hAnsi="Arial" w:cs="Arial"/>
          <w:i/>
          <w:sz w:val="24"/>
          <w:szCs w:val="24"/>
        </w:rPr>
        <w:t>of</w:t>
      </w:r>
      <w:proofErr w:type="spellEnd"/>
      <w:r w:rsidR="00DF10B9" w:rsidRPr="00D15FAD">
        <w:rPr>
          <w:rFonts w:ascii="Arial" w:hAnsi="Arial" w:cs="Arial"/>
          <w:i/>
          <w:sz w:val="24"/>
          <w:szCs w:val="24"/>
        </w:rPr>
        <w:t xml:space="preserve"> </w:t>
      </w:r>
      <w:proofErr w:type="spellStart"/>
      <w:r w:rsidR="00DF10B9" w:rsidRPr="00D15FAD">
        <w:rPr>
          <w:rFonts w:ascii="Arial" w:hAnsi="Arial" w:cs="Arial"/>
          <w:i/>
          <w:sz w:val="24"/>
          <w:szCs w:val="24"/>
        </w:rPr>
        <w:t>Australian</w:t>
      </w:r>
      <w:proofErr w:type="spellEnd"/>
      <w:r w:rsidR="00DF10B9" w:rsidRPr="00D15FAD">
        <w:rPr>
          <w:rFonts w:ascii="Arial" w:hAnsi="Arial" w:cs="Arial"/>
          <w:i/>
          <w:sz w:val="24"/>
          <w:szCs w:val="24"/>
        </w:rPr>
        <w:t xml:space="preserve"> </w:t>
      </w:r>
      <w:proofErr w:type="spellStart"/>
      <w:r w:rsidR="00DF10B9" w:rsidRPr="00D15FAD">
        <w:rPr>
          <w:rFonts w:ascii="Arial" w:hAnsi="Arial" w:cs="Arial"/>
          <w:i/>
          <w:sz w:val="24"/>
          <w:szCs w:val="24"/>
        </w:rPr>
        <w:t>Children</w:t>
      </w:r>
      <w:proofErr w:type="spellEnd"/>
      <w:r w:rsidR="00DF10B9" w:rsidRPr="00D15FAD">
        <w:rPr>
          <w:rFonts w:ascii="Arial" w:hAnsi="Arial" w:cs="Arial"/>
          <w:i/>
          <w:sz w:val="24"/>
          <w:szCs w:val="24"/>
        </w:rPr>
        <w:t xml:space="preserve"> </w:t>
      </w:r>
      <w:r w:rsidR="00DF10B9" w:rsidRPr="00D15FAD">
        <w:rPr>
          <w:rFonts w:ascii="Arial" w:hAnsi="Arial" w:cs="Arial"/>
          <w:sz w:val="24"/>
          <w:szCs w:val="24"/>
        </w:rPr>
        <w:t>(LSAC</w:t>
      </w:r>
      <w:r>
        <w:rPr>
          <w:rFonts w:ascii="Arial" w:hAnsi="Arial" w:cs="Arial"/>
          <w:sz w:val="24"/>
          <w:szCs w:val="24"/>
        </w:rPr>
        <w:t>)</w:t>
      </w:r>
      <w:r w:rsidRPr="00BA4B87">
        <w:rPr>
          <w:rFonts w:ascii="Arial" w:hAnsi="Arial" w:cs="Arial"/>
          <w:sz w:val="24"/>
          <w:szCs w:val="24"/>
        </w:rPr>
        <w:t xml:space="preserve"> </w:t>
      </w:r>
      <w:r>
        <w:rPr>
          <w:rFonts w:ascii="Arial" w:hAnsi="Arial" w:cs="Arial"/>
          <w:sz w:val="24"/>
          <w:szCs w:val="24"/>
        </w:rPr>
        <w:t>para</w:t>
      </w:r>
      <w:r w:rsidRPr="00D15FAD">
        <w:rPr>
          <w:rFonts w:ascii="Arial" w:hAnsi="Arial" w:cs="Arial"/>
          <w:sz w:val="24"/>
          <w:szCs w:val="24"/>
        </w:rPr>
        <w:t xml:space="preserve"> crianças australianas entre 10 e 12 anos</w:t>
      </w:r>
      <w:r w:rsidR="00DF10B9" w:rsidRPr="00D15FAD">
        <w:rPr>
          <w:rFonts w:ascii="Arial" w:hAnsi="Arial" w:cs="Arial"/>
          <w:sz w:val="24"/>
          <w:szCs w:val="24"/>
        </w:rPr>
        <w:t xml:space="preserve">, </w:t>
      </w:r>
      <w:proofErr w:type="spellStart"/>
      <w:r w:rsidR="009D5971" w:rsidRPr="00D15FAD">
        <w:rPr>
          <w:rFonts w:ascii="Arial" w:hAnsi="Arial" w:cs="Arial"/>
          <w:sz w:val="24"/>
          <w:szCs w:val="24"/>
        </w:rPr>
        <w:t>Fiorini</w:t>
      </w:r>
      <w:proofErr w:type="spellEnd"/>
      <w:r w:rsidR="009D5971" w:rsidRPr="00D15FAD">
        <w:rPr>
          <w:rFonts w:ascii="Arial" w:hAnsi="Arial" w:cs="Arial"/>
          <w:sz w:val="24"/>
          <w:szCs w:val="24"/>
        </w:rPr>
        <w:t xml:space="preserve"> (2010)</w:t>
      </w:r>
      <w:r w:rsidR="009D5971">
        <w:rPr>
          <w:rFonts w:ascii="Arial" w:hAnsi="Arial" w:cs="Arial"/>
          <w:sz w:val="24"/>
          <w:szCs w:val="24"/>
        </w:rPr>
        <w:t xml:space="preserve"> afirma </w:t>
      </w:r>
      <w:r w:rsidR="00E25A30">
        <w:rPr>
          <w:rFonts w:ascii="Arial" w:hAnsi="Arial" w:cs="Arial"/>
          <w:sz w:val="24"/>
          <w:szCs w:val="24"/>
        </w:rPr>
        <w:t>haver</w:t>
      </w:r>
      <w:r w:rsidR="00DF10B9" w:rsidRPr="00D15FAD">
        <w:rPr>
          <w:rFonts w:ascii="Arial" w:hAnsi="Arial" w:cs="Arial"/>
          <w:sz w:val="24"/>
          <w:szCs w:val="24"/>
        </w:rPr>
        <w:t xml:space="preserve"> um</w:t>
      </w:r>
      <w:r w:rsidR="00D15FAD">
        <w:rPr>
          <w:rFonts w:ascii="Arial" w:hAnsi="Arial" w:cs="Arial"/>
          <w:sz w:val="24"/>
          <w:szCs w:val="24"/>
        </w:rPr>
        <w:t>a</w:t>
      </w:r>
      <w:r w:rsidR="00DF10B9" w:rsidRPr="00D15FAD">
        <w:rPr>
          <w:rFonts w:ascii="Arial" w:hAnsi="Arial" w:cs="Arial"/>
          <w:sz w:val="24"/>
          <w:szCs w:val="24"/>
        </w:rPr>
        <w:t xml:space="preserve"> </w:t>
      </w:r>
      <w:r w:rsidR="00D15FAD">
        <w:rPr>
          <w:rFonts w:ascii="Arial" w:hAnsi="Arial" w:cs="Arial"/>
          <w:sz w:val="24"/>
          <w:szCs w:val="24"/>
        </w:rPr>
        <w:t>relação</w:t>
      </w:r>
      <w:r w:rsidR="00DF10B9" w:rsidRPr="00D15FAD">
        <w:rPr>
          <w:rFonts w:ascii="Arial" w:hAnsi="Arial" w:cs="Arial"/>
          <w:sz w:val="24"/>
          <w:szCs w:val="24"/>
        </w:rPr>
        <w:t xml:space="preserve"> </w:t>
      </w:r>
      <w:r w:rsidR="00D15FAD">
        <w:rPr>
          <w:rFonts w:ascii="Arial" w:hAnsi="Arial" w:cs="Arial"/>
          <w:sz w:val="24"/>
          <w:szCs w:val="24"/>
        </w:rPr>
        <w:t>positiva e</w:t>
      </w:r>
      <w:r w:rsidR="00DF10B9" w:rsidRPr="00D15FAD">
        <w:rPr>
          <w:rFonts w:ascii="Arial" w:hAnsi="Arial" w:cs="Arial"/>
          <w:sz w:val="24"/>
          <w:szCs w:val="24"/>
        </w:rPr>
        <w:t xml:space="preserve"> consistente entre o tempo de uso do computador e o desenvolvimento cognitivo d</w:t>
      </w:r>
      <w:r w:rsidR="00E25A30">
        <w:rPr>
          <w:rFonts w:ascii="Arial" w:hAnsi="Arial" w:cs="Arial"/>
          <w:sz w:val="24"/>
          <w:szCs w:val="24"/>
        </w:rPr>
        <w:t>e</w:t>
      </w:r>
      <w:r w:rsidR="00DF10B9" w:rsidRPr="00D15FAD">
        <w:rPr>
          <w:rFonts w:ascii="Arial" w:hAnsi="Arial" w:cs="Arial"/>
          <w:sz w:val="24"/>
          <w:szCs w:val="24"/>
        </w:rPr>
        <w:t xml:space="preserve"> </w:t>
      </w:r>
      <w:r w:rsidR="00D15FAD">
        <w:rPr>
          <w:rFonts w:ascii="Arial" w:hAnsi="Arial" w:cs="Arial"/>
          <w:sz w:val="24"/>
          <w:szCs w:val="24"/>
        </w:rPr>
        <w:t xml:space="preserve">tais </w:t>
      </w:r>
      <w:r w:rsidR="00DF10B9" w:rsidRPr="00D15FAD">
        <w:rPr>
          <w:rFonts w:ascii="Arial" w:hAnsi="Arial" w:cs="Arial"/>
          <w:sz w:val="24"/>
          <w:szCs w:val="24"/>
        </w:rPr>
        <w:t xml:space="preserve">jovens. Segundo o autor, </w:t>
      </w:r>
      <w:r w:rsidR="00D15FAD">
        <w:rPr>
          <w:rFonts w:ascii="Arial" w:hAnsi="Arial" w:cs="Arial"/>
          <w:sz w:val="24"/>
          <w:szCs w:val="24"/>
        </w:rPr>
        <w:t>os</w:t>
      </w:r>
      <w:r w:rsidR="00DF10B9" w:rsidRPr="00D15FAD">
        <w:rPr>
          <w:rFonts w:ascii="Arial" w:hAnsi="Arial" w:cs="Arial"/>
          <w:sz w:val="24"/>
          <w:szCs w:val="24"/>
        </w:rPr>
        <w:t xml:space="preserve"> resultado</w:t>
      </w:r>
      <w:r w:rsidR="00D15FAD">
        <w:rPr>
          <w:rFonts w:ascii="Arial" w:hAnsi="Arial" w:cs="Arial"/>
          <w:sz w:val="24"/>
          <w:szCs w:val="24"/>
        </w:rPr>
        <w:t>s possuem</w:t>
      </w:r>
      <w:r w:rsidR="00DF10B9" w:rsidRPr="00D15FAD">
        <w:rPr>
          <w:rFonts w:ascii="Arial" w:hAnsi="Arial" w:cs="Arial"/>
          <w:sz w:val="24"/>
          <w:szCs w:val="24"/>
        </w:rPr>
        <w:t xml:space="preserve"> características duradouras </w:t>
      </w:r>
      <w:r w:rsidR="00D15FAD">
        <w:rPr>
          <w:rFonts w:ascii="Arial" w:hAnsi="Arial" w:cs="Arial"/>
          <w:sz w:val="24"/>
          <w:szCs w:val="24"/>
        </w:rPr>
        <w:t>à medida</w:t>
      </w:r>
      <w:r w:rsidR="00DF10B9" w:rsidRPr="00D15FAD">
        <w:rPr>
          <w:rFonts w:ascii="Arial" w:hAnsi="Arial" w:cs="Arial"/>
          <w:sz w:val="24"/>
          <w:szCs w:val="24"/>
        </w:rPr>
        <w:t xml:space="preserve"> </w:t>
      </w:r>
      <w:r>
        <w:rPr>
          <w:rFonts w:ascii="Arial" w:hAnsi="Arial" w:cs="Arial"/>
          <w:sz w:val="24"/>
          <w:szCs w:val="24"/>
        </w:rPr>
        <w:t>que</w:t>
      </w:r>
      <w:r w:rsidR="00D15FAD">
        <w:rPr>
          <w:rFonts w:ascii="Arial" w:hAnsi="Arial" w:cs="Arial"/>
          <w:sz w:val="24"/>
          <w:szCs w:val="24"/>
        </w:rPr>
        <w:t xml:space="preserve"> </w:t>
      </w:r>
      <w:r w:rsidR="00E25A30">
        <w:rPr>
          <w:rFonts w:ascii="Arial" w:hAnsi="Arial" w:cs="Arial"/>
          <w:sz w:val="24"/>
          <w:szCs w:val="24"/>
        </w:rPr>
        <w:t>as</w:t>
      </w:r>
      <w:r w:rsidR="00DF10B9" w:rsidRPr="00D15FAD">
        <w:rPr>
          <w:rFonts w:ascii="Arial" w:hAnsi="Arial" w:cs="Arial"/>
          <w:sz w:val="24"/>
          <w:szCs w:val="24"/>
        </w:rPr>
        <w:t xml:space="preserve"> </w:t>
      </w:r>
      <w:r w:rsidR="00E25A30" w:rsidRPr="00D15FAD">
        <w:rPr>
          <w:rFonts w:ascii="Arial" w:hAnsi="Arial" w:cs="Arial"/>
          <w:sz w:val="24"/>
          <w:szCs w:val="24"/>
        </w:rPr>
        <w:t xml:space="preserve">informações </w:t>
      </w:r>
      <w:r w:rsidR="00E25A30">
        <w:rPr>
          <w:rFonts w:ascii="Arial" w:hAnsi="Arial" w:cs="Arial"/>
          <w:sz w:val="24"/>
          <w:szCs w:val="24"/>
        </w:rPr>
        <w:t xml:space="preserve">dos </w:t>
      </w:r>
      <w:r w:rsidR="00DF10B9" w:rsidRPr="00D15FAD">
        <w:rPr>
          <w:rFonts w:ascii="Arial" w:hAnsi="Arial" w:cs="Arial"/>
          <w:sz w:val="24"/>
          <w:szCs w:val="24"/>
        </w:rPr>
        <w:t xml:space="preserve">testes </w:t>
      </w:r>
      <w:r w:rsidR="00E25A30" w:rsidRPr="00D15FAD">
        <w:rPr>
          <w:rFonts w:ascii="Arial" w:hAnsi="Arial" w:cs="Arial"/>
          <w:sz w:val="24"/>
          <w:szCs w:val="24"/>
        </w:rPr>
        <w:t>coleta</w:t>
      </w:r>
      <w:r w:rsidR="00E25A30">
        <w:rPr>
          <w:rFonts w:ascii="Arial" w:hAnsi="Arial" w:cs="Arial"/>
          <w:sz w:val="24"/>
          <w:szCs w:val="24"/>
        </w:rPr>
        <w:t>dos</w:t>
      </w:r>
      <w:r w:rsidR="00E25A30" w:rsidRPr="00D15FAD">
        <w:rPr>
          <w:rFonts w:ascii="Arial" w:hAnsi="Arial" w:cs="Arial"/>
          <w:sz w:val="24"/>
          <w:szCs w:val="24"/>
        </w:rPr>
        <w:t xml:space="preserve"> </w:t>
      </w:r>
      <w:r w:rsidR="00DF10B9" w:rsidRPr="00D15FAD">
        <w:rPr>
          <w:rFonts w:ascii="Arial" w:hAnsi="Arial" w:cs="Arial"/>
          <w:sz w:val="24"/>
          <w:szCs w:val="24"/>
        </w:rPr>
        <w:t>em até dois anos após a primeira</w:t>
      </w:r>
      <w:r w:rsidR="00E25A30">
        <w:rPr>
          <w:rFonts w:ascii="Arial" w:hAnsi="Arial" w:cs="Arial"/>
          <w:sz w:val="24"/>
          <w:szCs w:val="24"/>
        </w:rPr>
        <w:t xml:space="preserve"> </w:t>
      </w:r>
      <w:r w:rsidR="002B40FE">
        <w:rPr>
          <w:rFonts w:ascii="Arial" w:hAnsi="Arial" w:cs="Arial"/>
          <w:sz w:val="24"/>
          <w:szCs w:val="24"/>
        </w:rPr>
        <w:t>busca</w:t>
      </w:r>
      <w:r w:rsidR="00DF10B9" w:rsidRPr="00D15FAD">
        <w:rPr>
          <w:rFonts w:ascii="Arial" w:hAnsi="Arial" w:cs="Arial"/>
          <w:sz w:val="24"/>
          <w:szCs w:val="24"/>
        </w:rPr>
        <w:t xml:space="preserve"> </w:t>
      </w:r>
      <w:r w:rsidR="003135B4">
        <w:rPr>
          <w:rFonts w:ascii="Arial" w:hAnsi="Arial" w:cs="Arial"/>
          <w:sz w:val="24"/>
          <w:szCs w:val="24"/>
        </w:rPr>
        <w:t xml:space="preserve">apresentam modificações </w:t>
      </w:r>
      <w:r w:rsidR="00DF10B9" w:rsidRPr="00D15FAD">
        <w:rPr>
          <w:rFonts w:ascii="Arial" w:hAnsi="Arial" w:cs="Arial"/>
          <w:sz w:val="24"/>
          <w:szCs w:val="24"/>
        </w:rPr>
        <w:t>(entre 2004 e 2006)</w:t>
      </w:r>
      <w:r w:rsidR="00D15FAD">
        <w:rPr>
          <w:rFonts w:ascii="Arial" w:hAnsi="Arial" w:cs="Arial"/>
          <w:sz w:val="24"/>
          <w:szCs w:val="24"/>
        </w:rPr>
        <w:t>.</w:t>
      </w:r>
      <w:r w:rsidR="00DF10B9" w:rsidRPr="00D15FAD">
        <w:rPr>
          <w:rFonts w:ascii="Arial" w:hAnsi="Arial" w:cs="Arial"/>
          <w:sz w:val="24"/>
          <w:szCs w:val="24"/>
        </w:rPr>
        <w:t xml:space="preserve"> </w:t>
      </w:r>
      <w:r w:rsidR="00D15FAD" w:rsidRPr="002B40FE">
        <w:rPr>
          <w:rFonts w:ascii="Arial" w:hAnsi="Arial" w:cs="Arial"/>
          <w:sz w:val="24"/>
          <w:szCs w:val="24"/>
        </w:rPr>
        <w:t>A</w:t>
      </w:r>
      <w:r w:rsidR="00DF10B9" w:rsidRPr="002B40FE">
        <w:rPr>
          <w:rFonts w:ascii="Arial" w:hAnsi="Arial" w:cs="Arial"/>
          <w:sz w:val="24"/>
          <w:szCs w:val="24"/>
        </w:rPr>
        <w:t xml:space="preserve">lém disso, </w:t>
      </w:r>
      <w:r w:rsidR="002B40FE" w:rsidRPr="002B40FE">
        <w:rPr>
          <w:rFonts w:ascii="Arial" w:hAnsi="Arial" w:cs="Arial"/>
          <w:sz w:val="24"/>
          <w:szCs w:val="24"/>
        </w:rPr>
        <w:t>também atesta relações negativa</w:t>
      </w:r>
      <w:r w:rsidR="00DF10B9" w:rsidRPr="002B40FE">
        <w:rPr>
          <w:rFonts w:ascii="Arial" w:hAnsi="Arial" w:cs="Arial"/>
          <w:sz w:val="24"/>
          <w:szCs w:val="24"/>
        </w:rPr>
        <w:t xml:space="preserve">s </w:t>
      </w:r>
      <w:r w:rsidR="002B40FE" w:rsidRPr="002B40FE">
        <w:rPr>
          <w:rFonts w:ascii="Arial" w:hAnsi="Arial" w:cs="Arial"/>
          <w:sz w:val="24"/>
          <w:szCs w:val="24"/>
        </w:rPr>
        <w:t>entre</w:t>
      </w:r>
      <w:r w:rsidR="00DF10B9" w:rsidRPr="002B40FE">
        <w:rPr>
          <w:rFonts w:ascii="Arial" w:hAnsi="Arial" w:cs="Arial"/>
          <w:sz w:val="24"/>
          <w:szCs w:val="24"/>
        </w:rPr>
        <w:t xml:space="preserve"> outras tecnologias</w:t>
      </w:r>
      <w:r w:rsidR="002B40FE">
        <w:rPr>
          <w:rFonts w:ascii="Arial" w:hAnsi="Arial" w:cs="Arial"/>
          <w:sz w:val="24"/>
          <w:szCs w:val="24"/>
        </w:rPr>
        <w:t xml:space="preserve"> </w:t>
      </w:r>
      <w:r w:rsidR="002B40FE" w:rsidRPr="002B40FE">
        <w:rPr>
          <w:rFonts w:ascii="Arial" w:hAnsi="Arial" w:cs="Arial"/>
          <w:sz w:val="24"/>
          <w:szCs w:val="24"/>
        </w:rPr>
        <w:t>– como a televisão e jogos eletrônicos</w:t>
      </w:r>
      <w:r w:rsidR="00DF10B9" w:rsidRPr="002B40FE">
        <w:rPr>
          <w:rFonts w:ascii="Arial" w:hAnsi="Arial" w:cs="Arial"/>
          <w:sz w:val="24"/>
          <w:szCs w:val="24"/>
        </w:rPr>
        <w:t xml:space="preserve"> </w:t>
      </w:r>
      <w:r w:rsidR="002B40FE">
        <w:rPr>
          <w:rFonts w:ascii="Arial" w:hAnsi="Arial" w:cs="Arial"/>
          <w:sz w:val="24"/>
          <w:szCs w:val="24"/>
        </w:rPr>
        <w:t xml:space="preserve">– e o mesmo </w:t>
      </w:r>
      <w:proofErr w:type="spellStart"/>
      <w:r w:rsidR="002B40FE" w:rsidRPr="002B40FE">
        <w:rPr>
          <w:rFonts w:ascii="Arial" w:hAnsi="Arial" w:cs="Arial"/>
          <w:i/>
          <w:sz w:val="24"/>
          <w:szCs w:val="24"/>
        </w:rPr>
        <w:t>outcome</w:t>
      </w:r>
      <w:proofErr w:type="spellEnd"/>
      <w:r w:rsidR="002B40FE">
        <w:rPr>
          <w:rFonts w:ascii="Arial" w:hAnsi="Arial" w:cs="Arial"/>
          <w:i/>
          <w:sz w:val="24"/>
          <w:szCs w:val="24"/>
        </w:rPr>
        <w:t xml:space="preserve"> </w:t>
      </w:r>
      <w:r w:rsidR="002B40FE">
        <w:rPr>
          <w:rFonts w:ascii="Arial" w:hAnsi="Arial" w:cs="Arial"/>
          <w:sz w:val="24"/>
          <w:szCs w:val="24"/>
        </w:rPr>
        <w:t>(FIORINI, 2010)</w:t>
      </w:r>
      <w:r w:rsidR="00DF10B9" w:rsidRPr="002B40FE">
        <w:rPr>
          <w:rFonts w:ascii="Arial" w:hAnsi="Arial" w:cs="Arial"/>
          <w:sz w:val="24"/>
          <w:szCs w:val="24"/>
        </w:rPr>
        <w:t>.</w:t>
      </w:r>
      <w:r w:rsidR="00D15FAD" w:rsidRPr="00D15FAD">
        <w:rPr>
          <w:rFonts w:ascii="Arial" w:hAnsi="Arial" w:cs="Arial"/>
          <w:sz w:val="24"/>
          <w:szCs w:val="24"/>
        </w:rPr>
        <w:t xml:space="preserve"> </w:t>
      </w:r>
    </w:p>
    <w:p w14:paraId="762B7532" w14:textId="6791074E" w:rsidR="00CD6BE2" w:rsidRPr="008F6D62" w:rsidRDefault="00CD6BE2" w:rsidP="003135B4">
      <w:pPr>
        <w:spacing w:after="0" w:line="360" w:lineRule="auto"/>
        <w:ind w:firstLine="708"/>
        <w:jc w:val="both"/>
        <w:rPr>
          <w:rFonts w:ascii="Arial" w:hAnsi="Arial" w:cs="Arial"/>
          <w:sz w:val="24"/>
          <w:szCs w:val="24"/>
        </w:rPr>
      </w:pPr>
      <w:r w:rsidRPr="008F6D62">
        <w:rPr>
          <w:rFonts w:ascii="Arial" w:hAnsi="Arial" w:cs="Arial"/>
          <w:sz w:val="24"/>
          <w:szCs w:val="24"/>
        </w:rPr>
        <w:t xml:space="preserve">No Brasil, Wainer </w:t>
      </w:r>
      <w:proofErr w:type="gramStart"/>
      <w:r w:rsidRPr="00753B7E">
        <w:rPr>
          <w:rFonts w:ascii="Arial" w:hAnsi="Arial" w:cs="Arial"/>
          <w:i/>
          <w:sz w:val="24"/>
          <w:szCs w:val="24"/>
        </w:rPr>
        <w:t>et</w:t>
      </w:r>
      <w:proofErr w:type="gramEnd"/>
      <w:r w:rsidRPr="00753B7E">
        <w:rPr>
          <w:rFonts w:ascii="Arial" w:hAnsi="Arial" w:cs="Arial"/>
          <w:i/>
          <w:sz w:val="24"/>
          <w:szCs w:val="24"/>
        </w:rPr>
        <w:t xml:space="preserve"> al</w:t>
      </w:r>
      <w:r w:rsidRPr="008F6D62">
        <w:rPr>
          <w:rFonts w:ascii="Arial" w:hAnsi="Arial" w:cs="Arial"/>
          <w:sz w:val="24"/>
          <w:szCs w:val="24"/>
        </w:rPr>
        <w:t xml:space="preserve">. (2008) encontram diferentes relações entre a posse, o uso e o acesso à internet por meio de computadores </w:t>
      </w:r>
      <w:r w:rsidR="0018382B">
        <w:rPr>
          <w:rFonts w:ascii="Arial" w:hAnsi="Arial" w:cs="Arial"/>
          <w:sz w:val="24"/>
          <w:szCs w:val="24"/>
        </w:rPr>
        <w:t>e o</w:t>
      </w:r>
      <w:r w:rsidRPr="008F6D62">
        <w:rPr>
          <w:rFonts w:ascii="Arial" w:hAnsi="Arial" w:cs="Arial"/>
          <w:sz w:val="24"/>
          <w:szCs w:val="24"/>
        </w:rPr>
        <w:t xml:space="preserve"> desempenho escolar. </w:t>
      </w:r>
      <w:r w:rsidRPr="008F6D62">
        <w:rPr>
          <w:rFonts w:ascii="Arial" w:hAnsi="Arial" w:cs="Arial"/>
          <w:sz w:val="24"/>
          <w:szCs w:val="24"/>
        </w:rPr>
        <w:lastRenderedPageBreak/>
        <w:t>Utilizando dados da Prova</w:t>
      </w:r>
      <w:r>
        <w:rPr>
          <w:rFonts w:ascii="Arial" w:hAnsi="Arial" w:cs="Arial"/>
          <w:sz w:val="24"/>
          <w:szCs w:val="24"/>
        </w:rPr>
        <w:t xml:space="preserve"> Brasil</w:t>
      </w:r>
      <w:r w:rsidR="00F37B32">
        <w:rPr>
          <w:rFonts w:ascii="Arial" w:hAnsi="Arial" w:cs="Arial"/>
          <w:sz w:val="24"/>
          <w:szCs w:val="24"/>
        </w:rPr>
        <w:t xml:space="preserve"> (PB)</w:t>
      </w:r>
      <w:r>
        <w:rPr>
          <w:rFonts w:ascii="Arial" w:hAnsi="Arial" w:cs="Arial"/>
          <w:sz w:val="24"/>
          <w:szCs w:val="24"/>
        </w:rPr>
        <w:t>, para o ano de 2001 – para alunos do 5º e 9º ano do ensino fundamental, e 3</w:t>
      </w:r>
      <w:r w:rsidRPr="008F6D62">
        <w:rPr>
          <w:rFonts w:ascii="Arial" w:hAnsi="Arial" w:cs="Arial"/>
          <w:sz w:val="24"/>
          <w:szCs w:val="24"/>
        </w:rPr>
        <w:t>° ano</w:t>
      </w:r>
      <w:r>
        <w:rPr>
          <w:rFonts w:ascii="Arial" w:hAnsi="Arial" w:cs="Arial"/>
          <w:sz w:val="24"/>
          <w:szCs w:val="24"/>
        </w:rPr>
        <w:t xml:space="preserve"> do ensino médio –</w:t>
      </w:r>
      <w:r w:rsidRPr="008F6D62">
        <w:rPr>
          <w:rFonts w:ascii="Arial" w:hAnsi="Arial" w:cs="Arial"/>
          <w:sz w:val="24"/>
          <w:szCs w:val="24"/>
        </w:rPr>
        <w:t>, os a</w:t>
      </w:r>
      <w:r>
        <w:rPr>
          <w:rFonts w:ascii="Arial" w:hAnsi="Arial" w:cs="Arial"/>
          <w:sz w:val="24"/>
          <w:szCs w:val="24"/>
        </w:rPr>
        <w:t>utores concluíram que a posse de</w:t>
      </w:r>
      <w:r w:rsidRPr="008F6D62">
        <w:rPr>
          <w:rFonts w:ascii="Arial" w:hAnsi="Arial" w:cs="Arial"/>
          <w:sz w:val="24"/>
          <w:szCs w:val="24"/>
        </w:rPr>
        <w:t xml:space="preserve"> computador </w:t>
      </w:r>
      <w:r>
        <w:rPr>
          <w:rFonts w:ascii="Arial" w:hAnsi="Arial" w:cs="Arial"/>
          <w:sz w:val="24"/>
          <w:szCs w:val="24"/>
        </w:rPr>
        <w:t>no domicilio</w:t>
      </w:r>
      <w:r w:rsidRPr="008F6D62">
        <w:rPr>
          <w:rFonts w:ascii="Arial" w:hAnsi="Arial" w:cs="Arial"/>
          <w:sz w:val="24"/>
          <w:szCs w:val="24"/>
        </w:rPr>
        <w:t xml:space="preserve"> só produz efeitos positivos nas notas de </w:t>
      </w:r>
      <w:r>
        <w:rPr>
          <w:rFonts w:ascii="Arial" w:hAnsi="Arial" w:cs="Arial"/>
          <w:sz w:val="24"/>
          <w:szCs w:val="24"/>
        </w:rPr>
        <w:t>adolescentes</w:t>
      </w:r>
      <w:r w:rsidRPr="008F6D62">
        <w:rPr>
          <w:rFonts w:ascii="Arial" w:hAnsi="Arial" w:cs="Arial"/>
          <w:sz w:val="24"/>
          <w:szCs w:val="24"/>
        </w:rPr>
        <w:t xml:space="preserve"> mais velhos e de maior renda. Em relação ao uso, o efeito sobre a proficiência é negativo e considerável entre os mais novos e pobres. Já no acesso, de modo distinto, são encontrados resultados negativos entre os mais jovens e pobres, e positivos entre os mais velhos. Como nota, é importante destacar que a utilização do acesso não teve efeito algum nas escolas quando utilizado como ferramenta pedagógica pelos professores.</w:t>
      </w:r>
    </w:p>
    <w:p w14:paraId="7C3BE836" w14:textId="0AFC2CAE" w:rsidR="00CD6BE2" w:rsidRPr="008F6D62" w:rsidRDefault="00CD6BE2" w:rsidP="00CD6BE2">
      <w:pPr>
        <w:spacing w:after="0" w:line="360" w:lineRule="auto"/>
        <w:ind w:firstLine="708"/>
        <w:jc w:val="both"/>
        <w:rPr>
          <w:rFonts w:ascii="Arial" w:hAnsi="Arial" w:cs="Arial"/>
          <w:sz w:val="24"/>
          <w:szCs w:val="24"/>
        </w:rPr>
      </w:pPr>
      <w:r w:rsidRPr="008F6D62">
        <w:rPr>
          <w:rFonts w:ascii="Arial" w:hAnsi="Arial" w:cs="Arial"/>
          <w:sz w:val="24"/>
          <w:szCs w:val="24"/>
        </w:rPr>
        <w:t xml:space="preserve">Mais adiante, Wainer </w:t>
      </w:r>
      <w:proofErr w:type="gramStart"/>
      <w:r w:rsidRPr="00753B7E">
        <w:rPr>
          <w:rFonts w:ascii="Arial" w:hAnsi="Arial" w:cs="Arial"/>
          <w:i/>
          <w:sz w:val="24"/>
          <w:szCs w:val="24"/>
        </w:rPr>
        <w:t>et</w:t>
      </w:r>
      <w:proofErr w:type="gramEnd"/>
      <w:r w:rsidRPr="00753B7E">
        <w:rPr>
          <w:rFonts w:ascii="Arial" w:hAnsi="Arial" w:cs="Arial"/>
          <w:i/>
          <w:sz w:val="24"/>
          <w:szCs w:val="24"/>
        </w:rPr>
        <w:t xml:space="preserve"> al</w:t>
      </w:r>
      <w:r w:rsidRPr="008F6D62">
        <w:rPr>
          <w:rFonts w:ascii="Arial" w:hAnsi="Arial" w:cs="Arial"/>
          <w:sz w:val="24"/>
          <w:szCs w:val="24"/>
        </w:rPr>
        <w:t>. (2015) avança</w:t>
      </w:r>
      <w:r>
        <w:rPr>
          <w:rFonts w:ascii="Arial" w:hAnsi="Arial" w:cs="Arial"/>
          <w:sz w:val="24"/>
          <w:szCs w:val="24"/>
        </w:rPr>
        <w:t>m</w:t>
      </w:r>
      <w:r w:rsidRPr="008F6D62">
        <w:rPr>
          <w:rFonts w:ascii="Arial" w:hAnsi="Arial" w:cs="Arial"/>
          <w:sz w:val="24"/>
          <w:szCs w:val="24"/>
        </w:rPr>
        <w:t xml:space="preserve"> com suas conclusões e sugere</w:t>
      </w:r>
      <w:r>
        <w:rPr>
          <w:rFonts w:ascii="Arial" w:hAnsi="Arial" w:cs="Arial"/>
          <w:sz w:val="24"/>
          <w:szCs w:val="24"/>
        </w:rPr>
        <w:t xml:space="preserve">m a existência de um aumento, ao longo do tempo, </w:t>
      </w:r>
      <w:r w:rsidR="003135B4">
        <w:rPr>
          <w:rFonts w:ascii="Arial" w:hAnsi="Arial" w:cs="Arial"/>
          <w:sz w:val="24"/>
          <w:szCs w:val="24"/>
        </w:rPr>
        <w:t>da relação</w:t>
      </w:r>
      <w:r w:rsidRPr="008F6D62">
        <w:rPr>
          <w:rFonts w:ascii="Arial" w:hAnsi="Arial" w:cs="Arial"/>
          <w:sz w:val="24"/>
          <w:szCs w:val="24"/>
        </w:rPr>
        <w:t xml:space="preserve"> </w:t>
      </w:r>
      <w:r w:rsidR="003135B4">
        <w:rPr>
          <w:rFonts w:ascii="Arial" w:hAnsi="Arial" w:cs="Arial"/>
          <w:sz w:val="24"/>
          <w:szCs w:val="24"/>
        </w:rPr>
        <w:t>da</w:t>
      </w:r>
      <w:r w:rsidRPr="008F6D62">
        <w:rPr>
          <w:rFonts w:ascii="Arial" w:hAnsi="Arial" w:cs="Arial"/>
          <w:sz w:val="24"/>
          <w:szCs w:val="24"/>
        </w:rPr>
        <w:t xml:space="preserve"> propriedade de computadores e do acesso à I</w:t>
      </w:r>
      <w:r>
        <w:rPr>
          <w:rFonts w:ascii="Arial" w:hAnsi="Arial" w:cs="Arial"/>
          <w:sz w:val="24"/>
          <w:szCs w:val="24"/>
        </w:rPr>
        <w:t>nternet sobre o desempenho acadêmico. Na análise de</w:t>
      </w:r>
      <w:r w:rsidRPr="008F6D62">
        <w:rPr>
          <w:rFonts w:ascii="Arial" w:hAnsi="Arial" w:cs="Arial"/>
          <w:sz w:val="24"/>
          <w:szCs w:val="24"/>
        </w:rPr>
        <w:t xml:space="preserve"> três edições consecutivas da </w:t>
      </w:r>
      <w:r w:rsidR="00F37B32">
        <w:rPr>
          <w:rFonts w:ascii="Arial" w:hAnsi="Arial" w:cs="Arial"/>
          <w:sz w:val="24"/>
          <w:szCs w:val="24"/>
        </w:rPr>
        <w:t>PB</w:t>
      </w:r>
      <w:r w:rsidRPr="008F6D62">
        <w:rPr>
          <w:rFonts w:ascii="Arial" w:hAnsi="Arial" w:cs="Arial"/>
          <w:sz w:val="24"/>
          <w:szCs w:val="24"/>
        </w:rPr>
        <w:t xml:space="preserve"> (2007, 2009 e 2011)</w:t>
      </w:r>
      <w:r>
        <w:rPr>
          <w:rFonts w:ascii="Arial" w:hAnsi="Arial" w:cs="Arial"/>
          <w:sz w:val="24"/>
          <w:szCs w:val="24"/>
        </w:rPr>
        <w:t>,</w:t>
      </w:r>
      <w:r w:rsidRPr="008F6D62">
        <w:rPr>
          <w:rFonts w:ascii="Arial" w:hAnsi="Arial" w:cs="Arial"/>
          <w:sz w:val="24"/>
          <w:szCs w:val="24"/>
        </w:rPr>
        <w:t xml:space="preserve"> o</w:t>
      </w:r>
      <w:r>
        <w:rPr>
          <w:rFonts w:ascii="Arial" w:hAnsi="Arial" w:cs="Arial"/>
          <w:sz w:val="24"/>
          <w:szCs w:val="24"/>
        </w:rPr>
        <w:t>s</w:t>
      </w:r>
      <w:r w:rsidRPr="008F6D62">
        <w:rPr>
          <w:rFonts w:ascii="Arial" w:hAnsi="Arial" w:cs="Arial"/>
          <w:sz w:val="24"/>
          <w:szCs w:val="24"/>
        </w:rPr>
        <w:t xml:space="preserve"> autor</w:t>
      </w:r>
      <w:r>
        <w:rPr>
          <w:rFonts w:ascii="Arial" w:hAnsi="Arial" w:cs="Arial"/>
          <w:sz w:val="24"/>
          <w:szCs w:val="24"/>
        </w:rPr>
        <w:t>es mostram</w:t>
      </w:r>
      <w:r w:rsidRPr="008F6D62">
        <w:rPr>
          <w:rFonts w:ascii="Arial" w:hAnsi="Arial" w:cs="Arial"/>
          <w:sz w:val="24"/>
          <w:szCs w:val="24"/>
        </w:rPr>
        <w:t xml:space="preserve"> que há um</w:t>
      </w:r>
      <w:r>
        <w:rPr>
          <w:rFonts w:ascii="Arial" w:hAnsi="Arial" w:cs="Arial"/>
          <w:sz w:val="24"/>
          <w:szCs w:val="24"/>
        </w:rPr>
        <w:t>a</w:t>
      </w:r>
      <w:r w:rsidRPr="008F6D62">
        <w:rPr>
          <w:rFonts w:ascii="Arial" w:hAnsi="Arial" w:cs="Arial"/>
          <w:sz w:val="24"/>
          <w:szCs w:val="24"/>
        </w:rPr>
        <w:t xml:space="preserve"> </w:t>
      </w:r>
      <w:r>
        <w:rPr>
          <w:rFonts w:ascii="Arial" w:hAnsi="Arial" w:cs="Arial"/>
          <w:sz w:val="24"/>
          <w:szCs w:val="24"/>
        </w:rPr>
        <w:t>diferença positiva</w:t>
      </w:r>
      <w:r w:rsidRPr="008F6D62">
        <w:rPr>
          <w:rFonts w:ascii="Arial" w:hAnsi="Arial" w:cs="Arial"/>
          <w:sz w:val="24"/>
          <w:szCs w:val="24"/>
        </w:rPr>
        <w:t xml:space="preserve"> </w:t>
      </w:r>
      <w:r w:rsidRPr="00EF7FF3">
        <w:rPr>
          <w:rFonts w:ascii="Arial" w:hAnsi="Arial" w:cs="Arial"/>
          <w:sz w:val="24"/>
          <w:szCs w:val="24"/>
        </w:rPr>
        <w:t xml:space="preserve">de </w:t>
      </w:r>
      <w:r>
        <w:rPr>
          <w:rFonts w:ascii="Arial" w:hAnsi="Arial" w:cs="Arial"/>
          <w:sz w:val="24"/>
          <w:szCs w:val="24"/>
        </w:rPr>
        <w:t>20% no</w:t>
      </w:r>
      <w:r w:rsidRPr="00EF7FF3">
        <w:rPr>
          <w:rFonts w:ascii="Arial" w:hAnsi="Arial" w:cs="Arial"/>
          <w:sz w:val="24"/>
          <w:szCs w:val="24"/>
        </w:rPr>
        <w:t xml:space="preserve"> desvio padrão</w:t>
      </w:r>
      <w:r>
        <w:rPr>
          <w:rFonts w:ascii="Arial" w:hAnsi="Arial" w:cs="Arial"/>
          <w:sz w:val="24"/>
          <w:szCs w:val="24"/>
        </w:rPr>
        <w:t xml:space="preserve"> da média de proficiência</w:t>
      </w:r>
      <w:r w:rsidRPr="00EF7FF3">
        <w:rPr>
          <w:rFonts w:ascii="Arial" w:hAnsi="Arial" w:cs="Arial"/>
          <w:sz w:val="24"/>
          <w:szCs w:val="24"/>
        </w:rPr>
        <w:t xml:space="preserve"> de alunos do 5º ano que possuem computador em casa</w:t>
      </w:r>
      <w:r w:rsidRPr="008F6D62">
        <w:rPr>
          <w:rFonts w:ascii="Arial" w:hAnsi="Arial" w:cs="Arial"/>
          <w:sz w:val="24"/>
          <w:szCs w:val="24"/>
        </w:rPr>
        <w:t xml:space="preserve">. </w:t>
      </w:r>
      <w:r>
        <w:rPr>
          <w:rFonts w:ascii="Arial" w:hAnsi="Arial" w:cs="Arial"/>
          <w:sz w:val="24"/>
          <w:szCs w:val="24"/>
        </w:rPr>
        <w:t>Em suma, o</w:t>
      </w:r>
      <w:r w:rsidRPr="008F6D62">
        <w:rPr>
          <w:rFonts w:ascii="Arial" w:hAnsi="Arial" w:cs="Arial"/>
          <w:sz w:val="24"/>
          <w:szCs w:val="24"/>
        </w:rPr>
        <w:t xml:space="preserve"> tamanho </w:t>
      </w:r>
      <w:r>
        <w:rPr>
          <w:rFonts w:ascii="Arial" w:hAnsi="Arial" w:cs="Arial"/>
          <w:sz w:val="24"/>
          <w:szCs w:val="24"/>
        </w:rPr>
        <w:t>dessa diferença</w:t>
      </w:r>
      <w:r w:rsidRPr="008F6D62">
        <w:rPr>
          <w:rFonts w:ascii="Arial" w:hAnsi="Arial" w:cs="Arial"/>
          <w:sz w:val="24"/>
          <w:szCs w:val="24"/>
        </w:rPr>
        <w:t xml:space="preserve"> é moderadamente constante para todas as classes socioeconômicas, exceto a classe E. Já para os alunos do 9º ano, o tamanho da diferença é maior do que em anos iniciais – com quase </w:t>
      </w:r>
      <w:r w:rsidRPr="00EF7FF3">
        <w:rPr>
          <w:rFonts w:ascii="Arial" w:hAnsi="Arial" w:cs="Arial"/>
          <w:sz w:val="24"/>
          <w:szCs w:val="24"/>
        </w:rPr>
        <w:t xml:space="preserve">um terço do desvio padrão –, e também constante em diferentes </w:t>
      </w:r>
      <w:r w:rsidRPr="0038328C">
        <w:rPr>
          <w:rFonts w:ascii="Arial" w:hAnsi="Arial" w:cs="Arial"/>
          <w:i/>
          <w:sz w:val="24"/>
          <w:szCs w:val="24"/>
        </w:rPr>
        <w:t>status</w:t>
      </w:r>
      <w:r w:rsidRPr="00EF7FF3">
        <w:rPr>
          <w:rFonts w:ascii="Arial" w:hAnsi="Arial" w:cs="Arial"/>
          <w:sz w:val="24"/>
          <w:szCs w:val="24"/>
        </w:rPr>
        <w:t xml:space="preserve"> socioeconômicos.</w:t>
      </w:r>
    </w:p>
    <w:p w14:paraId="214852EF" w14:textId="1B251989" w:rsidR="00CD6BE2" w:rsidRPr="00CC3003" w:rsidRDefault="00CD6BE2" w:rsidP="00CD6BE2">
      <w:pPr>
        <w:spacing w:after="0" w:line="360" w:lineRule="auto"/>
        <w:ind w:firstLine="708"/>
        <w:jc w:val="both"/>
        <w:rPr>
          <w:rFonts w:ascii="Arial" w:hAnsi="Arial" w:cs="Arial"/>
          <w:b/>
          <w:sz w:val="24"/>
          <w:szCs w:val="24"/>
        </w:rPr>
      </w:pPr>
      <w:r w:rsidRPr="00CC3003">
        <w:rPr>
          <w:rFonts w:ascii="Arial" w:hAnsi="Arial" w:cs="Arial"/>
          <w:sz w:val="24"/>
          <w:szCs w:val="24"/>
        </w:rPr>
        <w:t>No acesso de casa, para alunos do 5º ano, o efeito positivo aparece apenas</w:t>
      </w:r>
      <w:r w:rsidRPr="00CC3003">
        <w:rPr>
          <w:rFonts w:ascii="Arial" w:hAnsi="Arial" w:cs="Arial"/>
          <w:b/>
          <w:sz w:val="24"/>
          <w:szCs w:val="24"/>
        </w:rPr>
        <w:t xml:space="preserve"> </w:t>
      </w:r>
      <w:r w:rsidRPr="00CC3003">
        <w:rPr>
          <w:rFonts w:ascii="Arial" w:hAnsi="Arial" w:cs="Arial"/>
          <w:bCs/>
          <w:sz w:val="24"/>
          <w:szCs w:val="24"/>
        </w:rPr>
        <w:t>na edição de 2011</w:t>
      </w:r>
      <w:r w:rsidRPr="00CC3003">
        <w:rPr>
          <w:rFonts w:ascii="Arial" w:hAnsi="Arial" w:cs="Arial"/>
          <w:sz w:val="24"/>
          <w:szCs w:val="24"/>
        </w:rPr>
        <w:t xml:space="preserve"> para o </w:t>
      </w:r>
      <w:r w:rsidRPr="00CC3003">
        <w:rPr>
          <w:rFonts w:ascii="Arial" w:hAnsi="Arial" w:cs="Arial"/>
          <w:i/>
          <w:sz w:val="24"/>
          <w:szCs w:val="24"/>
        </w:rPr>
        <w:t>status</w:t>
      </w:r>
      <w:r w:rsidRPr="00CC3003">
        <w:rPr>
          <w:rFonts w:ascii="Arial" w:hAnsi="Arial" w:cs="Arial"/>
          <w:sz w:val="24"/>
          <w:szCs w:val="24"/>
        </w:rPr>
        <w:t xml:space="preserve"> socioeconômico mais alto. Para os outros </w:t>
      </w:r>
      <w:r w:rsidRPr="00CC3003">
        <w:rPr>
          <w:rFonts w:ascii="Arial" w:hAnsi="Arial" w:cs="Arial"/>
          <w:i/>
          <w:sz w:val="24"/>
          <w:szCs w:val="24"/>
        </w:rPr>
        <w:t>status</w:t>
      </w:r>
      <w:r w:rsidRPr="00CC3003">
        <w:rPr>
          <w:rFonts w:ascii="Arial" w:hAnsi="Arial" w:cs="Arial"/>
          <w:sz w:val="24"/>
          <w:szCs w:val="24"/>
        </w:rPr>
        <w:t xml:space="preserve">, existe uma correlação negativa entre o acesso à Internet em casa e os resultados dos testes. O resultado é ligeiramente melhor para o 9º ano, com os três </w:t>
      </w:r>
      <w:r w:rsidRPr="00CC3003">
        <w:rPr>
          <w:rFonts w:ascii="Arial" w:hAnsi="Arial" w:cs="Arial"/>
          <w:i/>
          <w:sz w:val="24"/>
          <w:szCs w:val="24"/>
        </w:rPr>
        <w:t>status</w:t>
      </w:r>
      <w:r w:rsidRPr="00CC3003">
        <w:rPr>
          <w:rFonts w:ascii="Arial" w:hAnsi="Arial" w:cs="Arial"/>
          <w:sz w:val="24"/>
          <w:szCs w:val="24"/>
        </w:rPr>
        <w:t xml:space="preserve"> superiores mostrando uma correlação positiva entre o acesso à Internet em casa e os resultados dos testes (WAINER </w:t>
      </w:r>
      <w:r w:rsidRPr="00CC3003">
        <w:rPr>
          <w:rFonts w:ascii="Arial" w:hAnsi="Arial" w:cs="Arial"/>
          <w:i/>
          <w:iCs/>
          <w:sz w:val="24"/>
          <w:szCs w:val="24"/>
        </w:rPr>
        <w:t>ET AL</w:t>
      </w:r>
      <w:r w:rsidRPr="00CC3003">
        <w:rPr>
          <w:rFonts w:ascii="Arial" w:hAnsi="Arial" w:cs="Arial"/>
          <w:sz w:val="24"/>
          <w:szCs w:val="24"/>
        </w:rPr>
        <w:t>., 2015)</w:t>
      </w:r>
      <w:r w:rsidR="00DF49E2" w:rsidRPr="00CC3003">
        <w:rPr>
          <w:rFonts w:ascii="Arial" w:hAnsi="Arial" w:cs="Arial"/>
          <w:sz w:val="24"/>
          <w:szCs w:val="24"/>
        </w:rPr>
        <w:t xml:space="preserve">. </w:t>
      </w:r>
    </w:p>
    <w:p w14:paraId="42A77541" w14:textId="5879C68E" w:rsidR="00216EC2" w:rsidRDefault="003135B4" w:rsidP="003135B4">
      <w:pPr>
        <w:spacing w:after="0" w:line="360" w:lineRule="auto"/>
        <w:ind w:firstLine="708"/>
        <w:jc w:val="both"/>
        <w:rPr>
          <w:rFonts w:ascii="Arial" w:hAnsi="Arial" w:cs="Arial"/>
          <w:sz w:val="24"/>
          <w:szCs w:val="24"/>
        </w:rPr>
      </w:pPr>
      <w:r>
        <w:rPr>
          <w:rFonts w:ascii="Arial" w:hAnsi="Arial" w:cs="Arial"/>
          <w:sz w:val="24"/>
          <w:szCs w:val="24"/>
        </w:rPr>
        <w:t>Além disso</w:t>
      </w:r>
      <w:r w:rsidR="00216EC2" w:rsidRPr="008F6D62">
        <w:rPr>
          <w:rFonts w:ascii="Arial" w:hAnsi="Arial" w:cs="Arial"/>
          <w:sz w:val="24"/>
          <w:szCs w:val="24"/>
        </w:rPr>
        <w:t xml:space="preserve">, </w:t>
      </w:r>
      <w:proofErr w:type="spellStart"/>
      <w:r w:rsidR="00216EC2" w:rsidRPr="008F6D62">
        <w:rPr>
          <w:rFonts w:ascii="Arial" w:hAnsi="Arial" w:cs="Arial"/>
          <w:sz w:val="24"/>
          <w:szCs w:val="24"/>
        </w:rPr>
        <w:t>Sprietsma</w:t>
      </w:r>
      <w:proofErr w:type="spellEnd"/>
      <w:r w:rsidR="00216EC2" w:rsidRPr="008F6D62">
        <w:rPr>
          <w:rFonts w:ascii="Arial" w:hAnsi="Arial" w:cs="Arial"/>
          <w:sz w:val="24"/>
          <w:szCs w:val="24"/>
        </w:rPr>
        <w:t xml:space="preserve"> (2012) utiliza o estimador de </w:t>
      </w:r>
      <w:proofErr w:type="spellStart"/>
      <w:proofErr w:type="gramStart"/>
      <w:r w:rsidR="00216EC2" w:rsidRPr="008F6D62">
        <w:rPr>
          <w:rFonts w:ascii="Arial" w:hAnsi="Arial" w:cs="Arial"/>
          <w:sz w:val="24"/>
          <w:szCs w:val="24"/>
        </w:rPr>
        <w:t>pseudo-painel</w:t>
      </w:r>
      <w:proofErr w:type="spellEnd"/>
      <w:proofErr w:type="gramEnd"/>
      <w:r w:rsidR="00216EC2" w:rsidRPr="008F6D62">
        <w:rPr>
          <w:rFonts w:ascii="Arial" w:hAnsi="Arial" w:cs="Arial"/>
          <w:sz w:val="24"/>
          <w:szCs w:val="24"/>
        </w:rPr>
        <w:t xml:space="preserve"> de </w:t>
      </w:r>
      <w:proofErr w:type="spellStart"/>
      <w:r w:rsidR="00216EC2" w:rsidRPr="008F6D62">
        <w:rPr>
          <w:rFonts w:ascii="Arial" w:hAnsi="Arial" w:cs="Arial"/>
          <w:sz w:val="24"/>
          <w:szCs w:val="24"/>
        </w:rPr>
        <w:t>Deaton</w:t>
      </w:r>
      <w:proofErr w:type="spellEnd"/>
      <w:r w:rsidR="00216EC2" w:rsidRPr="008F6D62">
        <w:rPr>
          <w:rFonts w:ascii="Arial" w:hAnsi="Arial" w:cs="Arial"/>
          <w:sz w:val="24"/>
          <w:szCs w:val="24"/>
        </w:rPr>
        <w:t xml:space="preserve"> (2000) em </w:t>
      </w:r>
      <w:proofErr w:type="spellStart"/>
      <w:r w:rsidR="00216EC2" w:rsidRPr="00571DAE">
        <w:rPr>
          <w:rFonts w:ascii="Arial" w:hAnsi="Arial" w:cs="Arial"/>
          <w:i/>
          <w:sz w:val="24"/>
          <w:szCs w:val="24"/>
        </w:rPr>
        <w:t>cross-section</w:t>
      </w:r>
      <w:r w:rsidR="00216EC2">
        <w:rPr>
          <w:rFonts w:ascii="Arial" w:hAnsi="Arial" w:cs="Arial"/>
          <w:i/>
          <w:sz w:val="24"/>
          <w:szCs w:val="24"/>
        </w:rPr>
        <w:t>s</w:t>
      </w:r>
      <w:proofErr w:type="spellEnd"/>
      <w:r w:rsidR="00216EC2">
        <w:rPr>
          <w:rFonts w:ascii="Arial" w:hAnsi="Arial" w:cs="Arial"/>
          <w:b/>
          <w:sz w:val="24"/>
          <w:szCs w:val="24"/>
        </w:rPr>
        <w:t xml:space="preserve"> </w:t>
      </w:r>
      <w:r w:rsidR="00216EC2">
        <w:rPr>
          <w:rFonts w:ascii="Arial" w:hAnsi="Arial" w:cs="Arial"/>
          <w:sz w:val="24"/>
          <w:szCs w:val="24"/>
        </w:rPr>
        <w:t>repetida</w:t>
      </w:r>
      <w:r w:rsidR="00216EC2" w:rsidRPr="008F6D62">
        <w:rPr>
          <w:rFonts w:ascii="Arial" w:hAnsi="Arial" w:cs="Arial"/>
          <w:sz w:val="24"/>
          <w:szCs w:val="24"/>
        </w:rPr>
        <w:t xml:space="preserve">s para estimar o efeito da disponibilidade e do uso das TIC nas escolas brasileiras sobre o desempenho de seus </w:t>
      </w:r>
      <w:r>
        <w:rPr>
          <w:rFonts w:ascii="Arial" w:hAnsi="Arial" w:cs="Arial"/>
          <w:sz w:val="24"/>
          <w:szCs w:val="24"/>
        </w:rPr>
        <w:t>estudantes</w:t>
      </w:r>
      <w:r w:rsidR="00216EC2" w:rsidRPr="008F6D62">
        <w:rPr>
          <w:rFonts w:ascii="Arial" w:hAnsi="Arial" w:cs="Arial"/>
          <w:sz w:val="24"/>
          <w:szCs w:val="24"/>
        </w:rPr>
        <w:t xml:space="preserve">. Mais precisamente, estimam-se </w:t>
      </w:r>
      <w:r>
        <w:rPr>
          <w:rFonts w:ascii="Arial" w:hAnsi="Arial" w:cs="Arial"/>
          <w:sz w:val="24"/>
          <w:szCs w:val="24"/>
        </w:rPr>
        <w:t>a relação entre</w:t>
      </w:r>
      <w:r w:rsidR="00216EC2" w:rsidRPr="008F6D62">
        <w:rPr>
          <w:rFonts w:ascii="Arial" w:hAnsi="Arial" w:cs="Arial"/>
          <w:sz w:val="24"/>
          <w:szCs w:val="24"/>
        </w:rPr>
        <w:t xml:space="preserve"> </w:t>
      </w:r>
      <w:r>
        <w:rPr>
          <w:rFonts w:ascii="Arial" w:hAnsi="Arial" w:cs="Arial"/>
          <w:sz w:val="24"/>
          <w:szCs w:val="24"/>
        </w:rPr>
        <w:t>presença</w:t>
      </w:r>
      <w:r w:rsidR="00216EC2" w:rsidRPr="008F6D62">
        <w:rPr>
          <w:rFonts w:ascii="Arial" w:hAnsi="Arial" w:cs="Arial"/>
          <w:sz w:val="24"/>
          <w:szCs w:val="24"/>
        </w:rPr>
        <w:t xml:space="preserve"> de laboratório</w:t>
      </w:r>
      <w:r>
        <w:rPr>
          <w:rFonts w:ascii="Arial" w:hAnsi="Arial" w:cs="Arial"/>
          <w:sz w:val="24"/>
          <w:szCs w:val="24"/>
        </w:rPr>
        <w:t>s</w:t>
      </w:r>
      <w:r w:rsidR="00216EC2" w:rsidRPr="008F6D62">
        <w:rPr>
          <w:rFonts w:ascii="Arial" w:hAnsi="Arial" w:cs="Arial"/>
          <w:sz w:val="24"/>
          <w:szCs w:val="24"/>
        </w:rPr>
        <w:t xml:space="preserve"> de informática na escola e das tecnologias de informação e comunicação como recurso pedagógico pelo professor </w:t>
      </w:r>
      <w:r w:rsidR="00216EC2">
        <w:rPr>
          <w:rFonts w:ascii="Arial" w:hAnsi="Arial" w:cs="Arial"/>
          <w:sz w:val="24"/>
          <w:szCs w:val="24"/>
        </w:rPr>
        <w:t>nos resultados de proficiência dos alunos do</w:t>
      </w:r>
      <w:r w:rsidR="00216EC2" w:rsidRPr="008F6D62">
        <w:rPr>
          <w:rFonts w:ascii="Arial" w:hAnsi="Arial" w:cs="Arial"/>
          <w:sz w:val="24"/>
          <w:szCs w:val="24"/>
        </w:rPr>
        <w:t xml:space="preserve"> </w:t>
      </w:r>
      <w:r>
        <w:rPr>
          <w:rFonts w:ascii="Arial" w:hAnsi="Arial" w:cs="Arial"/>
          <w:sz w:val="24"/>
          <w:szCs w:val="24"/>
        </w:rPr>
        <w:t>9º</w:t>
      </w:r>
      <w:r w:rsidR="00216EC2" w:rsidRPr="008F6D62">
        <w:rPr>
          <w:rFonts w:ascii="Arial" w:hAnsi="Arial" w:cs="Arial"/>
          <w:sz w:val="24"/>
          <w:szCs w:val="24"/>
        </w:rPr>
        <w:t xml:space="preserve"> ano. </w:t>
      </w:r>
      <w:r w:rsidR="00216EC2" w:rsidRPr="002B40FE">
        <w:rPr>
          <w:rFonts w:ascii="Arial" w:hAnsi="Arial" w:cs="Arial"/>
          <w:sz w:val="24"/>
          <w:szCs w:val="24"/>
        </w:rPr>
        <w:t xml:space="preserve">No trabalho, a disponibilidade do laboratório está relacionada às pontuações mais baixas </w:t>
      </w:r>
      <w:r w:rsidR="002B40FE" w:rsidRPr="002B40FE">
        <w:rPr>
          <w:rFonts w:ascii="Arial" w:hAnsi="Arial" w:cs="Arial"/>
          <w:sz w:val="24"/>
          <w:szCs w:val="24"/>
        </w:rPr>
        <w:t>nos</w:t>
      </w:r>
      <w:r w:rsidRPr="002B40FE">
        <w:rPr>
          <w:rFonts w:ascii="Arial" w:hAnsi="Arial" w:cs="Arial"/>
          <w:sz w:val="24"/>
          <w:szCs w:val="24"/>
        </w:rPr>
        <w:t xml:space="preserve"> testes de matemática e leitura</w:t>
      </w:r>
      <w:r w:rsidR="00216EC2" w:rsidRPr="002B40FE">
        <w:rPr>
          <w:rFonts w:ascii="Arial" w:hAnsi="Arial" w:cs="Arial"/>
          <w:sz w:val="24"/>
          <w:szCs w:val="24"/>
        </w:rPr>
        <w:t>.</w:t>
      </w:r>
      <w:r w:rsidR="00216EC2" w:rsidRPr="008F6D62">
        <w:rPr>
          <w:rFonts w:ascii="Arial" w:hAnsi="Arial" w:cs="Arial"/>
          <w:sz w:val="24"/>
          <w:szCs w:val="24"/>
        </w:rPr>
        <w:t xml:space="preserve"> Entretanto, o uso do computador e da internet para a </w:t>
      </w:r>
      <w:r w:rsidR="00216EC2" w:rsidRPr="008F6D62">
        <w:rPr>
          <w:rFonts w:ascii="Arial" w:hAnsi="Arial" w:cs="Arial"/>
          <w:sz w:val="24"/>
          <w:szCs w:val="24"/>
        </w:rPr>
        <w:lastRenderedPageBreak/>
        <w:t xml:space="preserve">leitura, como recurso pedagógico do professor, tem um impacto positivo nos resultados dos testes dos alunos. Assim, </w:t>
      </w:r>
      <w:r w:rsidR="00216EC2">
        <w:rPr>
          <w:rFonts w:ascii="Arial" w:hAnsi="Arial" w:cs="Arial"/>
          <w:sz w:val="24"/>
          <w:szCs w:val="24"/>
        </w:rPr>
        <w:t xml:space="preserve">o </w:t>
      </w:r>
      <w:r w:rsidR="00216EC2" w:rsidRPr="008F6D62">
        <w:rPr>
          <w:rFonts w:ascii="Arial" w:hAnsi="Arial" w:cs="Arial"/>
          <w:sz w:val="24"/>
          <w:szCs w:val="24"/>
        </w:rPr>
        <w:t>acesso à Internet fornecido na escola pode, de fato, ter papel importante na promoção do ensino.</w:t>
      </w:r>
      <w:r w:rsidR="00216EC2" w:rsidRPr="00D76E01">
        <w:rPr>
          <w:rFonts w:ascii="Arial" w:hAnsi="Arial" w:cs="Arial"/>
          <w:sz w:val="24"/>
          <w:szCs w:val="24"/>
        </w:rPr>
        <w:t xml:space="preserve"> </w:t>
      </w:r>
    </w:p>
    <w:p w14:paraId="1BBBB26D" w14:textId="235A8A8A" w:rsidR="00CD6BE2" w:rsidRDefault="003135B4" w:rsidP="00CD6BE2">
      <w:pPr>
        <w:spacing w:after="0" w:line="360" w:lineRule="auto"/>
        <w:ind w:firstLine="708"/>
        <w:jc w:val="both"/>
        <w:rPr>
          <w:rFonts w:ascii="Arial" w:hAnsi="Arial" w:cs="Arial"/>
          <w:sz w:val="24"/>
          <w:szCs w:val="24"/>
        </w:rPr>
      </w:pPr>
      <w:r>
        <w:rPr>
          <w:rFonts w:ascii="Arial" w:hAnsi="Arial" w:cs="Arial"/>
          <w:sz w:val="24"/>
          <w:szCs w:val="24"/>
        </w:rPr>
        <w:t>Por fim</w:t>
      </w:r>
      <w:r w:rsidR="00CD6BE2">
        <w:rPr>
          <w:rFonts w:ascii="Arial" w:hAnsi="Arial" w:cs="Arial"/>
          <w:sz w:val="24"/>
          <w:szCs w:val="24"/>
        </w:rPr>
        <w:t xml:space="preserve">, Silva </w:t>
      </w:r>
      <w:proofErr w:type="gramStart"/>
      <w:r w:rsidR="00CD6BE2">
        <w:rPr>
          <w:rFonts w:ascii="Arial" w:hAnsi="Arial" w:cs="Arial"/>
          <w:i/>
          <w:sz w:val="24"/>
          <w:szCs w:val="24"/>
        </w:rPr>
        <w:t>et</w:t>
      </w:r>
      <w:proofErr w:type="gramEnd"/>
      <w:r w:rsidR="00CD6BE2">
        <w:rPr>
          <w:rFonts w:ascii="Arial" w:hAnsi="Arial" w:cs="Arial"/>
          <w:i/>
          <w:sz w:val="24"/>
          <w:szCs w:val="24"/>
        </w:rPr>
        <w:t xml:space="preserve"> al.</w:t>
      </w:r>
      <w:r w:rsidR="00CD6BE2">
        <w:rPr>
          <w:rFonts w:ascii="Arial" w:hAnsi="Arial" w:cs="Arial"/>
          <w:iCs/>
          <w:sz w:val="24"/>
          <w:szCs w:val="24"/>
        </w:rPr>
        <w:t xml:space="preserve"> </w:t>
      </w:r>
      <w:r w:rsidR="00CD6BE2">
        <w:rPr>
          <w:rFonts w:ascii="Arial" w:hAnsi="Arial" w:cs="Arial"/>
          <w:sz w:val="24"/>
          <w:szCs w:val="24"/>
        </w:rPr>
        <w:t xml:space="preserve">(2016) buscam investigar </w:t>
      </w:r>
      <w:r>
        <w:rPr>
          <w:rFonts w:ascii="Arial" w:hAnsi="Arial" w:cs="Arial"/>
          <w:sz w:val="24"/>
          <w:szCs w:val="24"/>
        </w:rPr>
        <w:t>a relação entre a</w:t>
      </w:r>
      <w:r w:rsidR="00CD6BE2">
        <w:rPr>
          <w:rFonts w:ascii="Arial" w:hAnsi="Arial" w:cs="Arial"/>
          <w:sz w:val="24"/>
          <w:szCs w:val="24"/>
        </w:rPr>
        <w:t xml:space="preserve"> adoção do Plano de Banda Larga nas Escolas (PBLE) por instituições públicas </w:t>
      </w:r>
      <w:r>
        <w:rPr>
          <w:rFonts w:ascii="Arial" w:hAnsi="Arial" w:cs="Arial"/>
          <w:sz w:val="24"/>
          <w:szCs w:val="24"/>
        </w:rPr>
        <w:t xml:space="preserve">e </w:t>
      </w:r>
      <w:r w:rsidR="00CD6BE2">
        <w:rPr>
          <w:rFonts w:ascii="Arial" w:hAnsi="Arial" w:cs="Arial"/>
          <w:sz w:val="24"/>
          <w:szCs w:val="24"/>
        </w:rPr>
        <w:t>a proficiência de crianças e adolescentes. Analisando o desempenho da escola, no agregado, os autores encontram evidências de que o avanço de</w:t>
      </w:r>
      <w:r w:rsidR="00CD6BE2" w:rsidRPr="00A105A2">
        <w:rPr>
          <w:rFonts w:ascii="Arial" w:hAnsi="Arial" w:cs="Arial"/>
          <w:sz w:val="24"/>
          <w:szCs w:val="24"/>
        </w:rPr>
        <w:t xml:space="preserve"> mês extra </w:t>
      </w:r>
      <w:r w:rsidR="00CD6BE2">
        <w:rPr>
          <w:rFonts w:ascii="Arial" w:hAnsi="Arial" w:cs="Arial"/>
          <w:sz w:val="24"/>
          <w:szCs w:val="24"/>
        </w:rPr>
        <w:t>após a adição do</w:t>
      </w:r>
      <w:r w:rsidR="00CD6BE2" w:rsidRPr="00A105A2">
        <w:rPr>
          <w:rFonts w:ascii="Arial" w:hAnsi="Arial" w:cs="Arial"/>
          <w:sz w:val="24"/>
          <w:szCs w:val="24"/>
        </w:rPr>
        <w:t xml:space="preserve"> programa tende a aumentar a pontuação média </w:t>
      </w:r>
      <w:r w:rsidR="00CD6BE2">
        <w:rPr>
          <w:rFonts w:ascii="Arial" w:hAnsi="Arial" w:cs="Arial"/>
          <w:sz w:val="24"/>
          <w:szCs w:val="24"/>
        </w:rPr>
        <w:t>da</w:t>
      </w:r>
      <w:r w:rsidR="00CD6BE2" w:rsidRPr="00A105A2">
        <w:rPr>
          <w:rFonts w:ascii="Arial" w:hAnsi="Arial" w:cs="Arial"/>
          <w:sz w:val="24"/>
          <w:szCs w:val="24"/>
        </w:rPr>
        <w:t xml:space="preserve"> </w:t>
      </w:r>
      <w:r w:rsidR="00CD6BE2">
        <w:rPr>
          <w:rFonts w:ascii="Arial" w:hAnsi="Arial" w:cs="Arial"/>
          <w:sz w:val="24"/>
          <w:szCs w:val="24"/>
        </w:rPr>
        <w:t>escola em</w:t>
      </w:r>
      <w:r w:rsidR="00CD6BE2" w:rsidRPr="00A105A2">
        <w:rPr>
          <w:rFonts w:ascii="Arial" w:hAnsi="Arial" w:cs="Arial"/>
          <w:sz w:val="24"/>
          <w:szCs w:val="24"/>
        </w:rPr>
        <w:t xml:space="preserve"> mais de 0,2 pontos</w:t>
      </w:r>
      <w:r w:rsidR="00CD6BE2">
        <w:rPr>
          <w:rFonts w:ascii="Arial" w:hAnsi="Arial" w:cs="Arial"/>
          <w:sz w:val="24"/>
          <w:szCs w:val="24"/>
        </w:rPr>
        <w:t xml:space="preserve"> </w:t>
      </w:r>
      <w:r w:rsidR="00CD6BE2" w:rsidRPr="00A105A2">
        <w:rPr>
          <w:rFonts w:ascii="Arial" w:hAnsi="Arial" w:cs="Arial"/>
          <w:sz w:val="24"/>
          <w:szCs w:val="24"/>
        </w:rPr>
        <w:t xml:space="preserve">em cada </w:t>
      </w:r>
      <w:r w:rsidR="00CD6BE2">
        <w:rPr>
          <w:rFonts w:ascii="Arial" w:hAnsi="Arial" w:cs="Arial"/>
          <w:sz w:val="24"/>
          <w:szCs w:val="24"/>
        </w:rPr>
        <w:t xml:space="preserve">uma das duas </w:t>
      </w:r>
      <w:r w:rsidR="00CD6BE2" w:rsidRPr="00A105A2">
        <w:rPr>
          <w:rFonts w:ascii="Arial" w:hAnsi="Arial" w:cs="Arial"/>
          <w:sz w:val="24"/>
          <w:szCs w:val="24"/>
        </w:rPr>
        <w:t>disciplina</w:t>
      </w:r>
      <w:r w:rsidR="00CD6BE2">
        <w:rPr>
          <w:rFonts w:ascii="Arial" w:hAnsi="Arial" w:cs="Arial"/>
          <w:sz w:val="24"/>
          <w:szCs w:val="24"/>
        </w:rPr>
        <w:t xml:space="preserve">s investigadas – Língua Portuguesa e Matemática. Entretanto, </w:t>
      </w:r>
      <w:r w:rsidR="00CD6BE2" w:rsidRPr="00A105A2">
        <w:rPr>
          <w:rFonts w:ascii="Arial" w:hAnsi="Arial" w:cs="Arial"/>
          <w:sz w:val="24"/>
          <w:szCs w:val="24"/>
        </w:rPr>
        <w:t>considerando que as pontuações variam de 0 a 336 pontos (</w:t>
      </w:r>
      <w:r w:rsidR="00CD6BE2">
        <w:rPr>
          <w:rFonts w:ascii="Arial" w:hAnsi="Arial" w:cs="Arial"/>
          <w:sz w:val="24"/>
          <w:szCs w:val="24"/>
        </w:rPr>
        <w:t xml:space="preserve">em </w:t>
      </w:r>
      <w:r w:rsidR="00CD6BE2" w:rsidRPr="00A105A2">
        <w:rPr>
          <w:rFonts w:ascii="Arial" w:hAnsi="Arial" w:cs="Arial"/>
          <w:sz w:val="24"/>
          <w:szCs w:val="24"/>
        </w:rPr>
        <w:t>Língua) e</w:t>
      </w:r>
      <w:r w:rsidR="00CD6BE2">
        <w:rPr>
          <w:rFonts w:ascii="Arial" w:hAnsi="Arial" w:cs="Arial"/>
          <w:sz w:val="24"/>
          <w:szCs w:val="24"/>
        </w:rPr>
        <w:t xml:space="preserve"> de 0 a 372 pontos (em M</w:t>
      </w:r>
      <w:r w:rsidR="00CD6BE2" w:rsidRPr="00A105A2">
        <w:rPr>
          <w:rFonts w:ascii="Arial" w:hAnsi="Arial" w:cs="Arial"/>
          <w:sz w:val="24"/>
          <w:szCs w:val="24"/>
        </w:rPr>
        <w:t>atemática)</w:t>
      </w:r>
      <w:r w:rsidR="00CD6BE2">
        <w:rPr>
          <w:rFonts w:ascii="Arial" w:hAnsi="Arial" w:cs="Arial"/>
          <w:sz w:val="24"/>
          <w:szCs w:val="24"/>
        </w:rPr>
        <w:t xml:space="preserve">, os resultados são considerados modestos. </w:t>
      </w:r>
    </w:p>
    <w:p w14:paraId="7AC0D1C0" w14:textId="05DA2E13" w:rsidR="009F40AD" w:rsidRDefault="009F40AD" w:rsidP="009F40AD">
      <w:pPr>
        <w:spacing w:after="0" w:line="360" w:lineRule="auto"/>
        <w:ind w:firstLine="708"/>
        <w:jc w:val="both"/>
        <w:rPr>
          <w:rFonts w:ascii="Arial" w:hAnsi="Arial" w:cs="Arial"/>
          <w:sz w:val="24"/>
          <w:szCs w:val="24"/>
        </w:rPr>
      </w:pPr>
      <w:r w:rsidRPr="008F6D62">
        <w:rPr>
          <w:rFonts w:ascii="Arial" w:hAnsi="Arial" w:cs="Arial"/>
          <w:sz w:val="24"/>
          <w:szCs w:val="24"/>
        </w:rPr>
        <w:t>Sobre os trabalhos que levam em consideração a realização de políticas de incentivo ao acesso,</w:t>
      </w:r>
      <w:r w:rsidR="003135B4">
        <w:rPr>
          <w:rFonts w:ascii="Arial" w:hAnsi="Arial" w:cs="Arial"/>
          <w:sz w:val="24"/>
          <w:szCs w:val="24"/>
        </w:rPr>
        <w:t xml:space="preserve"> avançando um pouco mais sobre a avaliação de impacto,</w:t>
      </w:r>
      <w:r w:rsidRPr="008F6D62">
        <w:rPr>
          <w:rFonts w:ascii="Arial" w:hAnsi="Arial" w:cs="Arial"/>
          <w:sz w:val="24"/>
          <w:szCs w:val="24"/>
        </w:rPr>
        <w:t xml:space="preserve"> </w:t>
      </w:r>
      <w:proofErr w:type="spellStart"/>
      <w:r w:rsidRPr="008F6D62">
        <w:rPr>
          <w:rFonts w:ascii="Arial" w:hAnsi="Arial" w:cs="Arial"/>
          <w:sz w:val="24"/>
          <w:szCs w:val="24"/>
        </w:rPr>
        <w:t>Angristy</w:t>
      </w:r>
      <w:proofErr w:type="spellEnd"/>
      <w:r w:rsidRPr="008F6D62">
        <w:rPr>
          <w:rFonts w:ascii="Arial" w:hAnsi="Arial" w:cs="Arial"/>
          <w:sz w:val="24"/>
          <w:szCs w:val="24"/>
        </w:rPr>
        <w:t xml:space="preserve"> e </w:t>
      </w:r>
      <w:proofErr w:type="spellStart"/>
      <w:r w:rsidRPr="008F6D62">
        <w:rPr>
          <w:rFonts w:ascii="Arial" w:hAnsi="Arial" w:cs="Arial"/>
          <w:sz w:val="24"/>
          <w:szCs w:val="24"/>
        </w:rPr>
        <w:t>Lavy</w:t>
      </w:r>
      <w:proofErr w:type="spellEnd"/>
      <w:r w:rsidRPr="008F6D62">
        <w:rPr>
          <w:rFonts w:ascii="Arial" w:hAnsi="Arial" w:cs="Arial"/>
          <w:sz w:val="24"/>
          <w:szCs w:val="24"/>
        </w:rPr>
        <w:t xml:space="preserve"> (2002) </w:t>
      </w:r>
      <w:r>
        <w:rPr>
          <w:rFonts w:ascii="Arial" w:hAnsi="Arial" w:cs="Arial"/>
          <w:sz w:val="24"/>
          <w:szCs w:val="24"/>
        </w:rPr>
        <w:t xml:space="preserve">afirmam que </w:t>
      </w:r>
      <w:r w:rsidRPr="008F6D62">
        <w:rPr>
          <w:rFonts w:ascii="Arial" w:hAnsi="Arial" w:cs="Arial"/>
          <w:sz w:val="24"/>
          <w:szCs w:val="24"/>
        </w:rPr>
        <w:t xml:space="preserve">o programa </w:t>
      </w:r>
      <w:r w:rsidRPr="008F6D62">
        <w:rPr>
          <w:rFonts w:ascii="Arial" w:hAnsi="Arial" w:cs="Arial"/>
          <w:i/>
          <w:iCs/>
          <w:sz w:val="24"/>
          <w:szCs w:val="24"/>
        </w:rPr>
        <w:t>Tomorrow-98</w:t>
      </w:r>
      <w:r w:rsidRPr="008F6D62">
        <w:rPr>
          <w:rFonts w:ascii="Arial" w:hAnsi="Arial" w:cs="Arial"/>
          <w:sz w:val="24"/>
          <w:szCs w:val="24"/>
        </w:rPr>
        <w:t xml:space="preserve"> proporcionou uma grande mudança no uso de computadores pelo ensino fundamental israelense no fim da década de 1990. Contudo, os resultados relatados não apoiam a </w:t>
      </w:r>
      <w:r>
        <w:rPr>
          <w:rFonts w:ascii="Arial" w:hAnsi="Arial" w:cs="Arial"/>
          <w:sz w:val="24"/>
          <w:szCs w:val="24"/>
        </w:rPr>
        <w:t xml:space="preserve">visão de que o acesso melhora </w:t>
      </w:r>
      <w:r w:rsidRPr="008F6D62">
        <w:rPr>
          <w:rFonts w:ascii="Arial" w:hAnsi="Arial" w:cs="Arial"/>
          <w:sz w:val="24"/>
          <w:szCs w:val="24"/>
        </w:rPr>
        <w:t xml:space="preserve">o desempenho quando medido exclusivamente pelos resultados dos testes </w:t>
      </w:r>
      <w:r>
        <w:rPr>
          <w:rFonts w:ascii="Arial" w:hAnsi="Arial" w:cs="Arial"/>
          <w:sz w:val="24"/>
          <w:szCs w:val="24"/>
        </w:rPr>
        <w:t>cognitivos, assim como também é percebido por</w:t>
      </w:r>
      <w:r w:rsidRPr="008F6D62">
        <w:rPr>
          <w:rFonts w:ascii="Arial" w:hAnsi="Arial" w:cs="Arial"/>
          <w:sz w:val="24"/>
          <w:szCs w:val="24"/>
        </w:rPr>
        <w:t xml:space="preserve"> </w:t>
      </w:r>
      <w:proofErr w:type="spellStart"/>
      <w:r w:rsidRPr="002450FF">
        <w:rPr>
          <w:rFonts w:ascii="Arial" w:hAnsi="Arial" w:cs="Arial"/>
          <w:sz w:val="24"/>
          <w:szCs w:val="24"/>
        </w:rPr>
        <w:t>Goolsbee</w:t>
      </w:r>
      <w:proofErr w:type="spellEnd"/>
      <w:r w:rsidRPr="002450FF">
        <w:rPr>
          <w:rFonts w:ascii="Arial" w:hAnsi="Arial" w:cs="Arial"/>
          <w:sz w:val="24"/>
          <w:szCs w:val="24"/>
        </w:rPr>
        <w:t xml:space="preserve"> e </w:t>
      </w:r>
      <w:proofErr w:type="spellStart"/>
      <w:r w:rsidRPr="002450FF">
        <w:rPr>
          <w:rFonts w:ascii="Arial" w:hAnsi="Arial" w:cs="Arial"/>
          <w:sz w:val="24"/>
          <w:szCs w:val="24"/>
        </w:rPr>
        <w:t>Guryan</w:t>
      </w:r>
      <w:proofErr w:type="spellEnd"/>
      <w:r w:rsidRPr="002450FF">
        <w:rPr>
          <w:rFonts w:ascii="Arial" w:hAnsi="Arial" w:cs="Arial"/>
          <w:sz w:val="24"/>
          <w:szCs w:val="24"/>
        </w:rPr>
        <w:t xml:space="preserve"> (2006)</w:t>
      </w:r>
      <w:r>
        <w:rPr>
          <w:rFonts w:ascii="Arial" w:hAnsi="Arial" w:cs="Arial"/>
          <w:sz w:val="24"/>
          <w:szCs w:val="24"/>
        </w:rPr>
        <w:t xml:space="preserve"> – sem efeito –</w:t>
      </w:r>
      <w:r w:rsidRPr="002450FF">
        <w:rPr>
          <w:rFonts w:ascii="Arial" w:hAnsi="Arial" w:cs="Arial"/>
          <w:sz w:val="24"/>
          <w:szCs w:val="24"/>
        </w:rPr>
        <w:t xml:space="preserve"> e </w:t>
      </w:r>
      <w:proofErr w:type="spellStart"/>
      <w:r w:rsidRPr="002450FF">
        <w:rPr>
          <w:rFonts w:ascii="Arial" w:hAnsi="Arial" w:cs="Arial"/>
          <w:sz w:val="24"/>
          <w:szCs w:val="24"/>
        </w:rPr>
        <w:t>Leuven</w:t>
      </w:r>
      <w:proofErr w:type="spellEnd"/>
      <w:r w:rsidRPr="002450FF">
        <w:rPr>
          <w:rFonts w:ascii="Arial" w:hAnsi="Arial" w:cs="Arial"/>
          <w:sz w:val="24"/>
          <w:szCs w:val="24"/>
        </w:rPr>
        <w:t xml:space="preserve"> </w:t>
      </w:r>
      <w:proofErr w:type="gramStart"/>
      <w:r w:rsidRPr="002450FF">
        <w:rPr>
          <w:rFonts w:ascii="Arial" w:hAnsi="Arial" w:cs="Arial"/>
          <w:i/>
          <w:iCs/>
          <w:sz w:val="24"/>
          <w:szCs w:val="24"/>
        </w:rPr>
        <w:t>et</w:t>
      </w:r>
      <w:proofErr w:type="gramEnd"/>
      <w:r w:rsidRPr="002450FF">
        <w:rPr>
          <w:rFonts w:ascii="Arial" w:hAnsi="Arial" w:cs="Arial"/>
          <w:i/>
          <w:iCs/>
          <w:sz w:val="24"/>
          <w:szCs w:val="24"/>
        </w:rPr>
        <w:t xml:space="preserve"> al.</w:t>
      </w:r>
      <w:r w:rsidRPr="002450FF">
        <w:rPr>
          <w:rFonts w:ascii="Arial" w:hAnsi="Arial" w:cs="Arial"/>
          <w:sz w:val="24"/>
          <w:szCs w:val="24"/>
        </w:rPr>
        <w:t xml:space="preserve"> (2007)</w:t>
      </w:r>
      <w:r>
        <w:rPr>
          <w:rFonts w:ascii="Arial" w:hAnsi="Arial" w:cs="Arial"/>
          <w:sz w:val="24"/>
          <w:szCs w:val="24"/>
        </w:rPr>
        <w:t xml:space="preserve"> – com efeitos negativos – ao longo da década de 2000. </w:t>
      </w:r>
    </w:p>
    <w:p w14:paraId="2F873ABE" w14:textId="77777777" w:rsidR="00DF10B9" w:rsidRDefault="00DF10B9" w:rsidP="00DF10B9">
      <w:pPr>
        <w:spacing w:after="0" w:line="360" w:lineRule="auto"/>
        <w:ind w:firstLine="708"/>
        <w:jc w:val="both"/>
        <w:rPr>
          <w:rFonts w:ascii="Arial" w:hAnsi="Arial" w:cs="Arial"/>
          <w:sz w:val="24"/>
          <w:szCs w:val="24"/>
        </w:rPr>
      </w:pPr>
      <w:r>
        <w:rPr>
          <w:rFonts w:ascii="Arial" w:hAnsi="Arial" w:cs="Arial"/>
          <w:sz w:val="24"/>
          <w:szCs w:val="24"/>
        </w:rPr>
        <w:t>Já na última década</w:t>
      </w:r>
      <w:r w:rsidR="00216EC2" w:rsidRPr="008F6D62">
        <w:rPr>
          <w:rFonts w:ascii="Arial" w:hAnsi="Arial" w:cs="Arial"/>
          <w:sz w:val="24"/>
          <w:szCs w:val="24"/>
        </w:rPr>
        <w:t xml:space="preserve">, </w:t>
      </w:r>
      <w:proofErr w:type="spellStart"/>
      <w:r w:rsidR="00216EC2" w:rsidRPr="008F6D62">
        <w:rPr>
          <w:rFonts w:ascii="Arial" w:hAnsi="Arial" w:cs="Arial"/>
          <w:sz w:val="24"/>
          <w:szCs w:val="24"/>
        </w:rPr>
        <w:t>Malamud</w:t>
      </w:r>
      <w:proofErr w:type="spellEnd"/>
      <w:r w:rsidR="00216EC2" w:rsidRPr="008F6D62">
        <w:rPr>
          <w:rFonts w:ascii="Arial" w:hAnsi="Arial" w:cs="Arial"/>
          <w:sz w:val="24"/>
          <w:szCs w:val="24"/>
        </w:rPr>
        <w:t xml:space="preserve"> e Pop-</w:t>
      </w:r>
      <w:proofErr w:type="spellStart"/>
      <w:r w:rsidR="00216EC2" w:rsidRPr="008F6D62">
        <w:rPr>
          <w:rFonts w:ascii="Arial" w:hAnsi="Arial" w:cs="Arial"/>
          <w:sz w:val="24"/>
          <w:szCs w:val="24"/>
        </w:rPr>
        <w:t>Eleches</w:t>
      </w:r>
      <w:proofErr w:type="spellEnd"/>
      <w:r w:rsidR="00216EC2" w:rsidRPr="008F6D62">
        <w:rPr>
          <w:rFonts w:ascii="Arial" w:hAnsi="Arial" w:cs="Arial"/>
          <w:sz w:val="24"/>
          <w:szCs w:val="24"/>
        </w:rPr>
        <w:t xml:space="preserve"> (2011) concluíram que a ideia unânime de que os ganhos de habilidades cognitivas são impulsionados de maneira significativa pelo uso das TIC merece certa atenção. Segundo o</w:t>
      </w:r>
      <w:r w:rsidR="00216EC2">
        <w:rPr>
          <w:rFonts w:ascii="Arial" w:hAnsi="Arial" w:cs="Arial"/>
          <w:sz w:val="24"/>
          <w:szCs w:val="24"/>
        </w:rPr>
        <w:t>s</w:t>
      </w:r>
      <w:r w:rsidR="00216EC2" w:rsidRPr="008F6D62">
        <w:rPr>
          <w:rFonts w:ascii="Arial" w:hAnsi="Arial" w:cs="Arial"/>
          <w:sz w:val="24"/>
          <w:szCs w:val="24"/>
        </w:rPr>
        <w:t xml:space="preserve"> autor</w:t>
      </w:r>
      <w:r w:rsidR="00216EC2">
        <w:rPr>
          <w:rFonts w:ascii="Arial" w:hAnsi="Arial" w:cs="Arial"/>
          <w:sz w:val="24"/>
          <w:szCs w:val="24"/>
        </w:rPr>
        <w:t>es</w:t>
      </w:r>
      <w:r w:rsidR="00216EC2" w:rsidRPr="008F6D62">
        <w:rPr>
          <w:rFonts w:ascii="Arial" w:hAnsi="Arial" w:cs="Arial"/>
          <w:sz w:val="24"/>
          <w:szCs w:val="24"/>
        </w:rPr>
        <w:t xml:space="preserve">, ganhar o subsídio que possibilita o acesso à tecnologia aumentou consideravelmente as habilidades medidas pela Matriz Progressiva de </w:t>
      </w:r>
      <w:proofErr w:type="spellStart"/>
      <w:r w:rsidR="00216EC2" w:rsidRPr="008F6D62">
        <w:rPr>
          <w:rFonts w:ascii="Arial" w:hAnsi="Arial" w:cs="Arial"/>
          <w:sz w:val="24"/>
          <w:szCs w:val="24"/>
        </w:rPr>
        <w:t>Raven</w:t>
      </w:r>
      <w:proofErr w:type="spellEnd"/>
      <w:r w:rsidR="00216EC2">
        <w:rPr>
          <w:rStyle w:val="Refdenotaderodap"/>
          <w:rFonts w:ascii="Arial" w:hAnsi="Arial" w:cs="Arial"/>
          <w:sz w:val="24"/>
          <w:szCs w:val="24"/>
        </w:rPr>
        <w:footnoteReference w:id="1"/>
      </w:r>
      <w:r w:rsidR="00216EC2">
        <w:rPr>
          <w:rFonts w:ascii="Arial" w:hAnsi="Arial" w:cs="Arial"/>
          <w:sz w:val="24"/>
          <w:szCs w:val="24"/>
        </w:rPr>
        <w:t xml:space="preserve"> </w:t>
      </w:r>
      <w:r w:rsidR="00216EC2" w:rsidRPr="008F6D62">
        <w:rPr>
          <w:rFonts w:ascii="Arial" w:hAnsi="Arial" w:cs="Arial"/>
          <w:sz w:val="24"/>
          <w:szCs w:val="24"/>
        </w:rPr>
        <w:t xml:space="preserve">para crianças </w:t>
      </w:r>
      <w:r w:rsidR="00216EC2">
        <w:rPr>
          <w:rFonts w:ascii="Arial" w:hAnsi="Arial" w:cs="Arial"/>
          <w:sz w:val="24"/>
          <w:szCs w:val="24"/>
        </w:rPr>
        <w:t>r</w:t>
      </w:r>
      <w:r w:rsidR="00216EC2" w:rsidRPr="008F6D62">
        <w:rPr>
          <w:rFonts w:ascii="Arial" w:hAnsi="Arial" w:cs="Arial"/>
          <w:sz w:val="24"/>
          <w:szCs w:val="24"/>
        </w:rPr>
        <w:t xml:space="preserve">omenas de menor idade, sendo congruente com as conclusões de Cunha e Heckman (2008) sobre o retorno de investimento em estágios precoces de vida. </w:t>
      </w:r>
      <w:r w:rsidR="00216EC2">
        <w:rPr>
          <w:rFonts w:ascii="Arial" w:hAnsi="Arial" w:cs="Arial"/>
          <w:sz w:val="24"/>
          <w:szCs w:val="24"/>
        </w:rPr>
        <w:t xml:space="preserve">O interessante, neste caso, é a possibilidade de um efeito indireto entre as tecnologias e o desempenho, mediados pelo ganho de habilidade. </w:t>
      </w:r>
    </w:p>
    <w:p w14:paraId="0A98C809" w14:textId="756D97A7" w:rsidR="00391D2D" w:rsidRPr="00DC1B7B" w:rsidRDefault="001A55B6" w:rsidP="00DC1B7B">
      <w:pPr>
        <w:spacing w:after="0" w:line="360" w:lineRule="auto"/>
        <w:ind w:firstLine="708"/>
        <w:jc w:val="both"/>
        <w:rPr>
          <w:rFonts w:ascii="Arial" w:hAnsi="Arial" w:cs="Arial"/>
          <w:sz w:val="24"/>
          <w:szCs w:val="24"/>
        </w:rPr>
      </w:pPr>
      <w:r>
        <w:rPr>
          <w:rFonts w:ascii="Arial" w:hAnsi="Arial" w:cs="Arial"/>
          <w:sz w:val="24"/>
          <w:szCs w:val="24"/>
        </w:rPr>
        <w:t>No Peru</w:t>
      </w:r>
      <w:r w:rsidR="00DF10B9" w:rsidRPr="008F6D62">
        <w:rPr>
          <w:rFonts w:ascii="Arial" w:hAnsi="Arial" w:cs="Arial"/>
          <w:sz w:val="24"/>
          <w:szCs w:val="24"/>
        </w:rPr>
        <w:t xml:space="preserve">, </w:t>
      </w:r>
      <w:proofErr w:type="spellStart"/>
      <w:r w:rsidR="00DF10B9" w:rsidRPr="001A55B6">
        <w:rPr>
          <w:rFonts w:ascii="Arial" w:hAnsi="Arial" w:cs="Arial"/>
          <w:sz w:val="24"/>
          <w:szCs w:val="24"/>
        </w:rPr>
        <w:t>Cristia</w:t>
      </w:r>
      <w:proofErr w:type="spellEnd"/>
      <w:r w:rsidR="00DF10B9" w:rsidRPr="001A55B6">
        <w:rPr>
          <w:rFonts w:ascii="Arial" w:hAnsi="Arial" w:cs="Arial"/>
          <w:sz w:val="24"/>
          <w:szCs w:val="24"/>
        </w:rPr>
        <w:t xml:space="preserve"> </w:t>
      </w:r>
      <w:proofErr w:type="gramStart"/>
      <w:r w:rsidR="00DF10B9" w:rsidRPr="001A55B6">
        <w:rPr>
          <w:rFonts w:ascii="Arial" w:hAnsi="Arial" w:cs="Arial"/>
          <w:i/>
          <w:iCs/>
          <w:sz w:val="24"/>
          <w:szCs w:val="24"/>
        </w:rPr>
        <w:t>et</w:t>
      </w:r>
      <w:proofErr w:type="gramEnd"/>
      <w:r w:rsidR="00DF10B9" w:rsidRPr="001A55B6">
        <w:rPr>
          <w:rFonts w:ascii="Arial" w:hAnsi="Arial" w:cs="Arial"/>
          <w:i/>
          <w:iCs/>
          <w:sz w:val="24"/>
          <w:szCs w:val="24"/>
        </w:rPr>
        <w:t xml:space="preserve"> al</w:t>
      </w:r>
      <w:r w:rsidR="00F920A6" w:rsidRPr="001A55B6">
        <w:rPr>
          <w:rFonts w:ascii="Arial" w:hAnsi="Arial" w:cs="Arial"/>
          <w:sz w:val="24"/>
          <w:szCs w:val="24"/>
        </w:rPr>
        <w:t>. (2017</w:t>
      </w:r>
      <w:r w:rsidR="00DF10B9" w:rsidRPr="001A55B6">
        <w:rPr>
          <w:rFonts w:ascii="Arial" w:hAnsi="Arial" w:cs="Arial"/>
          <w:sz w:val="24"/>
          <w:szCs w:val="24"/>
        </w:rPr>
        <w:t>)</w:t>
      </w:r>
      <w:r w:rsidR="00DF10B9" w:rsidRPr="008F6D62">
        <w:rPr>
          <w:rFonts w:ascii="Arial" w:hAnsi="Arial" w:cs="Arial"/>
          <w:sz w:val="24"/>
          <w:szCs w:val="24"/>
        </w:rPr>
        <w:t xml:space="preserve"> </w:t>
      </w:r>
      <w:r w:rsidR="00DC1B7B">
        <w:rPr>
          <w:rFonts w:ascii="Arial" w:hAnsi="Arial" w:cs="Arial"/>
          <w:sz w:val="24"/>
          <w:szCs w:val="24"/>
        </w:rPr>
        <w:t>investiga</w:t>
      </w:r>
      <w:r>
        <w:rPr>
          <w:rFonts w:ascii="Arial" w:hAnsi="Arial" w:cs="Arial"/>
          <w:sz w:val="24"/>
          <w:szCs w:val="24"/>
        </w:rPr>
        <w:t>m</w:t>
      </w:r>
      <w:r w:rsidR="00DC1B7B">
        <w:rPr>
          <w:rFonts w:ascii="Arial" w:hAnsi="Arial" w:cs="Arial"/>
          <w:sz w:val="24"/>
          <w:szCs w:val="24"/>
        </w:rPr>
        <w:t xml:space="preserve"> uma</w:t>
      </w:r>
      <w:r w:rsidR="00DC1B7B" w:rsidRPr="005C62C4">
        <w:rPr>
          <w:rFonts w:ascii="Arial" w:hAnsi="Arial" w:cs="Arial"/>
          <w:sz w:val="24"/>
          <w:szCs w:val="24"/>
        </w:rPr>
        <w:t xml:space="preserve"> amostra </w:t>
      </w:r>
      <w:r w:rsidR="00DC1B7B">
        <w:rPr>
          <w:rFonts w:ascii="Arial" w:hAnsi="Arial" w:cs="Arial"/>
          <w:sz w:val="24"/>
          <w:szCs w:val="24"/>
        </w:rPr>
        <w:t>que contem</w:t>
      </w:r>
      <w:r w:rsidR="00DC1B7B" w:rsidRPr="005C62C4">
        <w:rPr>
          <w:rFonts w:ascii="Arial" w:hAnsi="Arial" w:cs="Arial"/>
          <w:sz w:val="24"/>
          <w:szCs w:val="24"/>
        </w:rPr>
        <w:t xml:space="preserve"> escolas públicas p</w:t>
      </w:r>
      <w:r>
        <w:rPr>
          <w:rFonts w:ascii="Arial" w:hAnsi="Arial" w:cs="Arial"/>
          <w:sz w:val="24"/>
          <w:szCs w:val="24"/>
        </w:rPr>
        <w:t>rimárias de</w:t>
      </w:r>
      <w:r w:rsidR="00DC1B7B">
        <w:rPr>
          <w:rFonts w:ascii="Arial" w:hAnsi="Arial" w:cs="Arial"/>
          <w:sz w:val="24"/>
          <w:szCs w:val="24"/>
        </w:rPr>
        <w:t xml:space="preserve"> áreas rurais </w:t>
      </w:r>
      <w:r w:rsidRPr="005C62C4">
        <w:rPr>
          <w:rFonts w:ascii="Arial" w:hAnsi="Arial" w:cs="Arial"/>
          <w:sz w:val="24"/>
          <w:szCs w:val="24"/>
        </w:rPr>
        <w:t xml:space="preserve">com baixos níveis </w:t>
      </w:r>
      <w:r>
        <w:rPr>
          <w:rFonts w:ascii="Arial" w:hAnsi="Arial" w:cs="Arial"/>
          <w:sz w:val="24"/>
          <w:szCs w:val="24"/>
        </w:rPr>
        <w:t>de acesso à</w:t>
      </w:r>
      <w:r w:rsidRPr="005C62C4">
        <w:rPr>
          <w:rFonts w:ascii="Arial" w:hAnsi="Arial" w:cs="Arial"/>
          <w:sz w:val="24"/>
          <w:szCs w:val="24"/>
        </w:rPr>
        <w:t xml:space="preserve"> computadores</w:t>
      </w:r>
      <w:r>
        <w:rPr>
          <w:rFonts w:ascii="Arial" w:hAnsi="Arial" w:cs="Arial"/>
          <w:sz w:val="24"/>
          <w:szCs w:val="24"/>
        </w:rPr>
        <w:t xml:space="preserve"> </w:t>
      </w:r>
      <w:r w:rsidR="00DC1B7B">
        <w:rPr>
          <w:rFonts w:ascii="Arial" w:hAnsi="Arial" w:cs="Arial"/>
          <w:sz w:val="24"/>
          <w:szCs w:val="24"/>
        </w:rPr>
        <w:t>participantes do</w:t>
      </w:r>
      <w:r>
        <w:rPr>
          <w:rFonts w:ascii="Arial" w:hAnsi="Arial" w:cs="Arial"/>
          <w:sz w:val="24"/>
          <w:szCs w:val="24"/>
        </w:rPr>
        <w:t xml:space="preserve"> </w:t>
      </w:r>
      <w:proofErr w:type="spellStart"/>
      <w:r w:rsidR="00DC1B7B" w:rsidRPr="005C62C4">
        <w:rPr>
          <w:rFonts w:ascii="Arial" w:hAnsi="Arial" w:cs="Arial"/>
          <w:i/>
          <w:sz w:val="24"/>
          <w:szCs w:val="24"/>
        </w:rPr>
        <w:t>One</w:t>
      </w:r>
      <w:proofErr w:type="spellEnd"/>
      <w:r w:rsidR="00DC1B7B" w:rsidRPr="005C62C4">
        <w:rPr>
          <w:rFonts w:ascii="Arial" w:hAnsi="Arial" w:cs="Arial"/>
          <w:i/>
          <w:sz w:val="24"/>
          <w:szCs w:val="24"/>
        </w:rPr>
        <w:t xml:space="preserve"> Laptop per </w:t>
      </w:r>
      <w:proofErr w:type="spellStart"/>
      <w:r w:rsidR="00DC1B7B" w:rsidRPr="005C62C4">
        <w:rPr>
          <w:rFonts w:ascii="Arial" w:hAnsi="Arial" w:cs="Arial"/>
          <w:i/>
          <w:sz w:val="24"/>
          <w:szCs w:val="24"/>
        </w:rPr>
        <w:t>Child</w:t>
      </w:r>
      <w:proofErr w:type="spellEnd"/>
      <w:r>
        <w:rPr>
          <w:rFonts w:ascii="Arial" w:hAnsi="Arial" w:cs="Arial"/>
          <w:i/>
          <w:sz w:val="24"/>
          <w:szCs w:val="24"/>
        </w:rPr>
        <w:t xml:space="preserve"> </w:t>
      </w:r>
      <w:proofErr w:type="spellStart"/>
      <w:r w:rsidRPr="001A55B6">
        <w:rPr>
          <w:rFonts w:ascii="Arial" w:hAnsi="Arial" w:cs="Arial"/>
          <w:i/>
          <w:sz w:val="24"/>
          <w:szCs w:val="24"/>
        </w:rPr>
        <w:t>Program</w:t>
      </w:r>
      <w:proofErr w:type="spellEnd"/>
      <w:r>
        <w:rPr>
          <w:rFonts w:ascii="Arial" w:hAnsi="Arial" w:cs="Arial"/>
          <w:sz w:val="24"/>
          <w:szCs w:val="24"/>
        </w:rPr>
        <w:t xml:space="preserve">. </w:t>
      </w:r>
      <w:r w:rsidR="00DC1B7B">
        <w:rPr>
          <w:rFonts w:ascii="Arial" w:hAnsi="Arial" w:cs="Arial"/>
          <w:sz w:val="24"/>
          <w:szCs w:val="24"/>
        </w:rPr>
        <w:t>Segundo as autoras, a</w:t>
      </w:r>
      <w:r w:rsidR="00DC1B7B" w:rsidRPr="005C62C4">
        <w:rPr>
          <w:rFonts w:ascii="Arial" w:hAnsi="Arial" w:cs="Arial"/>
          <w:sz w:val="24"/>
          <w:szCs w:val="24"/>
        </w:rPr>
        <w:t xml:space="preserve"> intervenção </w:t>
      </w:r>
      <w:r w:rsidR="00DC1B7B" w:rsidRPr="005C62C4">
        <w:rPr>
          <w:rFonts w:ascii="Arial" w:hAnsi="Arial" w:cs="Arial"/>
          <w:sz w:val="24"/>
          <w:szCs w:val="24"/>
        </w:rPr>
        <w:lastRenderedPageBreak/>
        <w:t xml:space="preserve">gerou um aumento substancial no uso do computador na escola e em </w:t>
      </w:r>
      <w:r w:rsidR="00DC1B7B">
        <w:rPr>
          <w:rFonts w:ascii="Arial" w:hAnsi="Arial" w:cs="Arial"/>
          <w:sz w:val="24"/>
          <w:szCs w:val="24"/>
        </w:rPr>
        <w:t>casa</w:t>
      </w:r>
      <w:r>
        <w:rPr>
          <w:rFonts w:ascii="Arial" w:hAnsi="Arial" w:cs="Arial"/>
          <w:sz w:val="24"/>
          <w:szCs w:val="24"/>
        </w:rPr>
        <w:t xml:space="preserve"> – com aumento</w:t>
      </w:r>
      <w:r w:rsidRPr="005C62C4">
        <w:rPr>
          <w:rFonts w:ascii="Arial" w:hAnsi="Arial" w:cs="Arial"/>
          <w:sz w:val="24"/>
          <w:szCs w:val="24"/>
        </w:rPr>
        <w:t xml:space="preserve"> </w:t>
      </w:r>
      <w:r>
        <w:rPr>
          <w:rFonts w:ascii="Arial" w:hAnsi="Arial" w:cs="Arial"/>
          <w:sz w:val="24"/>
          <w:szCs w:val="24"/>
        </w:rPr>
        <w:t>n</w:t>
      </w:r>
      <w:r w:rsidRPr="005C62C4">
        <w:rPr>
          <w:rFonts w:ascii="Arial" w:hAnsi="Arial" w:cs="Arial"/>
          <w:sz w:val="24"/>
          <w:szCs w:val="24"/>
        </w:rPr>
        <w:t xml:space="preserve">a proporção de computadores por aluno de 0,12 para 1,18 </w:t>
      </w:r>
      <w:r>
        <w:rPr>
          <w:rFonts w:ascii="Arial" w:hAnsi="Arial" w:cs="Arial"/>
          <w:sz w:val="24"/>
          <w:szCs w:val="24"/>
        </w:rPr>
        <w:t>no grupo de tratamento.</w:t>
      </w:r>
      <w:r w:rsidR="00DC1B7B">
        <w:rPr>
          <w:rFonts w:ascii="Arial" w:hAnsi="Arial" w:cs="Arial"/>
          <w:sz w:val="24"/>
          <w:szCs w:val="24"/>
        </w:rPr>
        <w:t xml:space="preserve"> </w:t>
      </w:r>
      <w:r>
        <w:rPr>
          <w:rFonts w:ascii="Arial" w:hAnsi="Arial" w:cs="Arial"/>
          <w:sz w:val="24"/>
          <w:szCs w:val="24"/>
        </w:rPr>
        <w:t xml:space="preserve">Contudo, os </w:t>
      </w:r>
      <w:r w:rsidR="00DC1B7B" w:rsidRPr="005C62C4">
        <w:rPr>
          <w:rFonts w:ascii="Arial" w:hAnsi="Arial" w:cs="Arial"/>
          <w:sz w:val="24"/>
          <w:szCs w:val="24"/>
        </w:rPr>
        <w:t xml:space="preserve">resultados indicam efeitos limitados </w:t>
      </w:r>
      <w:r>
        <w:rPr>
          <w:rFonts w:ascii="Arial" w:hAnsi="Arial" w:cs="Arial"/>
          <w:sz w:val="24"/>
          <w:szCs w:val="24"/>
        </w:rPr>
        <w:t xml:space="preserve">o sobre </w:t>
      </w:r>
      <w:r w:rsidR="00DC1B7B" w:rsidRPr="005C62C4">
        <w:rPr>
          <w:rFonts w:ascii="Arial" w:hAnsi="Arial" w:cs="Arial"/>
          <w:sz w:val="24"/>
          <w:szCs w:val="24"/>
        </w:rPr>
        <w:t>desempenho acadêmico e algumas evidências</w:t>
      </w:r>
      <w:r>
        <w:rPr>
          <w:rFonts w:ascii="Arial" w:hAnsi="Arial" w:cs="Arial"/>
          <w:sz w:val="24"/>
          <w:szCs w:val="24"/>
        </w:rPr>
        <w:t xml:space="preserve"> inconclusivas</w:t>
      </w:r>
      <w:r w:rsidR="00DC1B7B" w:rsidRPr="005C62C4">
        <w:rPr>
          <w:rFonts w:ascii="Arial" w:hAnsi="Arial" w:cs="Arial"/>
          <w:sz w:val="24"/>
          <w:szCs w:val="24"/>
        </w:rPr>
        <w:t xml:space="preserve"> suger</w:t>
      </w:r>
      <w:r>
        <w:rPr>
          <w:rFonts w:ascii="Arial" w:hAnsi="Arial" w:cs="Arial"/>
          <w:sz w:val="24"/>
          <w:szCs w:val="24"/>
        </w:rPr>
        <w:t>em</w:t>
      </w:r>
      <w:r w:rsidR="00DC1B7B" w:rsidRPr="005C62C4">
        <w:rPr>
          <w:rFonts w:ascii="Arial" w:hAnsi="Arial" w:cs="Arial"/>
          <w:sz w:val="24"/>
          <w:szCs w:val="24"/>
        </w:rPr>
        <w:t xml:space="preserve"> impactos posit</w:t>
      </w:r>
      <w:r>
        <w:rPr>
          <w:rFonts w:ascii="Arial" w:hAnsi="Arial" w:cs="Arial"/>
          <w:sz w:val="24"/>
          <w:szCs w:val="24"/>
        </w:rPr>
        <w:t>ivos nas habilidades cognitivas dos jovens envolvidos</w:t>
      </w:r>
      <w:r w:rsidR="005C62C4" w:rsidRPr="005C62C4">
        <w:rPr>
          <w:rFonts w:ascii="Arial" w:hAnsi="Arial" w:cs="Arial"/>
          <w:sz w:val="24"/>
          <w:szCs w:val="24"/>
        </w:rPr>
        <w:t>.</w:t>
      </w:r>
    </w:p>
    <w:p w14:paraId="523B9D86" w14:textId="41D22E80" w:rsidR="009F40AD" w:rsidRPr="008F6D62" w:rsidRDefault="005400E3" w:rsidP="009F40AD">
      <w:pPr>
        <w:spacing w:after="0" w:line="360" w:lineRule="auto"/>
        <w:ind w:firstLine="708"/>
        <w:jc w:val="both"/>
        <w:rPr>
          <w:rFonts w:ascii="Arial" w:hAnsi="Arial" w:cs="Arial"/>
          <w:sz w:val="24"/>
          <w:szCs w:val="24"/>
        </w:rPr>
      </w:pPr>
      <w:r>
        <w:rPr>
          <w:rFonts w:ascii="Arial" w:hAnsi="Arial" w:cs="Arial"/>
          <w:sz w:val="24"/>
          <w:szCs w:val="24"/>
        </w:rPr>
        <w:t>Contemporaneamente</w:t>
      </w:r>
      <w:r w:rsidR="009F40AD" w:rsidRPr="008F6D62">
        <w:rPr>
          <w:rFonts w:ascii="Arial" w:hAnsi="Arial" w:cs="Arial"/>
          <w:sz w:val="24"/>
          <w:szCs w:val="24"/>
        </w:rPr>
        <w:t>,</w:t>
      </w:r>
      <w:r>
        <w:rPr>
          <w:rFonts w:ascii="Arial" w:hAnsi="Arial" w:cs="Arial"/>
          <w:sz w:val="24"/>
          <w:szCs w:val="24"/>
        </w:rPr>
        <w:t xml:space="preserve"> </w:t>
      </w:r>
      <w:proofErr w:type="spellStart"/>
      <w:r w:rsidR="009F40AD" w:rsidRPr="008F6D62">
        <w:rPr>
          <w:rFonts w:ascii="Arial" w:hAnsi="Arial" w:cs="Arial"/>
          <w:sz w:val="24"/>
          <w:szCs w:val="24"/>
        </w:rPr>
        <w:t>Kho</w:t>
      </w:r>
      <w:proofErr w:type="spellEnd"/>
      <w:r w:rsidR="009F40AD" w:rsidRPr="008F6D62">
        <w:rPr>
          <w:rFonts w:ascii="Arial" w:hAnsi="Arial" w:cs="Arial"/>
          <w:sz w:val="24"/>
          <w:szCs w:val="24"/>
        </w:rPr>
        <w:t xml:space="preserve"> </w:t>
      </w:r>
      <w:proofErr w:type="gramStart"/>
      <w:r w:rsidR="009F40AD" w:rsidRPr="00753B7E">
        <w:rPr>
          <w:rFonts w:ascii="Arial" w:hAnsi="Arial" w:cs="Arial"/>
          <w:i/>
          <w:sz w:val="24"/>
          <w:szCs w:val="24"/>
        </w:rPr>
        <w:t>et</w:t>
      </w:r>
      <w:proofErr w:type="gramEnd"/>
      <w:r w:rsidR="009F40AD" w:rsidRPr="00753B7E">
        <w:rPr>
          <w:rFonts w:ascii="Arial" w:hAnsi="Arial" w:cs="Arial"/>
          <w:i/>
          <w:sz w:val="24"/>
          <w:szCs w:val="24"/>
        </w:rPr>
        <w:t xml:space="preserve"> al</w:t>
      </w:r>
      <w:r w:rsidR="009F40AD" w:rsidRPr="008F6D62">
        <w:rPr>
          <w:rFonts w:ascii="Arial" w:hAnsi="Arial" w:cs="Arial"/>
          <w:sz w:val="24"/>
          <w:szCs w:val="24"/>
        </w:rPr>
        <w:t xml:space="preserve">. (2018) </w:t>
      </w:r>
      <w:r w:rsidR="00D13741" w:rsidRPr="008F6D62">
        <w:rPr>
          <w:rFonts w:ascii="Arial" w:hAnsi="Arial" w:cs="Arial"/>
          <w:sz w:val="24"/>
          <w:szCs w:val="24"/>
        </w:rPr>
        <w:t>encontr</w:t>
      </w:r>
      <w:r w:rsidR="00D13741">
        <w:rPr>
          <w:rFonts w:ascii="Arial" w:hAnsi="Arial" w:cs="Arial"/>
          <w:sz w:val="24"/>
          <w:szCs w:val="24"/>
        </w:rPr>
        <w:t>am</w:t>
      </w:r>
      <w:r w:rsidR="00D13741" w:rsidRPr="008F6D62">
        <w:rPr>
          <w:rFonts w:ascii="Arial" w:hAnsi="Arial" w:cs="Arial"/>
          <w:sz w:val="24"/>
          <w:szCs w:val="24"/>
        </w:rPr>
        <w:t xml:space="preserve"> </w:t>
      </w:r>
      <w:r w:rsidR="009F40AD" w:rsidRPr="008F6D62">
        <w:rPr>
          <w:rFonts w:ascii="Arial" w:hAnsi="Arial" w:cs="Arial"/>
          <w:sz w:val="24"/>
          <w:szCs w:val="24"/>
        </w:rPr>
        <w:t xml:space="preserve">evidências de que a introdução da internet nas escolas primárias peruanas </w:t>
      </w:r>
      <w:r w:rsidR="009F40AD">
        <w:rPr>
          <w:rFonts w:ascii="Arial" w:hAnsi="Arial" w:cs="Arial"/>
          <w:sz w:val="24"/>
          <w:szCs w:val="24"/>
        </w:rPr>
        <w:t>por meio de</w:t>
      </w:r>
      <w:r w:rsidR="009F40AD" w:rsidRPr="008F6D62">
        <w:rPr>
          <w:rFonts w:ascii="Arial" w:hAnsi="Arial" w:cs="Arial"/>
          <w:sz w:val="24"/>
          <w:szCs w:val="24"/>
        </w:rPr>
        <w:t xml:space="preserve"> política pública produz melhorias</w:t>
      </w:r>
      <w:r w:rsidR="009F40AD">
        <w:rPr>
          <w:rFonts w:ascii="Arial" w:hAnsi="Arial" w:cs="Arial"/>
          <w:sz w:val="24"/>
          <w:szCs w:val="24"/>
        </w:rPr>
        <w:t xml:space="preserve"> significativas no desempenho dos</w:t>
      </w:r>
      <w:r w:rsidR="009F40AD" w:rsidRPr="008F6D62">
        <w:rPr>
          <w:rFonts w:ascii="Arial" w:hAnsi="Arial" w:cs="Arial"/>
          <w:sz w:val="24"/>
          <w:szCs w:val="24"/>
        </w:rPr>
        <w:t xml:space="preserve"> alunos do ensino médio. Conforme medido pelos resultados dos testes</w:t>
      </w:r>
      <w:r w:rsidR="009F40AD">
        <w:rPr>
          <w:rFonts w:ascii="Arial" w:hAnsi="Arial" w:cs="Arial"/>
          <w:sz w:val="24"/>
          <w:szCs w:val="24"/>
        </w:rPr>
        <w:t xml:space="preserve"> de proficiência</w:t>
      </w:r>
      <w:r w:rsidR="009F40AD" w:rsidRPr="008F6D62">
        <w:rPr>
          <w:rFonts w:ascii="Arial" w:hAnsi="Arial" w:cs="Arial"/>
          <w:sz w:val="24"/>
          <w:szCs w:val="24"/>
        </w:rPr>
        <w:t xml:space="preserve">, os ganhos aumentam com o tempo de adoção do programa, passando o coeficiente estimado de 0,042 no ano de instalação para 0,29 após cinco anos de </w:t>
      </w:r>
      <w:r w:rsidR="009F40AD">
        <w:rPr>
          <w:rFonts w:ascii="Arial" w:hAnsi="Arial" w:cs="Arial"/>
          <w:sz w:val="24"/>
          <w:szCs w:val="24"/>
        </w:rPr>
        <w:t>maturação</w:t>
      </w:r>
      <w:r w:rsidR="009F40AD" w:rsidRPr="008F6D62">
        <w:rPr>
          <w:rFonts w:ascii="Arial" w:hAnsi="Arial" w:cs="Arial"/>
          <w:sz w:val="24"/>
          <w:szCs w:val="24"/>
        </w:rPr>
        <w:t xml:space="preserve">. </w:t>
      </w:r>
      <w:r w:rsidR="009F40AD">
        <w:rPr>
          <w:rFonts w:ascii="Arial" w:hAnsi="Arial" w:cs="Arial"/>
          <w:sz w:val="24"/>
          <w:szCs w:val="24"/>
        </w:rPr>
        <w:t>Os autores partem da hipótese da não existência de efeito de</w:t>
      </w:r>
      <w:r w:rsidR="009F40AD" w:rsidRPr="008F6D62">
        <w:rPr>
          <w:rFonts w:ascii="Arial" w:hAnsi="Arial" w:cs="Arial"/>
          <w:sz w:val="24"/>
          <w:szCs w:val="24"/>
        </w:rPr>
        <w:t xml:space="preserve"> tendências pré-existentes nas pontuações dos testes </w:t>
      </w:r>
      <w:r w:rsidR="009F40AD">
        <w:rPr>
          <w:rFonts w:ascii="Arial" w:hAnsi="Arial" w:cs="Arial"/>
          <w:sz w:val="24"/>
          <w:szCs w:val="24"/>
        </w:rPr>
        <w:t>e mostram</w:t>
      </w:r>
      <w:r w:rsidR="009F40AD" w:rsidRPr="008F6D62">
        <w:rPr>
          <w:rFonts w:ascii="Arial" w:hAnsi="Arial" w:cs="Arial"/>
          <w:sz w:val="24"/>
          <w:szCs w:val="24"/>
        </w:rPr>
        <w:t xml:space="preserve"> a ocorrência de mudança</w:t>
      </w:r>
      <w:r w:rsidR="009F40AD">
        <w:rPr>
          <w:rFonts w:ascii="Arial" w:hAnsi="Arial" w:cs="Arial"/>
          <w:sz w:val="24"/>
          <w:szCs w:val="24"/>
        </w:rPr>
        <w:t>s</w:t>
      </w:r>
      <w:r w:rsidR="009F40AD" w:rsidRPr="008F6D62">
        <w:rPr>
          <w:rFonts w:ascii="Arial" w:hAnsi="Arial" w:cs="Arial"/>
          <w:sz w:val="24"/>
          <w:szCs w:val="24"/>
        </w:rPr>
        <w:t xml:space="preserve"> no nível e na</w:t>
      </w:r>
      <w:r w:rsidR="009F40AD">
        <w:rPr>
          <w:rFonts w:ascii="Arial" w:hAnsi="Arial" w:cs="Arial"/>
          <w:sz w:val="24"/>
          <w:szCs w:val="24"/>
        </w:rPr>
        <w:t>s</w:t>
      </w:r>
      <w:r w:rsidR="009F40AD" w:rsidRPr="008F6D62">
        <w:rPr>
          <w:rFonts w:ascii="Arial" w:hAnsi="Arial" w:cs="Arial"/>
          <w:sz w:val="24"/>
          <w:szCs w:val="24"/>
        </w:rPr>
        <w:t xml:space="preserve"> tendência</w:t>
      </w:r>
      <w:r w:rsidR="009F40AD">
        <w:rPr>
          <w:rFonts w:ascii="Arial" w:hAnsi="Arial" w:cs="Arial"/>
          <w:sz w:val="24"/>
          <w:szCs w:val="24"/>
        </w:rPr>
        <w:t>s</w:t>
      </w:r>
      <w:r w:rsidR="009F40AD" w:rsidRPr="008F6D62">
        <w:rPr>
          <w:rFonts w:ascii="Arial" w:hAnsi="Arial" w:cs="Arial"/>
          <w:sz w:val="24"/>
          <w:szCs w:val="24"/>
        </w:rPr>
        <w:t xml:space="preserve"> (linear</w:t>
      </w:r>
      <w:r w:rsidR="009F40AD">
        <w:rPr>
          <w:rFonts w:ascii="Arial" w:hAnsi="Arial" w:cs="Arial"/>
          <w:sz w:val="24"/>
          <w:szCs w:val="24"/>
        </w:rPr>
        <w:t>es</w:t>
      </w:r>
      <w:r w:rsidR="009F40AD" w:rsidRPr="008F6D62">
        <w:rPr>
          <w:rFonts w:ascii="Arial" w:hAnsi="Arial" w:cs="Arial"/>
          <w:sz w:val="24"/>
          <w:szCs w:val="24"/>
        </w:rPr>
        <w:t xml:space="preserve">) das pontuações dos testes que ocorrem no momento </w:t>
      </w:r>
      <w:r w:rsidR="009F40AD">
        <w:rPr>
          <w:rFonts w:ascii="Arial" w:hAnsi="Arial" w:cs="Arial"/>
          <w:sz w:val="24"/>
          <w:szCs w:val="24"/>
        </w:rPr>
        <w:t>após o</w:t>
      </w:r>
      <w:r w:rsidR="009F40AD" w:rsidRPr="008F6D62">
        <w:rPr>
          <w:rFonts w:ascii="Arial" w:hAnsi="Arial" w:cs="Arial"/>
          <w:sz w:val="24"/>
          <w:szCs w:val="24"/>
        </w:rPr>
        <w:t xml:space="preserve"> acesso à Internet. </w:t>
      </w:r>
    </w:p>
    <w:p w14:paraId="4F59E8AD" w14:textId="24869645" w:rsidR="00355B81" w:rsidRDefault="00F37B32" w:rsidP="00CD5908">
      <w:pPr>
        <w:spacing w:after="0" w:line="360" w:lineRule="auto"/>
        <w:ind w:firstLine="708"/>
        <w:jc w:val="both"/>
        <w:rPr>
          <w:rFonts w:ascii="Arial" w:hAnsi="Arial" w:cs="Arial"/>
          <w:sz w:val="24"/>
          <w:szCs w:val="24"/>
        </w:rPr>
      </w:pPr>
      <w:r>
        <w:rPr>
          <w:rFonts w:ascii="Arial" w:hAnsi="Arial" w:cs="Arial"/>
          <w:sz w:val="24"/>
          <w:szCs w:val="24"/>
        </w:rPr>
        <w:t>N</w:t>
      </w:r>
      <w:r w:rsidR="005400E3">
        <w:rPr>
          <w:rFonts w:ascii="Arial" w:hAnsi="Arial" w:cs="Arial"/>
          <w:sz w:val="24"/>
          <w:szCs w:val="24"/>
        </w:rPr>
        <w:t>o Brasil,</w:t>
      </w:r>
      <w:r w:rsidR="009F40AD">
        <w:rPr>
          <w:rFonts w:ascii="Arial" w:hAnsi="Arial" w:cs="Arial"/>
          <w:sz w:val="24"/>
          <w:szCs w:val="24"/>
        </w:rPr>
        <w:t xml:space="preserve"> </w:t>
      </w:r>
      <w:r w:rsidR="00C8043E">
        <w:rPr>
          <w:rFonts w:ascii="Arial" w:hAnsi="Arial" w:cs="Arial"/>
          <w:sz w:val="24"/>
          <w:szCs w:val="24"/>
        </w:rPr>
        <w:t xml:space="preserve">para </w:t>
      </w:r>
      <w:r w:rsidR="009F40AD">
        <w:rPr>
          <w:rFonts w:ascii="Arial" w:hAnsi="Arial" w:cs="Arial"/>
          <w:sz w:val="24"/>
          <w:szCs w:val="24"/>
        </w:rPr>
        <w:t xml:space="preserve">Lima </w:t>
      </w:r>
      <w:proofErr w:type="gramStart"/>
      <w:r w:rsidR="009F40AD">
        <w:rPr>
          <w:rFonts w:ascii="Arial" w:hAnsi="Arial" w:cs="Arial"/>
          <w:i/>
          <w:sz w:val="24"/>
          <w:szCs w:val="24"/>
        </w:rPr>
        <w:t>et</w:t>
      </w:r>
      <w:proofErr w:type="gramEnd"/>
      <w:r w:rsidR="009F40AD">
        <w:rPr>
          <w:rFonts w:ascii="Arial" w:hAnsi="Arial" w:cs="Arial"/>
          <w:i/>
          <w:sz w:val="24"/>
          <w:szCs w:val="24"/>
        </w:rPr>
        <w:t xml:space="preserve"> al. </w:t>
      </w:r>
      <w:r w:rsidR="009F40AD">
        <w:rPr>
          <w:rFonts w:ascii="Arial" w:hAnsi="Arial" w:cs="Arial"/>
          <w:sz w:val="24"/>
          <w:szCs w:val="24"/>
        </w:rPr>
        <w:t xml:space="preserve">(2018), </w:t>
      </w:r>
      <w:r w:rsidR="00C8043E">
        <w:rPr>
          <w:rFonts w:ascii="Arial" w:hAnsi="Arial" w:cs="Arial"/>
          <w:sz w:val="24"/>
          <w:szCs w:val="24"/>
        </w:rPr>
        <w:t>o</w:t>
      </w:r>
      <w:r w:rsidR="009F40AD">
        <w:rPr>
          <w:rFonts w:ascii="Arial" w:hAnsi="Arial" w:cs="Arial"/>
          <w:sz w:val="24"/>
          <w:szCs w:val="24"/>
        </w:rPr>
        <w:t xml:space="preserve">s resultados se mostraram </w:t>
      </w:r>
      <w:r w:rsidR="00CC3003">
        <w:rPr>
          <w:rFonts w:ascii="Arial" w:hAnsi="Arial" w:cs="Arial"/>
          <w:sz w:val="24"/>
          <w:szCs w:val="24"/>
        </w:rPr>
        <w:t>parcialmente</w:t>
      </w:r>
      <w:r w:rsidR="009F40AD">
        <w:rPr>
          <w:rFonts w:ascii="Arial" w:hAnsi="Arial" w:cs="Arial"/>
          <w:sz w:val="24"/>
          <w:szCs w:val="24"/>
        </w:rPr>
        <w:t xml:space="preserve"> voláteis à intervenção de acordo com cada região e/ou estado do país, </w:t>
      </w:r>
      <w:r w:rsidR="00C8043E">
        <w:rPr>
          <w:rFonts w:ascii="Arial" w:hAnsi="Arial" w:cs="Arial"/>
          <w:sz w:val="24"/>
          <w:szCs w:val="24"/>
        </w:rPr>
        <w:t xml:space="preserve">bem como sobre </w:t>
      </w:r>
      <w:r w:rsidR="009F40AD">
        <w:rPr>
          <w:rFonts w:ascii="Arial" w:hAnsi="Arial" w:cs="Arial"/>
          <w:sz w:val="24"/>
          <w:szCs w:val="24"/>
        </w:rPr>
        <w:t xml:space="preserve">o nível escolar em julgamento. </w:t>
      </w:r>
      <w:r w:rsidR="00BF2B4C">
        <w:rPr>
          <w:rFonts w:ascii="Arial" w:hAnsi="Arial" w:cs="Arial"/>
          <w:sz w:val="24"/>
          <w:szCs w:val="24"/>
        </w:rPr>
        <w:t xml:space="preserve">Na sua investigação do PBLE, em </w:t>
      </w:r>
      <w:r w:rsidR="009F40AD">
        <w:rPr>
          <w:rFonts w:ascii="Arial" w:hAnsi="Arial" w:cs="Arial"/>
          <w:sz w:val="24"/>
          <w:szCs w:val="24"/>
        </w:rPr>
        <w:t xml:space="preserve">anos iniciais de estudo, </w:t>
      </w:r>
      <w:r w:rsidR="00CC3003">
        <w:rPr>
          <w:rFonts w:ascii="Arial" w:hAnsi="Arial" w:cs="Arial"/>
          <w:sz w:val="24"/>
          <w:szCs w:val="24"/>
        </w:rPr>
        <w:t xml:space="preserve">as regiões </w:t>
      </w:r>
      <w:r w:rsidR="009F40AD" w:rsidRPr="00065630">
        <w:rPr>
          <w:rFonts w:ascii="Arial" w:hAnsi="Arial" w:cs="Arial"/>
          <w:sz w:val="24"/>
          <w:szCs w:val="24"/>
        </w:rPr>
        <w:t>Norte</w:t>
      </w:r>
      <w:r w:rsidR="009F40AD">
        <w:rPr>
          <w:rFonts w:ascii="Arial" w:hAnsi="Arial" w:cs="Arial"/>
          <w:sz w:val="24"/>
          <w:szCs w:val="24"/>
        </w:rPr>
        <w:t xml:space="preserve"> e Nordeste</w:t>
      </w:r>
      <w:r w:rsidR="009F40AD" w:rsidRPr="00065630">
        <w:rPr>
          <w:rFonts w:ascii="Arial" w:hAnsi="Arial" w:cs="Arial"/>
          <w:sz w:val="24"/>
          <w:szCs w:val="24"/>
        </w:rPr>
        <w:t xml:space="preserve"> </w:t>
      </w:r>
      <w:r w:rsidR="009F40AD">
        <w:rPr>
          <w:rFonts w:ascii="Arial" w:hAnsi="Arial" w:cs="Arial"/>
          <w:sz w:val="24"/>
          <w:szCs w:val="24"/>
        </w:rPr>
        <w:t>apresentaram efeitos negativos</w:t>
      </w:r>
      <w:r w:rsidR="009F40AD" w:rsidRPr="00065630">
        <w:rPr>
          <w:rFonts w:ascii="Arial" w:hAnsi="Arial" w:cs="Arial"/>
          <w:sz w:val="24"/>
          <w:szCs w:val="24"/>
        </w:rPr>
        <w:t xml:space="preserve"> </w:t>
      </w:r>
      <w:r w:rsidR="009F40AD">
        <w:rPr>
          <w:rFonts w:ascii="Arial" w:hAnsi="Arial" w:cs="Arial"/>
          <w:sz w:val="24"/>
          <w:szCs w:val="24"/>
        </w:rPr>
        <w:t>após a estimação por dados em painel</w:t>
      </w:r>
      <w:r w:rsidR="009F40AD" w:rsidRPr="00065630">
        <w:rPr>
          <w:rFonts w:ascii="Arial" w:hAnsi="Arial" w:cs="Arial"/>
          <w:sz w:val="24"/>
          <w:szCs w:val="24"/>
        </w:rPr>
        <w:t xml:space="preserve"> com</w:t>
      </w:r>
      <w:r w:rsidR="009F40AD">
        <w:rPr>
          <w:rFonts w:ascii="Arial" w:hAnsi="Arial" w:cs="Arial"/>
          <w:sz w:val="24"/>
          <w:szCs w:val="24"/>
        </w:rPr>
        <w:t xml:space="preserve"> um</w:t>
      </w:r>
      <w:r w:rsidR="009F40AD" w:rsidRPr="00065630">
        <w:rPr>
          <w:rFonts w:ascii="Arial" w:hAnsi="Arial" w:cs="Arial"/>
          <w:sz w:val="24"/>
          <w:szCs w:val="24"/>
        </w:rPr>
        <w:t xml:space="preserve"> impacto de, pelo menos, 1,4%</w:t>
      </w:r>
      <w:r w:rsidR="009F40AD">
        <w:rPr>
          <w:rFonts w:ascii="Arial" w:hAnsi="Arial" w:cs="Arial"/>
          <w:sz w:val="24"/>
          <w:szCs w:val="24"/>
        </w:rPr>
        <w:t xml:space="preserve"> e 1,6% cada. Na contramão, as regiões Sul e Cen</w:t>
      </w:r>
      <w:r w:rsidR="009F40AD" w:rsidRPr="00065630">
        <w:rPr>
          <w:rFonts w:ascii="Arial" w:hAnsi="Arial" w:cs="Arial"/>
          <w:sz w:val="24"/>
          <w:szCs w:val="24"/>
        </w:rPr>
        <w:t xml:space="preserve">tro-Oeste </w:t>
      </w:r>
      <w:r w:rsidR="009F40AD">
        <w:rPr>
          <w:rFonts w:ascii="Arial" w:hAnsi="Arial" w:cs="Arial"/>
          <w:sz w:val="24"/>
          <w:szCs w:val="24"/>
        </w:rPr>
        <w:t>apresentaram</w:t>
      </w:r>
      <w:r w:rsidR="009F40AD" w:rsidRPr="00065630">
        <w:rPr>
          <w:rFonts w:ascii="Arial" w:hAnsi="Arial" w:cs="Arial"/>
          <w:sz w:val="24"/>
          <w:szCs w:val="24"/>
        </w:rPr>
        <w:t xml:space="preserve"> </w:t>
      </w:r>
      <w:r w:rsidR="009F40AD">
        <w:rPr>
          <w:rFonts w:ascii="Arial" w:hAnsi="Arial" w:cs="Arial"/>
          <w:sz w:val="24"/>
          <w:szCs w:val="24"/>
        </w:rPr>
        <w:t xml:space="preserve">um </w:t>
      </w:r>
      <w:r w:rsidR="009F40AD" w:rsidRPr="00065630">
        <w:rPr>
          <w:rFonts w:ascii="Arial" w:hAnsi="Arial" w:cs="Arial"/>
          <w:sz w:val="24"/>
          <w:szCs w:val="24"/>
        </w:rPr>
        <w:t xml:space="preserve">impacto positivo </w:t>
      </w:r>
      <w:r w:rsidR="009F40AD">
        <w:rPr>
          <w:rFonts w:ascii="Arial" w:hAnsi="Arial" w:cs="Arial"/>
          <w:sz w:val="24"/>
          <w:szCs w:val="24"/>
        </w:rPr>
        <w:t>no indicador</w:t>
      </w:r>
      <w:r w:rsidR="009F40AD" w:rsidRPr="00065630">
        <w:rPr>
          <w:rFonts w:ascii="Arial" w:hAnsi="Arial" w:cs="Arial"/>
          <w:sz w:val="24"/>
          <w:szCs w:val="24"/>
        </w:rPr>
        <w:t xml:space="preserve"> com efeito de 1,6% e 1,4%, respectivamente. </w:t>
      </w:r>
      <w:r w:rsidR="00CC3003">
        <w:rPr>
          <w:rFonts w:ascii="Arial" w:hAnsi="Arial" w:cs="Arial"/>
          <w:sz w:val="24"/>
          <w:szCs w:val="24"/>
        </w:rPr>
        <w:t>P</w:t>
      </w:r>
      <w:r w:rsidR="009F40AD">
        <w:rPr>
          <w:rFonts w:ascii="Arial" w:hAnsi="Arial" w:cs="Arial"/>
          <w:sz w:val="24"/>
          <w:szCs w:val="24"/>
        </w:rPr>
        <w:t>or sua vez,</w:t>
      </w:r>
      <w:r w:rsidR="009F40AD" w:rsidRPr="00065630">
        <w:rPr>
          <w:rFonts w:ascii="Arial" w:hAnsi="Arial" w:cs="Arial"/>
          <w:sz w:val="24"/>
          <w:szCs w:val="24"/>
        </w:rPr>
        <w:t xml:space="preserve"> </w:t>
      </w:r>
      <w:r w:rsidR="00CC3003">
        <w:rPr>
          <w:rFonts w:ascii="Arial" w:hAnsi="Arial" w:cs="Arial"/>
          <w:sz w:val="24"/>
          <w:szCs w:val="24"/>
        </w:rPr>
        <w:t xml:space="preserve">o Sudeste </w:t>
      </w:r>
      <w:r w:rsidR="009F40AD" w:rsidRPr="00065630">
        <w:rPr>
          <w:rFonts w:ascii="Arial" w:hAnsi="Arial" w:cs="Arial"/>
          <w:sz w:val="24"/>
          <w:szCs w:val="24"/>
        </w:rPr>
        <w:t>não apre</w:t>
      </w:r>
      <w:r w:rsidR="009F40AD">
        <w:rPr>
          <w:rFonts w:ascii="Arial" w:hAnsi="Arial" w:cs="Arial"/>
          <w:sz w:val="24"/>
          <w:szCs w:val="24"/>
        </w:rPr>
        <w:t xml:space="preserve">sentou efeito relevante no </w:t>
      </w:r>
      <w:r w:rsidR="008B5A51">
        <w:rPr>
          <w:rFonts w:ascii="Arial" w:hAnsi="Arial" w:cs="Arial"/>
          <w:sz w:val="24"/>
          <w:szCs w:val="24"/>
        </w:rPr>
        <w:t>Índice da Educação Básica (</w:t>
      </w:r>
      <w:r>
        <w:rPr>
          <w:rFonts w:ascii="Arial" w:hAnsi="Arial" w:cs="Arial"/>
          <w:sz w:val="24"/>
          <w:szCs w:val="24"/>
        </w:rPr>
        <w:t>IDEB</w:t>
      </w:r>
      <w:r w:rsidR="008B5A51">
        <w:rPr>
          <w:rFonts w:ascii="Arial" w:hAnsi="Arial" w:cs="Arial"/>
          <w:sz w:val="24"/>
          <w:szCs w:val="24"/>
        </w:rPr>
        <w:t>)</w:t>
      </w:r>
      <w:r w:rsidR="009F40AD">
        <w:rPr>
          <w:rFonts w:ascii="Arial" w:hAnsi="Arial" w:cs="Arial"/>
          <w:sz w:val="24"/>
          <w:szCs w:val="24"/>
        </w:rPr>
        <w:t xml:space="preserve">. Para os anos finais do ensino fundamental, as regiões Nordeste e Centro-Oeste possuem resultados semelhantes aos dos anos iniciais, a região Sudeste obtém resultado significativo e positivo pelo método </w:t>
      </w:r>
      <w:r>
        <w:rPr>
          <w:rFonts w:ascii="Arial" w:hAnsi="Arial" w:cs="Arial"/>
          <w:sz w:val="24"/>
          <w:szCs w:val="24"/>
        </w:rPr>
        <w:t>de Diferenças em Diferenças</w:t>
      </w:r>
      <w:r w:rsidR="009F40AD">
        <w:rPr>
          <w:rFonts w:ascii="Arial" w:hAnsi="Arial" w:cs="Arial"/>
          <w:sz w:val="24"/>
          <w:szCs w:val="24"/>
        </w:rPr>
        <w:t xml:space="preserve"> e as regiões e No</w:t>
      </w:r>
      <w:r w:rsidR="00CD5908">
        <w:rPr>
          <w:rFonts w:ascii="Arial" w:hAnsi="Arial" w:cs="Arial"/>
          <w:sz w:val="24"/>
          <w:szCs w:val="24"/>
        </w:rPr>
        <w:t>rte e Sul passam à indiferença.</w:t>
      </w:r>
    </w:p>
    <w:p w14:paraId="000481AA" w14:textId="3170AD0C" w:rsidR="00355B81" w:rsidRPr="00D12CDE" w:rsidRDefault="006E2C72" w:rsidP="00CD5908">
      <w:pPr>
        <w:spacing w:after="0" w:line="360" w:lineRule="auto"/>
        <w:ind w:firstLine="708"/>
        <w:jc w:val="both"/>
        <w:rPr>
          <w:rFonts w:ascii="Arial" w:hAnsi="Arial" w:cs="Arial"/>
          <w:sz w:val="24"/>
          <w:szCs w:val="24"/>
        </w:rPr>
      </w:pPr>
      <w:r w:rsidRPr="006E2C72">
        <w:rPr>
          <w:rFonts w:ascii="Arial" w:hAnsi="Arial" w:cs="Arial"/>
          <w:sz w:val="24"/>
          <w:szCs w:val="24"/>
        </w:rPr>
        <w:t xml:space="preserve">Por fim, </w:t>
      </w:r>
      <w:proofErr w:type="spellStart"/>
      <w:r w:rsidR="003749F9" w:rsidRPr="006E2C72">
        <w:rPr>
          <w:rFonts w:ascii="Arial" w:hAnsi="Arial" w:cs="Arial"/>
          <w:sz w:val="24"/>
          <w:szCs w:val="24"/>
        </w:rPr>
        <w:t>Bessone</w:t>
      </w:r>
      <w:proofErr w:type="spellEnd"/>
      <w:r>
        <w:rPr>
          <w:rFonts w:ascii="Arial" w:hAnsi="Arial" w:cs="Arial"/>
          <w:sz w:val="24"/>
          <w:szCs w:val="24"/>
        </w:rPr>
        <w:t xml:space="preserve"> </w:t>
      </w:r>
      <w:proofErr w:type="gramStart"/>
      <w:r>
        <w:rPr>
          <w:rFonts w:ascii="Arial" w:hAnsi="Arial" w:cs="Arial"/>
          <w:i/>
          <w:sz w:val="24"/>
          <w:szCs w:val="24"/>
        </w:rPr>
        <w:t>et</w:t>
      </w:r>
      <w:proofErr w:type="gramEnd"/>
      <w:r>
        <w:rPr>
          <w:rFonts w:ascii="Arial" w:hAnsi="Arial" w:cs="Arial"/>
          <w:i/>
          <w:sz w:val="24"/>
          <w:szCs w:val="24"/>
        </w:rPr>
        <w:t xml:space="preserve"> al</w:t>
      </w:r>
      <w:r w:rsidR="003749F9" w:rsidRPr="006E2C72">
        <w:rPr>
          <w:rFonts w:ascii="Arial" w:hAnsi="Arial" w:cs="Arial"/>
          <w:sz w:val="24"/>
          <w:szCs w:val="24"/>
        </w:rPr>
        <w:t xml:space="preserve">. </w:t>
      </w:r>
      <w:r w:rsidR="00355B81" w:rsidRPr="006E2C72">
        <w:rPr>
          <w:rFonts w:ascii="Arial" w:hAnsi="Arial" w:cs="Arial"/>
          <w:sz w:val="24"/>
          <w:szCs w:val="24"/>
        </w:rPr>
        <w:t>(2021)</w:t>
      </w:r>
      <w:r>
        <w:rPr>
          <w:rFonts w:ascii="Arial" w:hAnsi="Arial" w:cs="Arial"/>
          <w:sz w:val="24"/>
          <w:szCs w:val="24"/>
        </w:rPr>
        <w:t xml:space="preserve"> afirmam que expansão da rede 3G de acesso móvel no Brasil não teve efeitos sobre o desempenho escolar de crianças e adolescentes que prestaram as edições da Prova Brasil de 2007 e 2017. Segundo os autores, apenas</w:t>
      </w:r>
      <w:r w:rsidRPr="006E2C72">
        <w:rPr>
          <w:rFonts w:ascii="Arial" w:hAnsi="Arial" w:cs="Arial"/>
          <w:sz w:val="24"/>
          <w:szCs w:val="24"/>
        </w:rPr>
        <w:t xml:space="preserve"> acessar</w:t>
      </w:r>
      <w:r>
        <w:rPr>
          <w:rFonts w:ascii="Arial" w:hAnsi="Arial" w:cs="Arial"/>
          <w:sz w:val="24"/>
          <w:szCs w:val="24"/>
        </w:rPr>
        <w:t xml:space="preserve"> um</w:t>
      </w:r>
      <w:r w:rsidRPr="006E2C72">
        <w:rPr>
          <w:rFonts w:ascii="Arial" w:hAnsi="Arial" w:cs="Arial"/>
          <w:sz w:val="24"/>
          <w:szCs w:val="24"/>
        </w:rPr>
        <w:t>a</w:t>
      </w:r>
      <w:r>
        <w:rPr>
          <w:rFonts w:ascii="Arial" w:hAnsi="Arial" w:cs="Arial"/>
          <w:sz w:val="24"/>
          <w:szCs w:val="24"/>
        </w:rPr>
        <w:t xml:space="preserve"> rede de</w:t>
      </w:r>
      <w:r w:rsidRPr="006E2C72">
        <w:rPr>
          <w:rFonts w:ascii="Arial" w:hAnsi="Arial" w:cs="Arial"/>
          <w:sz w:val="24"/>
          <w:szCs w:val="24"/>
        </w:rPr>
        <w:t xml:space="preserve"> Internet móvel rápida é uma condição necessária, mas não suficiente para melhorias</w:t>
      </w:r>
      <w:r>
        <w:rPr>
          <w:rFonts w:ascii="Arial" w:hAnsi="Arial" w:cs="Arial"/>
          <w:sz w:val="24"/>
          <w:szCs w:val="24"/>
        </w:rPr>
        <w:t xml:space="preserve"> na educação. </w:t>
      </w:r>
      <w:r w:rsidR="00CD5908">
        <w:rPr>
          <w:rFonts w:ascii="Arial" w:hAnsi="Arial" w:cs="Arial"/>
          <w:sz w:val="24"/>
          <w:szCs w:val="24"/>
        </w:rPr>
        <w:t>Sendo assim</w:t>
      </w:r>
      <w:r>
        <w:rPr>
          <w:rFonts w:ascii="Arial" w:hAnsi="Arial" w:cs="Arial"/>
          <w:sz w:val="24"/>
          <w:szCs w:val="24"/>
        </w:rPr>
        <w:t xml:space="preserve">, </w:t>
      </w:r>
      <w:r w:rsidRPr="006E2C72">
        <w:rPr>
          <w:rFonts w:ascii="Arial" w:hAnsi="Arial" w:cs="Arial"/>
          <w:sz w:val="24"/>
          <w:szCs w:val="24"/>
        </w:rPr>
        <w:t>é crucial entender se a complementação de políticas analógicas pode</w:t>
      </w:r>
      <w:r>
        <w:rPr>
          <w:rFonts w:ascii="Arial" w:hAnsi="Arial" w:cs="Arial"/>
          <w:sz w:val="24"/>
          <w:szCs w:val="24"/>
        </w:rPr>
        <w:t xml:space="preserve"> </w:t>
      </w:r>
      <w:r w:rsidRPr="006E2C72">
        <w:rPr>
          <w:rFonts w:ascii="Arial" w:hAnsi="Arial" w:cs="Arial"/>
          <w:sz w:val="24"/>
          <w:szCs w:val="24"/>
        </w:rPr>
        <w:t>ser o elo que faltava</w:t>
      </w:r>
      <w:r w:rsidR="00CD5908">
        <w:rPr>
          <w:rFonts w:ascii="Arial" w:hAnsi="Arial" w:cs="Arial"/>
          <w:sz w:val="24"/>
          <w:szCs w:val="24"/>
        </w:rPr>
        <w:t xml:space="preserve"> na ligação</w:t>
      </w:r>
      <w:r w:rsidRPr="006E2C72">
        <w:rPr>
          <w:rFonts w:ascii="Arial" w:hAnsi="Arial" w:cs="Arial"/>
          <w:sz w:val="24"/>
          <w:szCs w:val="24"/>
        </w:rPr>
        <w:t>.</w:t>
      </w:r>
      <w:r w:rsidR="00CD5908">
        <w:rPr>
          <w:rFonts w:ascii="Arial" w:hAnsi="Arial" w:cs="Arial"/>
          <w:sz w:val="24"/>
          <w:szCs w:val="24"/>
        </w:rPr>
        <w:t xml:space="preserve"> Além disso, tem-se que </w:t>
      </w:r>
      <w:r w:rsidR="00CD5908" w:rsidRPr="00CD5908">
        <w:rPr>
          <w:rFonts w:ascii="Arial" w:hAnsi="Arial" w:cs="Arial"/>
          <w:sz w:val="24"/>
          <w:szCs w:val="24"/>
        </w:rPr>
        <w:t>os resultados dessas mudanças podem levar</w:t>
      </w:r>
      <w:r w:rsidR="00CD5908">
        <w:rPr>
          <w:rFonts w:ascii="Arial" w:hAnsi="Arial" w:cs="Arial"/>
          <w:sz w:val="24"/>
          <w:szCs w:val="24"/>
        </w:rPr>
        <w:t xml:space="preserve"> </w:t>
      </w:r>
      <w:r w:rsidR="00CD5908" w:rsidRPr="00CD5908">
        <w:rPr>
          <w:rFonts w:ascii="Arial" w:hAnsi="Arial" w:cs="Arial"/>
          <w:sz w:val="24"/>
          <w:szCs w:val="24"/>
        </w:rPr>
        <w:t xml:space="preserve">vários </w:t>
      </w:r>
      <w:r w:rsidR="00CD5908" w:rsidRPr="00CD5908">
        <w:rPr>
          <w:rFonts w:ascii="Arial" w:hAnsi="Arial" w:cs="Arial"/>
          <w:sz w:val="24"/>
          <w:szCs w:val="24"/>
        </w:rPr>
        <w:lastRenderedPageBreak/>
        <w:t xml:space="preserve">anos para </w:t>
      </w:r>
      <w:r w:rsidR="00CD5908">
        <w:rPr>
          <w:rFonts w:ascii="Arial" w:hAnsi="Arial" w:cs="Arial"/>
          <w:sz w:val="24"/>
          <w:szCs w:val="24"/>
        </w:rPr>
        <w:t>acontecer</w:t>
      </w:r>
      <w:r w:rsidR="00CD5908" w:rsidRPr="00CD5908">
        <w:rPr>
          <w:rFonts w:ascii="Arial" w:hAnsi="Arial" w:cs="Arial"/>
          <w:sz w:val="24"/>
          <w:szCs w:val="24"/>
        </w:rPr>
        <w:t>, dependem dos efeitos de rede do nível d</w:t>
      </w:r>
      <w:r w:rsidR="00CD5908">
        <w:rPr>
          <w:rFonts w:ascii="Arial" w:hAnsi="Arial" w:cs="Arial"/>
          <w:sz w:val="24"/>
          <w:szCs w:val="24"/>
        </w:rPr>
        <w:t xml:space="preserve">e </w:t>
      </w:r>
      <w:r w:rsidR="00CD5908" w:rsidRPr="00CD5908">
        <w:rPr>
          <w:rFonts w:ascii="Arial" w:hAnsi="Arial" w:cs="Arial"/>
          <w:sz w:val="24"/>
          <w:szCs w:val="24"/>
        </w:rPr>
        <w:t xml:space="preserve">adoção da </w:t>
      </w:r>
      <w:r w:rsidR="00CD5908">
        <w:rPr>
          <w:rFonts w:ascii="Arial" w:hAnsi="Arial" w:cs="Arial"/>
          <w:sz w:val="24"/>
          <w:szCs w:val="24"/>
        </w:rPr>
        <w:t>in</w:t>
      </w:r>
      <w:r w:rsidR="00CD5908" w:rsidRPr="00CD5908">
        <w:rPr>
          <w:rFonts w:ascii="Arial" w:hAnsi="Arial" w:cs="Arial"/>
          <w:sz w:val="24"/>
          <w:szCs w:val="24"/>
        </w:rPr>
        <w:t>ternet</w:t>
      </w:r>
      <w:r w:rsidR="00CD5908">
        <w:rPr>
          <w:rFonts w:ascii="Arial" w:hAnsi="Arial" w:cs="Arial"/>
          <w:sz w:val="24"/>
          <w:szCs w:val="24"/>
        </w:rPr>
        <w:t xml:space="preserve"> pela sociedade onde os </w:t>
      </w:r>
      <w:r w:rsidR="00CD5908" w:rsidRPr="00CD5908">
        <w:rPr>
          <w:rFonts w:ascii="Arial" w:hAnsi="Arial" w:cs="Arial"/>
          <w:sz w:val="24"/>
          <w:szCs w:val="24"/>
        </w:rPr>
        <w:t xml:space="preserve">efeitos dinâmicos </w:t>
      </w:r>
      <w:r w:rsidR="00CD5908">
        <w:rPr>
          <w:rFonts w:ascii="Arial" w:hAnsi="Arial" w:cs="Arial"/>
          <w:sz w:val="24"/>
          <w:szCs w:val="24"/>
        </w:rPr>
        <w:t>podem ocorrer</w:t>
      </w:r>
      <w:r w:rsidR="00CD5908" w:rsidRPr="00CD5908">
        <w:rPr>
          <w:rFonts w:ascii="Arial" w:hAnsi="Arial" w:cs="Arial"/>
          <w:sz w:val="24"/>
          <w:szCs w:val="24"/>
        </w:rPr>
        <w:t xml:space="preserve"> ao longo de década</w:t>
      </w:r>
      <w:r w:rsidR="00CD5908">
        <w:rPr>
          <w:rFonts w:ascii="Arial" w:hAnsi="Arial" w:cs="Arial"/>
          <w:sz w:val="24"/>
          <w:szCs w:val="24"/>
        </w:rPr>
        <w:t>s e em modos</w:t>
      </w:r>
      <w:r w:rsidR="00CD5908" w:rsidRPr="00CD5908">
        <w:rPr>
          <w:rFonts w:ascii="Arial" w:hAnsi="Arial" w:cs="Arial"/>
          <w:sz w:val="24"/>
          <w:szCs w:val="24"/>
        </w:rPr>
        <w:t xml:space="preserve"> agregado</w:t>
      </w:r>
      <w:r w:rsidR="00CD5908">
        <w:rPr>
          <w:rFonts w:ascii="Arial" w:hAnsi="Arial" w:cs="Arial"/>
          <w:sz w:val="24"/>
          <w:szCs w:val="24"/>
        </w:rPr>
        <w:t>s</w:t>
      </w:r>
      <w:r w:rsidR="00CD5908" w:rsidRPr="00CD5908">
        <w:rPr>
          <w:rFonts w:ascii="Arial" w:hAnsi="Arial" w:cs="Arial"/>
          <w:sz w:val="24"/>
          <w:szCs w:val="24"/>
        </w:rPr>
        <w:t xml:space="preserve"> de tratamento</w:t>
      </w:r>
      <w:r w:rsidR="00CD5908">
        <w:rPr>
          <w:rFonts w:ascii="Arial" w:hAnsi="Arial" w:cs="Arial"/>
          <w:sz w:val="24"/>
          <w:szCs w:val="24"/>
        </w:rPr>
        <w:t>.</w:t>
      </w:r>
    </w:p>
    <w:p w14:paraId="0BD33D12" w14:textId="07860A4F" w:rsidR="00CD6BE2" w:rsidRDefault="009F40AD" w:rsidP="009F40AD">
      <w:pPr>
        <w:spacing w:after="0" w:line="360" w:lineRule="auto"/>
        <w:ind w:firstLine="708"/>
        <w:jc w:val="both"/>
        <w:rPr>
          <w:rFonts w:ascii="Arial" w:hAnsi="Arial" w:cs="Arial"/>
          <w:sz w:val="24"/>
          <w:szCs w:val="24"/>
        </w:rPr>
      </w:pPr>
      <w:r w:rsidRPr="006C75A7">
        <w:rPr>
          <w:rFonts w:ascii="Arial" w:hAnsi="Arial" w:cs="Arial"/>
          <w:sz w:val="24"/>
          <w:szCs w:val="24"/>
        </w:rPr>
        <w:t xml:space="preserve">Em suma, </w:t>
      </w:r>
      <w:r>
        <w:rPr>
          <w:rFonts w:ascii="Arial" w:hAnsi="Arial" w:cs="Arial"/>
          <w:sz w:val="24"/>
          <w:szCs w:val="24"/>
        </w:rPr>
        <w:t xml:space="preserve">a literatura ainda permanece com conclusões diversas à medida que se varia a população, o tempo e os termos analisados (Tabela 1). De modo geral, a diversidade encontrada na definição do termo que descreve as tecnologias de informação e comunicação (TIC) é transferida para o resultado de seu uso. </w:t>
      </w:r>
      <w:r w:rsidR="00CC3003">
        <w:rPr>
          <w:rFonts w:ascii="Arial" w:hAnsi="Arial" w:cs="Arial"/>
          <w:sz w:val="24"/>
          <w:szCs w:val="24"/>
        </w:rPr>
        <w:t>Nesse sentido</w:t>
      </w:r>
      <w:r>
        <w:rPr>
          <w:rFonts w:ascii="Arial" w:hAnsi="Arial" w:cs="Arial"/>
          <w:sz w:val="24"/>
          <w:szCs w:val="24"/>
        </w:rPr>
        <w:t xml:space="preserve">, dois pontos devem ser destacados e focados daqui em diante: as indefinições sobre as consequências da formação de ecossistema de rede – </w:t>
      </w:r>
      <w:r w:rsidR="00E32895">
        <w:rPr>
          <w:rFonts w:ascii="Arial" w:hAnsi="Arial" w:cs="Arial"/>
          <w:sz w:val="24"/>
          <w:szCs w:val="24"/>
        </w:rPr>
        <w:t>“</w:t>
      </w:r>
      <w:r>
        <w:rPr>
          <w:rFonts w:ascii="Arial" w:hAnsi="Arial" w:cs="Arial"/>
          <w:sz w:val="24"/>
          <w:szCs w:val="24"/>
        </w:rPr>
        <w:t>com as TIC e</w:t>
      </w:r>
      <w:r w:rsidR="00CD5908">
        <w:rPr>
          <w:rFonts w:ascii="Arial" w:hAnsi="Arial" w:cs="Arial"/>
          <w:sz w:val="24"/>
          <w:szCs w:val="24"/>
        </w:rPr>
        <w:t>m</w:t>
      </w:r>
      <w:r>
        <w:rPr>
          <w:rFonts w:ascii="Arial" w:hAnsi="Arial" w:cs="Arial"/>
          <w:sz w:val="24"/>
          <w:szCs w:val="24"/>
        </w:rPr>
        <w:t xml:space="preserve"> todos os lugares</w:t>
      </w:r>
      <w:r w:rsidR="00E32895">
        <w:rPr>
          <w:rFonts w:ascii="Arial" w:hAnsi="Arial" w:cs="Arial"/>
          <w:sz w:val="24"/>
          <w:szCs w:val="24"/>
        </w:rPr>
        <w:t>”</w:t>
      </w:r>
      <w:r>
        <w:rPr>
          <w:rFonts w:ascii="Arial" w:hAnsi="Arial" w:cs="Arial"/>
          <w:sz w:val="24"/>
          <w:szCs w:val="24"/>
        </w:rPr>
        <w:t xml:space="preserve"> – e, por sucessão, a qualificação dos profissionais de educação para esta nova ordem de ensino, mais dinâmico e integrado, onde os agentes e</w:t>
      </w:r>
      <w:r w:rsidR="00E32895">
        <w:rPr>
          <w:rFonts w:ascii="Arial" w:hAnsi="Arial" w:cs="Arial"/>
          <w:sz w:val="24"/>
          <w:szCs w:val="24"/>
        </w:rPr>
        <w:t xml:space="preserve">ducados possam saber lidar com </w:t>
      </w:r>
      <w:r>
        <w:rPr>
          <w:rFonts w:ascii="Arial" w:hAnsi="Arial" w:cs="Arial"/>
          <w:sz w:val="24"/>
          <w:szCs w:val="24"/>
        </w:rPr>
        <w:t>as tecnologias tanto ou mais do que o agente educador.</w:t>
      </w:r>
    </w:p>
    <w:p w14:paraId="7B22E1CD" w14:textId="77777777" w:rsidR="00CD6BE2" w:rsidRDefault="00CD6BE2" w:rsidP="00CD6BE2">
      <w:pPr>
        <w:spacing w:after="0" w:line="360" w:lineRule="auto"/>
        <w:jc w:val="both"/>
        <w:rPr>
          <w:rFonts w:ascii="Arial" w:hAnsi="Arial" w:cs="Arial"/>
          <w:sz w:val="24"/>
          <w:szCs w:val="24"/>
        </w:rPr>
      </w:pPr>
    </w:p>
    <w:p w14:paraId="22878CE3" w14:textId="2F4727E5" w:rsidR="009F40AD" w:rsidRDefault="009F40AD" w:rsidP="00CD6BE2">
      <w:pPr>
        <w:spacing w:after="0" w:line="360" w:lineRule="auto"/>
        <w:jc w:val="both"/>
        <w:rPr>
          <w:rFonts w:ascii="Arial" w:hAnsi="Arial" w:cs="Arial"/>
          <w:sz w:val="24"/>
          <w:szCs w:val="24"/>
        </w:rPr>
      </w:pPr>
    </w:p>
    <w:p w14:paraId="45349C8F" w14:textId="77777777" w:rsidR="009F40AD" w:rsidRDefault="009F40AD" w:rsidP="009F40AD">
      <w:pPr>
        <w:spacing w:after="0" w:line="276" w:lineRule="auto"/>
        <w:rPr>
          <w:rFonts w:ascii="Arial" w:eastAsia="Arial" w:hAnsi="Arial" w:cs="Arial"/>
          <w:b/>
          <w:bCs/>
          <w:color w:val="000000"/>
          <w:kern w:val="24"/>
          <w:sz w:val="18"/>
          <w:szCs w:val="18"/>
          <w:lang w:eastAsia="pt-BR"/>
        </w:rPr>
        <w:sectPr w:rsidR="009F40AD" w:rsidSect="00BB68E0">
          <w:footerReference w:type="default" r:id="rId15"/>
          <w:footerReference w:type="first" r:id="rId16"/>
          <w:type w:val="continuous"/>
          <w:pgSz w:w="11906" w:h="16838"/>
          <w:pgMar w:top="1701" w:right="1134" w:bottom="1134" w:left="1701" w:header="708" w:footer="709" w:gutter="0"/>
          <w:pgNumType w:start="12"/>
          <w:cols w:space="708"/>
          <w:titlePg/>
          <w:docGrid w:linePitch="360"/>
        </w:sectPr>
      </w:pPr>
    </w:p>
    <w:p w14:paraId="0E66E75A" w14:textId="5DE58DC0" w:rsidR="009F40AD" w:rsidRPr="00656412" w:rsidRDefault="009F40AD" w:rsidP="009F40AD">
      <w:pPr>
        <w:pStyle w:val="Legenda"/>
        <w:keepNext/>
        <w:spacing w:after="0" w:line="360" w:lineRule="auto"/>
        <w:jc w:val="center"/>
        <w:rPr>
          <w:rFonts w:ascii="Arial" w:hAnsi="Arial" w:cs="Arial"/>
          <w:i w:val="0"/>
          <w:iCs w:val="0"/>
          <w:color w:val="auto"/>
          <w:sz w:val="24"/>
          <w:szCs w:val="24"/>
        </w:rPr>
      </w:pPr>
      <w:r w:rsidRPr="00656412">
        <w:rPr>
          <w:rFonts w:ascii="Arial" w:hAnsi="Arial" w:cs="Arial"/>
          <w:i w:val="0"/>
          <w:iCs w:val="0"/>
          <w:color w:val="auto"/>
          <w:sz w:val="24"/>
          <w:szCs w:val="24"/>
        </w:rPr>
        <w:lastRenderedPageBreak/>
        <w:t xml:space="preserve">Tabela </w:t>
      </w:r>
      <w:r w:rsidRPr="00656412">
        <w:rPr>
          <w:rFonts w:ascii="Arial" w:hAnsi="Arial" w:cs="Arial"/>
          <w:i w:val="0"/>
          <w:iCs w:val="0"/>
          <w:color w:val="auto"/>
          <w:sz w:val="24"/>
          <w:szCs w:val="24"/>
        </w:rPr>
        <w:fldChar w:fldCharType="begin"/>
      </w:r>
      <w:r w:rsidRPr="00656412">
        <w:rPr>
          <w:rFonts w:ascii="Arial" w:hAnsi="Arial" w:cs="Arial"/>
          <w:i w:val="0"/>
          <w:iCs w:val="0"/>
          <w:color w:val="auto"/>
          <w:sz w:val="24"/>
          <w:szCs w:val="24"/>
        </w:rPr>
        <w:instrText xml:space="preserve"> SEQ Tabela \* ARABIC </w:instrText>
      </w:r>
      <w:r w:rsidRPr="00656412">
        <w:rPr>
          <w:rFonts w:ascii="Arial" w:hAnsi="Arial" w:cs="Arial"/>
          <w:i w:val="0"/>
          <w:iCs w:val="0"/>
          <w:color w:val="auto"/>
          <w:sz w:val="24"/>
          <w:szCs w:val="24"/>
        </w:rPr>
        <w:fldChar w:fldCharType="separate"/>
      </w:r>
      <w:r w:rsidR="00E073E3">
        <w:rPr>
          <w:rFonts w:ascii="Arial" w:hAnsi="Arial" w:cs="Arial"/>
          <w:i w:val="0"/>
          <w:iCs w:val="0"/>
          <w:noProof/>
          <w:color w:val="auto"/>
          <w:sz w:val="24"/>
          <w:szCs w:val="24"/>
        </w:rPr>
        <w:t>2</w:t>
      </w:r>
      <w:r w:rsidRPr="00656412">
        <w:rPr>
          <w:rFonts w:ascii="Arial" w:hAnsi="Arial" w:cs="Arial"/>
          <w:i w:val="0"/>
          <w:iCs w:val="0"/>
          <w:color w:val="auto"/>
          <w:sz w:val="24"/>
          <w:szCs w:val="24"/>
        </w:rPr>
        <w:fldChar w:fldCharType="end"/>
      </w:r>
      <w:r w:rsidR="00E6339B">
        <w:rPr>
          <w:rFonts w:ascii="Arial" w:hAnsi="Arial" w:cs="Arial"/>
          <w:i w:val="0"/>
          <w:iCs w:val="0"/>
          <w:color w:val="auto"/>
          <w:sz w:val="24"/>
          <w:szCs w:val="24"/>
        </w:rPr>
        <w:t xml:space="preserve"> -</w:t>
      </w:r>
      <w:r w:rsidRPr="00656412">
        <w:rPr>
          <w:rFonts w:ascii="Arial" w:hAnsi="Arial" w:cs="Arial"/>
          <w:i w:val="0"/>
          <w:iCs w:val="0"/>
          <w:color w:val="auto"/>
          <w:sz w:val="24"/>
          <w:szCs w:val="24"/>
        </w:rPr>
        <w:t xml:space="preserve"> Referências bibliográficas da relação entre o desempenho acadêmico e as TIC</w:t>
      </w:r>
    </w:p>
    <w:tbl>
      <w:tblPr>
        <w:tblW w:w="12333" w:type="dxa"/>
        <w:jc w:val="center"/>
        <w:tblCellMar>
          <w:left w:w="0" w:type="dxa"/>
          <w:right w:w="0" w:type="dxa"/>
        </w:tblCellMar>
        <w:tblLook w:val="04A0" w:firstRow="1" w:lastRow="0" w:firstColumn="1" w:lastColumn="0" w:noHBand="0" w:noVBand="1"/>
      </w:tblPr>
      <w:tblGrid>
        <w:gridCol w:w="2268"/>
        <w:gridCol w:w="3132"/>
        <w:gridCol w:w="1017"/>
        <w:gridCol w:w="1707"/>
        <w:gridCol w:w="4209"/>
      </w:tblGrid>
      <w:tr w:rsidR="009F40AD" w:rsidRPr="00656412" w14:paraId="66FF311D" w14:textId="77777777" w:rsidTr="008331B9">
        <w:trPr>
          <w:trHeight w:val="283"/>
          <w:jc w:val="center"/>
        </w:trPr>
        <w:tc>
          <w:tcPr>
            <w:tcW w:w="2268" w:type="dxa"/>
            <w:tcBorders>
              <w:top w:val="single" w:sz="12" w:space="0" w:color="auto"/>
              <w:left w:val="nil"/>
              <w:bottom w:val="single" w:sz="8" w:space="0" w:color="auto"/>
              <w:right w:val="nil"/>
            </w:tcBorders>
            <w:shd w:val="clear" w:color="auto" w:fill="auto"/>
            <w:tcMar>
              <w:top w:w="15" w:type="dxa"/>
              <w:left w:w="108" w:type="dxa"/>
              <w:bottom w:w="0" w:type="dxa"/>
              <w:right w:w="108" w:type="dxa"/>
            </w:tcMar>
            <w:vAlign w:val="center"/>
            <w:hideMark/>
          </w:tcPr>
          <w:p w14:paraId="1CC63386"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Referência</w:t>
            </w:r>
          </w:p>
        </w:tc>
        <w:tc>
          <w:tcPr>
            <w:tcW w:w="3132" w:type="dxa"/>
            <w:tcBorders>
              <w:top w:val="single" w:sz="12" w:space="0" w:color="auto"/>
              <w:left w:val="nil"/>
              <w:bottom w:val="single" w:sz="8" w:space="0" w:color="auto"/>
              <w:right w:val="nil"/>
            </w:tcBorders>
            <w:shd w:val="clear" w:color="auto" w:fill="auto"/>
            <w:tcMar>
              <w:top w:w="15" w:type="dxa"/>
              <w:left w:w="108" w:type="dxa"/>
              <w:bottom w:w="0" w:type="dxa"/>
              <w:right w:w="108" w:type="dxa"/>
            </w:tcMar>
            <w:vAlign w:val="center"/>
            <w:hideMark/>
          </w:tcPr>
          <w:p w14:paraId="7AB36E9F"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Dados Escolares</w:t>
            </w:r>
          </w:p>
        </w:tc>
        <w:tc>
          <w:tcPr>
            <w:tcW w:w="0" w:type="auto"/>
            <w:tcBorders>
              <w:top w:val="single" w:sz="12" w:space="0" w:color="auto"/>
              <w:left w:val="nil"/>
              <w:bottom w:val="single" w:sz="8" w:space="0" w:color="auto"/>
              <w:right w:val="nil"/>
            </w:tcBorders>
            <w:shd w:val="clear" w:color="auto" w:fill="auto"/>
            <w:tcMar>
              <w:top w:w="15" w:type="dxa"/>
              <w:left w:w="108" w:type="dxa"/>
              <w:bottom w:w="0" w:type="dxa"/>
              <w:right w:w="108" w:type="dxa"/>
            </w:tcMar>
            <w:vAlign w:val="center"/>
            <w:hideMark/>
          </w:tcPr>
          <w:p w14:paraId="50A7CCE3"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País</w:t>
            </w:r>
          </w:p>
        </w:tc>
        <w:tc>
          <w:tcPr>
            <w:tcW w:w="0" w:type="auto"/>
            <w:tcBorders>
              <w:top w:val="single" w:sz="12" w:space="0" w:color="auto"/>
              <w:left w:val="nil"/>
              <w:bottom w:val="single" w:sz="8" w:space="0" w:color="auto"/>
              <w:right w:val="nil"/>
            </w:tcBorders>
            <w:shd w:val="clear" w:color="auto" w:fill="auto"/>
            <w:tcMar>
              <w:top w:w="15" w:type="dxa"/>
              <w:left w:w="108" w:type="dxa"/>
              <w:bottom w:w="0" w:type="dxa"/>
              <w:right w:w="108" w:type="dxa"/>
            </w:tcMar>
            <w:vAlign w:val="center"/>
            <w:hideMark/>
          </w:tcPr>
          <w:p w14:paraId="506BF582"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Métodos</w:t>
            </w:r>
          </w:p>
        </w:tc>
        <w:tc>
          <w:tcPr>
            <w:tcW w:w="4209" w:type="dxa"/>
            <w:tcBorders>
              <w:top w:val="single" w:sz="12" w:space="0" w:color="auto"/>
              <w:left w:val="nil"/>
              <w:bottom w:val="single" w:sz="8" w:space="0" w:color="auto"/>
              <w:right w:val="nil"/>
            </w:tcBorders>
            <w:shd w:val="clear" w:color="auto" w:fill="auto"/>
            <w:tcMar>
              <w:top w:w="15" w:type="dxa"/>
              <w:left w:w="108" w:type="dxa"/>
              <w:bottom w:w="0" w:type="dxa"/>
              <w:right w:w="108" w:type="dxa"/>
            </w:tcMar>
            <w:vAlign w:val="center"/>
            <w:hideMark/>
          </w:tcPr>
          <w:p w14:paraId="58B65C49"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Objetivo</w:t>
            </w:r>
          </w:p>
        </w:tc>
      </w:tr>
      <w:tr w:rsidR="006C4DEB" w:rsidRPr="00656412" w14:paraId="620414B4" w14:textId="77777777" w:rsidTr="00687A70">
        <w:trPr>
          <w:trHeight w:val="397"/>
          <w:jc w:val="center"/>
        </w:trPr>
        <w:tc>
          <w:tcPr>
            <w:tcW w:w="12333" w:type="dxa"/>
            <w:gridSpan w:val="5"/>
            <w:tcBorders>
              <w:top w:val="single" w:sz="8" w:space="0" w:color="auto"/>
              <w:left w:val="nil"/>
              <w:right w:val="nil"/>
            </w:tcBorders>
            <w:shd w:val="clear" w:color="auto" w:fill="auto"/>
            <w:tcMar>
              <w:top w:w="15" w:type="dxa"/>
              <w:left w:w="108" w:type="dxa"/>
              <w:bottom w:w="0" w:type="dxa"/>
              <w:right w:w="108" w:type="dxa"/>
            </w:tcMar>
            <w:vAlign w:val="center"/>
          </w:tcPr>
          <w:p w14:paraId="43850B02" w14:textId="0696761D" w:rsidR="006C4DEB" w:rsidRPr="005D1BCB" w:rsidRDefault="005D1BCB" w:rsidP="008E5C4E">
            <w:pPr>
              <w:spacing w:after="0" w:line="276" w:lineRule="auto"/>
              <w:jc w:val="center"/>
              <w:rPr>
                <w:rFonts w:ascii="Arial" w:eastAsia="Arial" w:hAnsi="Arial" w:cs="Arial"/>
                <w:b/>
                <w:color w:val="000000"/>
                <w:kern w:val="24"/>
                <w:sz w:val="20"/>
                <w:szCs w:val="20"/>
                <w:lang w:eastAsia="pt-BR"/>
              </w:rPr>
            </w:pPr>
            <w:r w:rsidRPr="005D1BCB">
              <w:rPr>
                <w:rFonts w:ascii="Arial" w:eastAsia="Arial" w:hAnsi="Arial" w:cs="Arial"/>
                <w:b/>
                <w:color w:val="000000"/>
                <w:kern w:val="24"/>
                <w:sz w:val="20"/>
                <w:szCs w:val="20"/>
                <w:lang w:eastAsia="pt-BR"/>
              </w:rPr>
              <w:t>Estudos de Correlação</w:t>
            </w:r>
          </w:p>
        </w:tc>
      </w:tr>
      <w:tr w:rsidR="009F40AD" w:rsidRPr="00656412" w14:paraId="60A32839" w14:textId="77777777" w:rsidTr="006C4DEB">
        <w:trPr>
          <w:trHeight w:val="340"/>
          <w:jc w:val="center"/>
        </w:trPr>
        <w:tc>
          <w:tcPr>
            <w:tcW w:w="2268" w:type="dxa"/>
            <w:tcBorders>
              <w:left w:val="nil"/>
              <w:bottom w:val="nil"/>
              <w:right w:val="nil"/>
            </w:tcBorders>
            <w:shd w:val="clear" w:color="auto" w:fill="auto"/>
            <w:tcMar>
              <w:top w:w="15" w:type="dxa"/>
              <w:left w:w="108" w:type="dxa"/>
              <w:bottom w:w="0" w:type="dxa"/>
              <w:right w:w="108" w:type="dxa"/>
            </w:tcMar>
            <w:vAlign w:val="center"/>
            <w:hideMark/>
          </w:tcPr>
          <w:p w14:paraId="670C0225" w14:textId="77777777" w:rsidR="009F40AD" w:rsidRPr="00656412" w:rsidRDefault="009F40AD" w:rsidP="004B45EF">
            <w:pPr>
              <w:spacing w:after="0" w:line="276" w:lineRule="auto"/>
              <w:jc w:val="center"/>
              <w:rPr>
                <w:rFonts w:ascii="Arial" w:eastAsia="Arial" w:hAnsi="Arial" w:cs="Arial"/>
                <w:b/>
                <w:bCs/>
                <w:color w:val="000000"/>
                <w:kern w:val="24"/>
                <w:sz w:val="20"/>
                <w:szCs w:val="20"/>
                <w:lang w:eastAsia="pt-BR"/>
              </w:rPr>
            </w:pPr>
            <w:proofErr w:type="spellStart"/>
            <w:r w:rsidRPr="00656412">
              <w:rPr>
                <w:rFonts w:ascii="Arial" w:eastAsia="Arial" w:hAnsi="Arial" w:cs="Arial"/>
                <w:b/>
                <w:bCs/>
                <w:color w:val="000000"/>
                <w:kern w:val="24"/>
                <w:sz w:val="20"/>
                <w:szCs w:val="20"/>
                <w:lang w:eastAsia="pt-BR"/>
              </w:rPr>
              <w:t>Attewel</w:t>
            </w:r>
            <w:proofErr w:type="spellEnd"/>
            <w:r w:rsidRPr="00656412">
              <w:rPr>
                <w:rFonts w:ascii="Arial" w:eastAsia="Arial" w:hAnsi="Arial" w:cs="Arial"/>
                <w:b/>
                <w:bCs/>
                <w:color w:val="000000"/>
                <w:kern w:val="24"/>
                <w:sz w:val="20"/>
                <w:szCs w:val="20"/>
                <w:lang w:eastAsia="pt-BR"/>
              </w:rPr>
              <w:t xml:space="preserve"> e </w:t>
            </w:r>
            <w:proofErr w:type="spellStart"/>
            <w:r w:rsidRPr="00656412">
              <w:rPr>
                <w:rFonts w:ascii="Arial" w:eastAsia="Arial" w:hAnsi="Arial" w:cs="Arial"/>
                <w:b/>
                <w:bCs/>
                <w:color w:val="000000"/>
                <w:kern w:val="24"/>
                <w:sz w:val="20"/>
                <w:szCs w:val="20"/>
                <w:lang w:eastAsia="pt-BR"/>
              </w:rPr>
              <w:t>Battle</w:t>
            </w:r>
            <w:proofErr w:type="spellEnd"/>
          </w:p>
          <w:p w14:paraId="52BB32C3"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(1999)</w:t>
            </w:r>
          </w:p>
        </w:tc>
        <w:tc>
          <w:tcPr>
            <w:tcW w:w="3132" w:type="dxa"/>
            <w:tcBorders>
              <w:left w:val="nil"/>
              <w:bottom w:val="nil"/>
              <w:right w:val="nil"/>
            </w:tcBorders>
            <w:shd w:val="clear" w:color="auto" w:fill="auto"/>
            <w:tcMar>
              <w:top w:w="15" w:type="dxa"/>
              <w:left w:w="108" w:type="dxa"/>
              <w:bottom w:w="0" w:type="dxa"/>
              <w:right w:w="108" w:type="dxa"/>
            </w:tcMar>
            <w:vAlign w:val="center"/>
            <w:hideMark/>
          </w:tcPr>
          <w:p w14:paraId="72973D33" w14:textId="77777777" w:rsidR="009F40AD" w:rsidRPr="00656412" w:rsidRDefault="009F40AD" w:rsidP="004B45EF">
            <w:pPr>
              <w:spacing w:after="0" w:line="276" w:lineRule="auto"/>
              <w:jc w:val="center"/>
              <w:rPr>
                <w:rFonts w:ascii="Arial" w:eastAsia="Times New Roman" w:hAnsi="Arial" w:cs="Arial"/>
                <w:sz w:val="20"/>
                <w:szCs w:val="20"/>
                <w:lang w:val="en-US" w:eastAsia="pt-BR"/>
              </w:rPr>
            </w:pPr>
            <w:r w:rsidRPr="00656412">
              <w:rPr>
                <w:rFonts w:ascii="Arial" w:eastAsia="Arial" w:hAnsi="Arial" w:cs="Arial"/>
                <w:color w:val="000000"/>
                <w:kern w:val="24"/>
                <w:sz w:val="20"/>
                <w:szCs w:val="20"/>
                <w:lang w:val="en-US" w:eastAsia="pt-BR"/>
              </w:rPr>
              <w:t>National Education Longitudinal Study of 1988 (NELS 88)</w:t>
            </w:r>
          </w:p>
        </w:tc>
        <w:tc>
          <w:tcPr>
            <w:tcW w:w="0" w:type="auto"/>
            <w:tcBorders>
              <w:left w:val="nil"/>
              <w:bottom w:val="nil"/>
              <w:right w:val="nil"/>
            </w:tcBorders>
            <w:shd w:val="clear" w:color="auto" w:fill="auto"/>
            <w:tcMar>
              <w:top w:w="15" w:type="dxa"/>
              <w:left w:w="108" w:type="dxa"/>
              <w:bottom w:w="0" w:type="dxa"/>
              <w:right w:w="108" w:type="dxa"/>
            </w:tcMar>
            <w:vAlign w:val="center"/>
            <w:hideMark/>
          </w:tcPr>
          <w:p w14:paraId="2F13CFFB"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EUA</w:t>
            </w:r>
          </w:p>
        </w:tc>
        <w:tc>
          <w:tcPr>
            <w:tcW w:w="0" w:type="auto"/>
            <w:tcBorders>
              <w:left w:val="nil"/>
              <w:bottom w:val="nil"/>
              <w:right w:val="nil"/>
            </w:tcBorders>
            <w:shd w:val="clear" w:color="auto" w:fill="auto"/>
            <w:tcMar>
              <w:top w:w="15" w:type="dxa"/>
              <w:left w:w="108" w:type="dxa"/>
              <w:bottom w:w="0" w:type="dxa"/>
              <w:right w:w="108" w:type="dxa"/>
            </w:tcMar>
            <w:vAlign w:val="center"/>
            <w:hideMark/>
          </w:tcPr>
          <w:p w14:paraId="261E8CCD"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OLS</w:t>
            </w:r>
          </w:p>
        </w:tc>
        <w:tc>
          <w:tcPr>
            <w:tcW w:w="4209" w:type="dxa"/>
            <w:tcBorders>
              <w:left w:val="nil"/>
              <w:bottom w:val="nil"/>
              <w:right w:val="nil"/>
            </w:tcBorders>
            <w:shd w:val="clear" w:color="auto" w:fill="auto"/>
            <w:tcMar>
              <w:top w:w="15" w:type="dxa"/>
              <w:left w:w="108" w:type="dxa"/>
              <w:bottom w:w="0" w:type="dxa"/>
              <w:right w:w="108" w:type="dxa"/>
            </w:tcMar>
            <w:vAlign w:val="center"/>
            <w:hideMark/>
          </w:tcPr>
          <w:p w14:paraId="7D0C6C49" w14:textId="1FD38932" w:rsidR="009F40AD" w:rsidRPr="00656412" w:rsidRDefault="00B03F38" w:rsidP="00B03F38">
            <w:pPr>
              <w:spacing w:after="0" w:line="276" w:lineRule="auto"/>
              <w:jc w:val="center"/>
              <w:rPr>
                <w:rFonts w:ascii="Arial" w:eastAsia="Times New Roman" w:hAnsi="Arial" w:cs="Arial"/>
                <w:sz w:val="20"/>
                <w:szCs w:val="20"/>
                <w:lang w:eastAsia="pt-BR"/>
              </w:rPr>
            </w:pPr>
            <w:r>
              <w:rPr>
                <w:rFonts w:ascii="Arial" w:eastAsia="Arial" w:hAnsi="Arial" w:cs="Arial"/>
                <w:color w:val="000000"/>
                <w:kern w:val="24"/>
                <w:sz w:val="20"/>
                <w:szCs w:val="20"/>
                <w:lang w:eastAsia="pt-BR"/>
              </w:rPr>
              <w:t>Avaliar o tamanho da relação entre a</w:t>
            </w:r>
            <w:r w:rsidR="009F40AD" w:rsidRPr="00656412">
              <w:rPr>
                <w:rFonts w:ascii="Arial" w:eastAsia="Arial" w:hAnsi="Arial" w:cs="Arial"/>
                <w:color w:val="000000"/>
                <w:kern w:val="24"/>
                <w:sz w:val="20"/>
                <w:szCs w:val="20"/>
                <w:lang w:eastAsia="pt-BR"/>
              </w:rPr>
              <w:t xml:space="preserve"> pre</w:t>
            </w:r>
            <w:r>
              <w:rPr>
                <w:rFonts w:ascii="Arial" w:eastAsia="Arial" w:hAnsi="Arial" w:cs="Arial"/>
                <w:color w:val="000000"/>
                <w:kern w:val="24"/>
                <w:sz w:val="20"/>
                <w:szCs w:val="20"/>
                <w:lang w:eastAsia="pt-BR"/>
              </w:rPr>
              <w:t>sença do computador doméstico e</w:t>
            </w:r>
            <w:r w:rsidR="009F40AD" w:rsidRPr="00656412">
              <w:rPr>
                <w:rFonts w:ascii="Arial" w:eastAsia="Arial" w:hAnsi="Arial" w:cs="Arial"/>
                <w:color w:val="000000"/>
                <w:kern w:val="24"/>
                <w:sz w:val="20"/>
                <w:szCs w:val="20"/>
                <w:lang w:eastAsia="pt-BR"/>
              </w:rPr>
              <w:t xml:space="preserve"> resultados educacionais</w:t>
            </w:r>
          </w:p>
        </w:tc>
      </w:tr>
      <w:tr w:rsidR="006C4DEB" w:rsidRPr="00656412" w14:paraId="76DBBDB4" w14:textId="77777777" w:rsidTr="00BE362C">
        <w:trPr>
          <w:trHeight w:val="340"/>
          <w:jc w:val="center"/>
        </w:trPr>
        <w:tc>
          <w:tcPr>
            <w:tcW w:w="2268" w:type="dxa"/>
            <w:tcBorders>
              <w:top w:val="nil"/>
              <w:left w:val="nil"/>
              <w:bottom w:val="nil"/>
              <w:right w:val="nil"/>
            </w:tcBorders>
            <w:shd w:val="clear" w:color="auto" w:fill="auto"/>
            <w:tcMar>
              <w:top w:w="15" w:type="dxa"/>
              <w:left w:w="108" w:type="dxa"/>
              <w:bottom w:w="0" w:type="dxa"/>
              <w:right w:w="108" w:type="dxa"/>
            </w:tcMar>
            <w:vAlign w:val="center"/>
            <w:hideMark/>
          </w:tcPr>
          <w:p w14:paraId="1FFBE7F7" w14:textId="77777777" w:rsidR="006C4DEB" w:rsidRPr="00656412" w:rsidRDefault="006C4DEB" w:rsidP="00BE362C">
            <w:pPr>
              <w:spacing w:after="0" w:line="276" w:lineRule="auto"/>
              <w:jc w:val="center"/>
              <w:rPr>
                <w:rFonts w:ascii="Arial" w:eastAsia="Times New Roman" w:hAnsi="Arial" w:cs="Arial"/>
                <w:sz w:val="20"/>
                <w:szCs w:val="20"/>
                <w:lang w:eastAsia="pt-BR"/>
              </w:rPr>
            </w:pPr>
            <w:proofErr w:type="spellStart"/>
            <w:r w:rsidRPr="00656412">
              <w:rPr>
                <w:rFonts w:ascii="Arial" w:eastAsia="Arial" w:hAnsi="Arial" w:cs="Arial"/>
                <w:b/>
                <w:bCs/>
                <w:color w:val="000000"/>
                <w:kern w:val="24"/>
                <w:sz w:val="20"/>
                <w:szCs w:val="20"/>
                <w:lang w:eastAsia="pt-BR"/>
              </w:rPr>
              <w:t>Fuchs</w:t>
            </w:r>
            <w:proofErr w:type="spellEnd"/>
            <w:r w:rsidRPr="00656412">
              <w:rPr>
                <w:rFonts w:ascii="Arial" w:eastAsia="Arial" w:hAnsi="Arial" w:cs="Arial"/>
                <w:b/>
                <w:bCs/>
                <w:color w:val="000000"/>
                <w:kern w:val="24"/>
                <w:sz w:val="20"/>
                <w:szCs w:val="20"/>
                <w:lang w:eastAsia="pt-BR"/>
              </w:rPr>
              <w:t xml:space="preserve"> e </w:t>
            </w:r>
            <w:proofErr w:type="spellStart"/>
            <w:r w:rsidRPr="00656412">
              <w:rPr>
                <w:rFonts w:ascii="Arial" w:eastAsia="Arial" w:hAnsi="Arial" w:cs="Arial"/>
                <w:b/>
                <w:bCs/>
                <w:color w:val="000000"/>
                <w:kern w:val="24"/>
                <w:sz w:val="20"/>
                <w:szCs w:val="20"/>
                <w:lang w:eastAsia="pt-BR"/>
              </w:rPr>
              <w:t>Woessmann</w:t>
            </w:r>
            <w:proofErr w:type="spellEnd"/>
            <w:r w:rsidRPr="00656412">
              <w:rPr>
                <w:rFonts w:ascii="Arial" w:eastAsia="Arial" w:hAnsi="Arial" w:cs="Arial"/>
                <w:b/>
                <w:bCs/>
                <w:color w:val="000000"/>
                <w:kern w:val="24"/>
                <w:sz w:val="20"/>
                <w:szCs w:val="20"/>
                <w:lang w:eastAsia="pt-BR"/>
              </w:rPr>
              <w:t xml:space="preserve"> (2004)</w:t>
            </w:r>
          </w:p>
        </w:tc>
        <w:tc>
          <w:tcPr>
            <w:tcW w:w="3132" w:type="dxa"/>
            <w:tcBorders>
              <w:top w:val="nil"/>
              <w:left w:val="nil"/>
              <w:bottom w:val="nil"/>
              <w:right w:val="nil"/>
            </w:tcBorders>
            <w:shd w:val="clear" w:color="auto" w:fill="auto"/>
            <w:tcMar>
              <w:top w:w="15" w:type="dxa"/>
              <w:left w:w="108" w:type="dxa"/>
              <w:bottom w:w="0" w:type="dxa"/>
              <w:right w:w="108" w:type="dxa"/>
            </w:tcMar>
            <w:vAlign w:val="center"/>
            <w:hideMark/>
          </w:tcPr>
          <w:p w14:paraId="1DFEA25C" w14:textId="065E38F8" w:rsidR="006C4DEB" w:rsidRPr="007E4F6F" w:rsidRDefault="005D1BCB" w:rsidP="00BE362C">
            <w:pPr>
              <w:spacing w:after="0" w:line="276" w:lineRule="auto"/>
              <w:jc w:val="center"/>
              <w:rPr>
                <w:rFonts w:ascii="Arial" w:eastAsia="Times New Roman" w:hAnsi="Arial" w:cs="Arial"/>
                <w:sz w:val="20"/>
                <w:szCs w:val="20"/>
                <w:lang w:val="en-US" w:eastAsia="pt-BR"/>
              </w:rPr>
            </w:pPr>
            <w:proofErr w:type="spellStart"/>
            <w:r w:rsidRPr="007E4F6F">
              <w:rPr>
                <w:rFonts w:ascii="Arial" w:eastAsia="Arial" w:hAnsi="Arial" w:cs="Arial"/>
                <w:color w:val="000000"/>
                <w:kern w:val="24"/>
                <w:sz w:val="20"/>
                <w:szCs w:val="20"/>
                <w:lang w:val="en-US" w:eastAsia="pt-BR"/>
              </w:rPr>
              <w:t>Programme</w:t>
            </w:r>
            <w:proofErr w:type="spellEnd"/>
            <w:r w:rsidRPr="007E4F6F">
              <w:rPr>
                <w:rFonts w:ascii="Arial" w:eastAsia="Arial" w:hAnsi="Arial" w:cs="Arial"/>
                <w:color w:val="000000"/>
                <w:kern w:val="24"/>
                <w:sz w:val="20"/>
                <w:szCs w:val="20"/>
                <w:lang w:val="en-US" w:eastAsia="pt-BR"/>
              </w:rPr>
              <w:t xml:space="preserve"> for International Student Assessment (</w:t>
            </w:r>
            <w:r w:rsidR="006C4DEB" w:rsidRPr="007E4F6F">
              <w:rPr>
                <w:rFonts w:ascii="Arial" w:eastAsia="Arial" w:hAnsi="Arial" w:cs="Arial"/>
                <w:color w:val="000000"/>
                <w:kern w:val="24"/>
                <w:sz w:val="20"/>
                <w:szCs w:val="20"/>
                <w:lang w:val="en-US" w:eastAsia="pt-BR"/>
              </w:rPr>
              <w:t>PISA</w:t>
            </w:r>
            <w:r w:rsidRPr="007E4F6F">
              <w:rPr>
                <w:rFonts w:ascii="Arial" w:eastAsia="Arial" w:hAnsi="Arial" w:cs="Arial"/>
                <w:color w:val="000000"/>
                <w:kern w:val="24"/>
                <w:sz w:val="20"/>
                <w:szCs w:val="20"/>
                <w:lang w:val="en-US" w:eastAsia="pt-BR"/>
              </w:rPr>
              <w:t>)</w:t>
            </w: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4CA75CAB"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Vários</w:t>
            </w: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4B9ADD45"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WLS e 2SLS</w:t>
            </w:r>
          </w:p>
        </w:tc>
        <w:tc>
          <w:tcPr>
            <w:tcW w:w="4209" w:type="dxa"/>
            <w:tcBorders>
              <w:top w:val="nil"/>
              <w:left w:val="nil"/>
              <w:bottom w:val="nil"/>
              <w:right w:val="nil"/>
            </w:tcBorders>
            <w:shd w:val="clear" w:color="auto" w:fill="auto"/>
            <w:tcMar>
              <w:top w:w="15" w:type="dxa"/>
              <w:left w:w="108" w:type="dxa"/>
              <w:bottom w:w="0" w:type="dxa"/>
              <w:right w:w="108" w:type="dxa"/>
            </w:tcMar>
            <w:vAlign w:val="center"/>
            <w:hideMark/>
          </w:tcPr>
          <w:p w14:paraId="0F276F0B"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Analisar se a disponibilidade e o uso de computadores estão relacionados ao desempenho educacional dos alunos</w:t>
            </w:r>
          </w:p>
        </w:tc>
      </w:tr>
      <w:tr w:rsidR="006C4DEB" w:rsidRPr="00656412" w14:paraId="0343C1FC" w14:textId="77777777" w:rsidTr="00BE362C">
        <w:trPr>
          <w:trHeight w:val="340"/>
          <w:jc w:val="center"/>
        </w:trPr>
        <w:tc>
          <w:tcPr>
            <w:tcW w:w="2268" w:type="dxa"/>
            <w:tcBorders>
              <w:top w:val="nil"/>
              <w:left w:val="nil"/>
              <w:bottom w:val="nil"/>
              <w:right w:val="nil"/>
            </w:tcBorders>
            <w:shd w:val="clear" w:color="auto" w:fill="auto"/>
            <w:tcMar>
              <w:top w:w="15" w:type="dxa"/>
              <w:left w:w="108" w:type="dxa"/>
              <w:bottom w:w="0" w:type="dxa"/>
              <w:right w:w="108" w:type="dxa"/>
            </w:tcMar>
            <w:vAlign w:val="center"/>
          </w:tcPr>
          <w:p w14:paraId="6EF9B5EE" w14:textId="77777777" w:rsidR="006C4DEB" w:rsidRPr="00656412" w:rsidRDefault="006C4DEB" w:rsidP="00BE362C">
            <w:pPr>
              <w:spacing w:after="0" w:line="276" w:lineRule="auto"/>
              <w:jc w:val="center"/>
              <w:rPr>
                <w:rFonts w:ascii="Arial" w:eastAsia="Arial" w:hAnsi="Arial" w:cs="Arial"/>
                <w:b/>
                <w:bCs/>
                <w:color w:val="000000"/>
                <w:kern w:val="24"/>
                <w:sz w:val="20"/>
                <w:szCs w:val="20"/>
                <w:lang w:eastAsia="pt-BR"/>
              </w:rPr>
            </w:pPr>
            <w:proofErr w:type="spellStart"/>
            <w:r w:rsidRPr="00656412">
              <w:rPr>
                <w:rFonts w:ascii="Arial" w:eastAsia="Arial" w:hAnsi="Arial" w:cs="Arial"/>
                <w:b/>
                <w:bCs/>
                <w:color w:val="000000"/>
                <w:kern w:val="24"/>
                <w:sz w:val="20"/>
                <w:szCs w:val="20"/>
                <w:lang w:eastAsia="pt-BR"/>
              </w:rPr>
              <w:t>Zhao</w:t>
            </w:r>
            <w:proofErr w:type="spellEnd"/>
            <w:r w:rsidRPr="00656412">
              <w:rPr>
                <w:rFonts w:ascii="Arial" w:eastAsia="Arial" w:hAnsi="Arial" w:cs="Arial"/>
                <w:b/>
                <w:bCs/>
                <w:color w:val="000000"/>
                <w:kern w:val="24"/>
                <w:sz w:val="20"/>
                <w:szCs w:val="20"/>
                <w:lang w:eastAsia="pt-BR"/>
              </w:rPr>
              <w:t xml:space="preserve"> </w:t>
            </w:r>
            <w:proofErr w:type="gramStart"/>
            <w:r w:rsidRPr="00656412">
              <w:rPr>
                <w:rFonts w:ascii="Arial" w:eastAsia="Arial" w:hAnsi="Arial" w:cs="Arial"/>
                <w:b/>
                <w:bCs/>
                <w:i/>
                <w:iCs/>
                <w:color w:val="000000"/>
                <w:kern w:val="24"/>
                <w:sz w:val="20"/>
                <w:szCs w:val="20"/>
                <w:lang w:eastAsia="pt-BR"/>
              </w:rPr>
              <w:t>et</w:t>
            </w:r>
            <w:proofErr w:type="gramEnd"/>
            <w:r w:rsidRPr="00656412">
              <w:rPr>
                <w:rFonts w:ascii="Arial" w:eastAsia="Arial" w:hAnsi="Arial" w:cs="Arial"/>
                <w:b/>
                <w:bCs/>
                <w:i/>
                <w:iCs/>
                <w:color w:val="000000"/>
                <w:kern w:val="24"/>
                <w:sz w:val="20"/>
                <w:szCs w:val="20"/>
                <w:lang w:eastAsia="pt-BR"/>
              </w:rPr>
              <w:t xml:space="preserve"> al</w:t>
            </w:r>
            <w:r w:rsidRPr="00656412">
              <w:rPr>
                <w:rFonts w:ascii="Arial" w:eastAsia="Arial" w:hAnsi="Arial" w:cs="Arial"/>
                <w:b/>
                <w:bCs/>
                <w:color w:val="000000"/>
                <w:kern w:val="24"/>
                <w:sz w:val="20"/>
                <w:szCs w:val="20"/>
                <w:lang w:eastAsia="pt-BR"/>
              </w:rPr>
              <w:t>.</w:t>
            </w:r>
          </w:p>
          <w:p w14:paraId="7CC55BDA" w14:textId="77777777" w:rsidR="006C4DEB" w:rsidRPr="00656412" w:rsidRDefault="006C4DEB" w:rsidP="00BE362C">
            <w:pPr>
              <w:spacing w:after="0" w:line="27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(2010)</w:t>
            </w:r>
          </w:p>
        </w:tc>
        <w:tc>
          <w:tcPr>
            <w:tcW w:w="3132" w:type="dxa"/>
            <w:tcBorders>
              <w:top w:val="nil"/>
              <w:left w:val="nil"/>
              <w:bottom w:val="nil"/>
              <w:right w:val="nil"/>
            </w:tcBorders>
            <w:shd w:val="clear" w:color="auto" w:fill="auto"/>
            <w:tcMar>
              <w:top w:w="15" w:type="dxa"/>
              <w:left w:w="108" w:type="dxa"/>
              <w:bottom w:w="0" w:type="dxa"/>
              <w:right w:w="108" w:type="dxa"/>
            </w:tcMar>
            <w:vAlign w:val="center"/>
          </w:tcPr>
          <w:p w14:paraId="3A61BCCC" w14:textId="77777777" w:rsidR="006C4DEB" w:rsidRPr="00656412" w:rsidRDefault="006C4DEB" w:rsidP="00BE362C">
            <w:pPr>
              <w:spacing w:after="0" w:line="276" w:lineRule="auto"/>
              <w:jc w:val="center"/>
              <w:rPr>
                <w:rFonts w:ascii="Arial" w:eastAsia="Arial" w:hAnsi="Arial" w:cs="Arial"/>
                <w:color w:val="000000"/>
                <w:kern w:val="24"/>
                <w:sz w:val="20"/>
                <w:szCs w:val="20"/>
                <w:lang w:val="en-US" w:eastAsia="pt-BR"/>
              </w:rPr>
            </w:pPr>
            <w:r w:rsidRPr="00656412">
              <w:rPr>
                <w:rFonts w:ascii="Arial" w:eastAsia="Arial" w:hAnsi="Arial" w:cs="Arial"/>
                <w:color w:val="000000"/>
                <w:kern w:val="24"/>
                <w:sz w:val="20"/>
                <w:szCs w:val="20"/>
                <w:lang w:val="en-US" w:eastAsia="pt-BR"/>
              </w:rPr>
              <w:t xml:space="preserve">CNNIC e Bureau of Education of </w:t>
            </w:r>
            <w:proofErr w:type="spellStart"/>
            <w:r w:rsidRPr="00656412">
              <w:rPr>
                <w:rFonts w:ascii="Arial" w:eastAsia="Arial" w:hAnsi="Arial" w:cs="Arial"/>
                <w:color w:val="000000"/>
                <w:kern w:val="24"/>
                <w:sz w:val="20"/>
                <w:szCs w:val="20"/>
                <w:lang w:val="en-US" w:eastAsia="pt-BR"/>
              </w:rPr>
              <w:t>Xiangfan</w:t>
            </w:r>
            <w:proofErr w:type="spellEnd"/>
          </w:p>
        </w:tc>
        <w:tc>
          <w:tcPr>
            <w:tcW w:w="0" w:type="auto"/>
            <w:tcBorders>
              <w:top w:val="nil"/>
              <w:left w:val="nil"/>
              <w:bottom w:val="nil"/>
              <w:right w:val="nil"/>
            </w:tcBorders>
            <w:shd w:val="clear" w:color="auto" w:fill="auto"/>
            <w:tcMar>
              <w:top w:w="15" w:type="dxa"/>
              <w:left w:w="108" w:type="dxa"/>
              <w:bottom w:w="0" w:type="dxa"/>
              <w:right w:w="108" w:type="dxa"/>
            </w:tcMar>
            <w:vAlign w:val="center"/>
          </w:tcPr>
          <w:p w14:paraId="5294A8AA" w14:textId="77777777" w:rsidR="006C4DEB" w:rsidRPr="00656412" w:rsidRDefault="006C4DEB" w:rsidP="00BE362C">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China</w:t>
            </w:r>
          </w:p>
        </w:tc>
        <w:tc>
          <w:tcPr>
            <w:tcW w:w="0" w:type="auto"/>
            <w:tcBorders>
              <w:top w:val="nil"/>
              <w:left w:val="nil"/>
              <w:bottom w:val="nil"/>
              <w:right w:val="nil"/>
            </w:tcBorders>
            <w:shd w:val="clear" w:color="auto" w:fill="auto"/>
            <w:tcMar>
              <w:top w:w="15" w:type="dxa"/>
              <w:left w:w="108" w:type="dxa"/>
              <w:bottom w:w="0" w:type="dxa"/>
              <w:right w:w="108" w:type="dxa"/>
            </w:tcMar>
            <w:vAlign w:val="center"/>
          </w:tcPr>
          <w:p w14:paraId="2C175155" w14:textId="77777777" w:rsidR="006C4DEB" w:rsidRPr="00656412" w:rsidRDefault="006C4DEB" w:rsidP="00BE362C">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OLS</w:t>
            </w:r>
          </w:p>
        </w:tc>
        <w:tc>
          <w:tcPr>
            <w:tcW w:w="4209" w:type="dxa"/>
            <w:tcBorders>
              <w:top w:val="nil"/>
              <w:left w:val="nil"/>
              <w:bottom w:val="nil"/>
              <w:right w:val="nil"/>
            </w:tcBorders>
            <w:shd w:val="clear" w:color="auto" w:fill="auto"/>
            <w:tcMar>
              <w:top w:w="15" w:type="dxa"/>
              <w:left w:w="108" w:type="dxa"/>
              <w:bottom w:w="0" w:type="dxa"/>
              <w:right w:w="108" w:type="dxa"/>
            </w:tcMar>
            <w:vAlign w:val="center"/>
          </w:tcPr>
          <w:p w14:paraId="1597FFF9" w14:textId="2A4F91B7" w:rsidR="006C4DEB" w:rsidRPr="00656412" w:rsidRDefault="00B03F38" w:rsidP="00BE362C">
            <w:pPr>
              <w:spacing w:after="0" w:line="276" w:lineRule="auto"/>
              <w:jc w:val="center"/>
              <w:rPr>
                <w:rFonts w:ascii="Arial" w:eastAsia="Arial" w:hAnsi="Arial" w:cs="Arial"/>
                <w:color w:val="000000"/>
                <w:kern w:val="24"/>
                <w:sz w:val="20"/>
                <w:szCs w:val="20"/>
                <w:lang w:eastAsia="pt-BR"/>
              </w:rPr>
            </w:pPr>
            <w:r>
              <w:rPr>
                <w:rFonts w:ascii="Arial" w:eastAsia="Arial" w:hAnsi="Arial" w:cs="Arial"/>
                <w:color w:val="000000"/>
                <w:kern w:val="24"/>
                <w:sz w:val="20"/>
                <w:szCs w:val="20"/>
                <w:lang w:eastAsia="pt-BR"/>
              </w:rPr>
              <w:t xml:space="preserve">Investigar a ligação entre o acesso à internet </w:t>
            </w:r>
            <w:r w:rsidR="006C4DEB" w:rsidRPr="00656412">
              <w:rPr>
                <w:rFonts w:ascii="Arial" w:eastAsia="Arial" w:hAnsi="Arial" w:cs="Arial"/>
                <w:color w:val="000000"/>
                <w:kern w:val="24"/>
                <w:sz w:val="20"/>
                <w:szCs w:val="20"/>
                <w:lang w:eastAsia="pt-BR"/>
              </w:rPr>
              <w:t>e a habilidade cognitiva tecnológica de crianças e adolescentes</w:t>
            </w:r>
          </w:p>
        </w:tc>
      </w:tr>
      <w:tr w:rsidR="006C4DEB" w:rsidRPr="00656412" w14:paraId="36A63048" w14:textId="77777777" w:rsidTr="00BE362C">
        <w:trPr>
          <w:trHeight w:val="340"/>
          <w:jc w:val="center"/>
        </w:trPr>
        <w:tc>
          <w:tcPr>
            <w:tcW w:w="2268" w:type="dxa"/>
            <w:tcBorders>
              <w:top w:val="nil"/>
              <w:left w:val="nil"/>
              <w:bottom w:val="nil"/>
              <w:right w:val="nil"/>
            </w:tcBorders>
            <w:shd w:val="clear" w:color="auto" w:fill="auto"/>
            <w:tcMar>
              <w:top w:w="15" w:type="dxa"/>
              <w:left w:w="108" w:type="dxa"/>
              <w:bottom w:w="0" w:type="dxa"/>
              <w:right w:w="108" w:type="dxa"/>
            </w:tcMar>
            <w:vAlign w:val="center"/>
          </w:tcPr>
          <w:p w14:paraId="1D824520" w14:textId="77777777" w:rsidR="006C4DEB" w:rsidRPr="00656412" w:rsidRDefault="006C4DEB" w:rsidP="00BE362C">
            <w:pPr>
              <w:spacing w:after="0" w:line="276" w:lineRule="auto"/>
              <w:jc w:val="center"/>
              <w:rPr>
                <w:rFonts w:ascii="Arial" w:eastAsia="Arial" w:hAnsi="Arial" w:cs="Arial"/>
                <w:b/>
                <w:bCs/>
                <w:color w:val="000000"/>
                <w:kern w:val="24"/>
                <w:sz w:val="20"/>
                <w:szCs w:val="20"/>
                <w:lang w:eastAsia="pt-BR"/>
              </w:rPr>
            </w:pPr>
            <w:proofErr w:type="spellStart"/>
            <w:r w:rsidRPr="00656412">
              <w:rPr>
                <w:rFonts w:ascii="Arial" w:eastAsia="Arial" w:hAnsi="Arial" w:cs="Arial"/>
                <w:b/>
                <w:bCs/>
                <w:color w:val="000000"/>
                <w:kern w:val="24"/>
                <w:sz w:val="20"/>
                <w:szCs w:val="20"/>
                <w:lang w:eastAsia="pt-BR"/>
              </w:rPr>
              <w:t>Fiorini</w:t>
            </w:r>
            <w:proofErr w:type="spellEnd"/>
          </w:p>
          <w:p w14:paraId="29A29A98" w14:textId="77777777" w:rsidR="006C4DEB" w:rsidRPr="00656412" w:rsidRDefault="006C4DEB" w:rsidP="00BE362C">
            <w:pPr>
              <w:spacing w:after="0" w:line="27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(2010)</w:t>
            </w:r>
          </w:p>
        </w:tc>
        <w:tc>
          <w:tcPr>
            <w:tcW w:w="3132" w:type="dxa"/>
            <w:tcBorders>
              <w:top w:val="nil"/>
              <w:left w:val="nil"/>
              <w:bottom w:val="nil"/>
              <w:right w:val="nil"/>
            </w:tcBorders>
            <w:shd w:val="clear" w:color="auto" w:fill="auto"/>
            <w:tcMar>
              <w:top w:w="15" w:type="dxa"/>
              <w:left w:w="108" w:type="dxa"/>
              <w:bottom w:w="0" w:type="dxa"/>
              <w:right w:w="108" w:type="dxa"/>
            </w:tcMar>
            <w:vAlign w:val="center"/>
          </w:tcPr>
          <w:p w14:paraId="5E117503" w14:textId="77777777" w:rsidR="006C4DEB" w:rsidRPr="00656412" w:rsidRDefault="006C4DEB" w:rsidP="00BE362C">
            <w:pPr>
              <w:spacing w:after="0" w:line="276" w:lineRule="auto"/>
              <w:jc w:val="center"/>
              <w:rPr>
                <w:rFonts w:ascii="Arial" w:eastAsia="Arial" w:hAnsi="Arial" w:cs="Arial"/>
                <w:color w:val="000000"/>
                <w:kern w:val="24"/>
                <w:sz w:val="20"/>
                <w:szCs w:val="20"/>
                <w:lang w:val="en-US" w:eastAsia="pt-BR"/>
              </w:rPr>
            </w:pPr>
            <w:r w:rsidRPr="00656412">
              <w:rPr>
                <w:rFonts w:ascii="Arial" w:eastAsia="Arial" w:hAnsi="Arial" w:cs="Arial"/>
                <w:color w:val="000000"/>
                <w:kern w:val="24"/>
                <w:sz w:val="20"/>
                <w:szCs w:val="20"/>
                <w:lang w:val="en-US" w:eastAsia="pt-BR"/>
              </w:rPr>
              <w:t>Longitudinal Study of Australian</w:t>
            </w:r>
          </w:p>
          <w:p w14:paraId="5EC2CBFB" w14:textId="77777777" w:rsidR="006C4DEB" w:rsidRPr="00656412" w:rsidRDefault="006C4DEB" w:rsidP="00BE362C">
            <w:pPr>
              <w:spacing w:after="0" w:line="276" w:lineRule="auto"/>
              <w:jc w:val="center"/>
              <w:rPr>
                <w:rFonts w:ascii="Arial" w:eastAsia="Arial" w:hAnsi="Arial" w:cs="Arial"/>
                <w:color w:val="000000"/>
                <w:kern w:val="24"/>
                <w:sz w:val="20"/>
                <w:szCs w:val="20"/>
                <w:lang w:val="en-US" w:eastAsia="pt-BR"/>
              </w:rPr>
            </w:pPr>
            <w:r w:rsidRPr="00656412">
              <w:rPr>
                <w:rFonts w:ascii="Arial" w:eastAsia="Arial" w:hAnsi="Arial" w:cs="Arial"/>
                <w:color w:val="000000"/>
                <w:kern w:val="24"/>
                <w:sz w:val="20"/>
                <w:szCs w:val="20"/>
                <w:lang w:val="en-US" w:eastAsia="pt-BR"/>
              </w:rPr>
              <w:t>Children (LSAC)</w:t>
            </w:r>
          </w:p>
        </w:tc>
        <w:tc>
          <w:tcPr>
            <w:tcW w:w="0" w:type="auto"/>
            <w:tcBorders>
              <w:top w:val="nil"/>
              <w:left w:val="nil"/>
              <w:bottom w:val="nil"/>
              <w:right w:val="nil"/>
            </w:tcBorders>
            <w:shd w:val="clear" w:color="auto" w:fill="auto"/>
            <w:tcMar>
              <w:top w:w="15" w:type="dxa"/>
              <w:left w:w="108" w:type="dxa"/>
              <w:bottom w:w="0" w:type="dxa"/>
              <w:right w:w="108" w:type="dxa"/>
            </w:tcMar>
            <w:vAlign w:val="center"/>
          </w:tcPr>
          <w:p w14:paraId="7218387E" w14:textId="77777777" w:rsidR="006C4DEB" w:rsidRPr="00656412" w:rsidRDefault="006C4DEB" w:rsidP="00BE362C">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Austrália</w:t>
            </w:r>
          </w:p>
        </w:tc>
        <w:tc>
          <w:tcPr>
            <w:tcW w:w="0" w:type="auto"/>
            <w:tcBorders>
              <w:top w:val="nil"/>
              <w:left w:val="nil"/>
              <w:bottom w:val="nil"/>
              <w:right w:val="nil"/>
            </w:tcBorders>
            <w:shd w:val="clear" w:color="auto" w:fill="auto"/>
            <w:tcMar>
              <w:top w:w="15" w:type="dxa"/>
              <w:left w:w="108" w:type="dxa"/>
              <w:bottom w:w="0" w:type="dxa"/>
              <w:right w:w="108" w:type="dxa"/>
            </w:tcMar>
            <w:vAlign w:val="center"/>
          </w:tcPr>
          <w:p w14:paraId="263C3196" w14:textId="77777777" w:rsidR="006C4DEB" w:rsidRPr="00656412" w:rsidRDefault="006C4DEB" w:rsidP="00BE362C">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 xml:space="preserve">OLS, IV e </w:t>
            </w:r>
            <w:proofErr w:type="gramStart"/>
            <w:r w:rsidRPr="00656412">
              <w:rPr>
                <w:rFonts w:ascii="Arial" w:eastAsia="Arial" w:hAnsi="Arial" w:cs="Arial"/>
                <w:color w:val="000000"/>
                <w:kern w:val="24"/>
                <w:sz w:val="20"/>
                <w:szCs w:val="20"/>
                <w:lang w:eastAsia="pt-BR"/>
              </w:rPr>
              <w:t>VA</w:t>
            </w:r>
            <w:proofErr w:type="gramEnd"/>
          </w:p>
        </w:tc>
        <w:tc>
          <w:tcPr>
            <w:tcW w:w="4209" w:type="dxa"/>
            <w:tcBorders>
              <w:top w:val="nil"/>
              <w:left w:val="nil"/>
              <w:bottom w:val="nil"/>
              <w:right w:val="nil"/>
            </w:tcBorders>
            <w:shd w:val="clear" w:color="auto" w:fill="auto"/>
            <w:tcMar>
              <w:top w:w="15" w:type="dxa"/>
              <w:left w:w="108" w:type="dxa"/>
              <w:bottom w:w="0" w:type="dxa"/>
              <w:right w:w="108" w:type="dxa"/>
            </w:tcMar>
            <w:vAlign w:val="center"/>
          </w:tcPr>
          <w:p w14:paraId="6E470C0D" w14:textId="2EF5FE5A" w:rsidR="006C4DEB" w:rsidRPr="00656412" w:rsidRDefault="006C4DEB" w:rsidP="00B03F38">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 xml:space="preserve">Investigar </w:t>
            </w:r>
            <w:r w:rsidR="00B03F38">
              <w:rPr>
                <w:rFonts w:ascii="Arial" w:eastAsia="Arial" w:hAnsi="Arial" w:cs="Arial"/>
                <w:color w:val="000000"/>
                <w:kern w:val="24"/>
                <w:sz w:val="20"/>
                <w:szCs w:val="20"/>
                <w:lang w:eastAsia="pt-BR"/>
              </w:rPr>
              <w:t>a correlação entre</w:t>
            </w:r>
            <w:r w:rsidRPr="00656412">
              <w:rPr>
                <w:rFonts w:ascii="Arial" w:eastAsia="Arial" w:hAnsi="Arial" w:cs="Arial"/>
                <w:color w:val="000000"/>
                <w:kern w:val="24"/>
                <w:sz w:val="20"/>
                <w:szCs w:val="20"/>
                <w:lang w:eastAsia="pt-BR"/>
              </w:rPr>
              <w:t xml:space="preserve"> uso de um computa</w:t>
            </w:r>
            <w:r w:rsidR="00B03F38">
              <w:rPr>
                <w:rFonts w:ascii="Arial" w:eastAsia="Arial" w:hAnsi="Arial" w:cs="Arial"/>
                <w:color w:val="000000"/>
                <w:kern w:val="24"/>
                <w:sz w:val="20"/>
                <w:szCs w:val="20"/>
                <w:lang w:eastAsia="pt-BR"/>
              </w:rPr>
              <w:t xml:space="preserve">dor doméstico e </w:t>
            </w:r>
            <w:r w:rsidRPr="00656412">
              <w:rPr>
                <w:rFonts w:ascii="Arial" w:eastAsia="Arial" w:hAnsi="Arial" w:cs="Arial"/>
                <w:color w:val="000000"/>
                <w:kern w:val="24"/>
                <w:sz w:val="20"/>
                <w:szCs w:val="20"/>
                <w:lang w:eastAsia="pt-BR"/>
              </w:rPr>
              <w:t xml:space="preserve">o desenvolvimento cognitivos e </w:t>
            </w:r>
            <w:proofErr w:type="gramStart"/>
            <w:r w:rsidRPr="00656412">
              <w:rPr>
                <w:rFonts w:ascii="Arial" w:eastAsia="Arial" w:hAnsi="Arial" w:cs="Arial"/>
                <w:color w:val="000000"/>
                <w:kern w:val="24"/>
                <w:sz w:val="20"/>
                <w:szCs w:val="20"/>
                <w:lang w:eastAsia="pt-BR"/>
              </w:rPr>
              <w:t>não-cognitivo</w:t>
            </w:r>
            <w:proofErr w:type="gramEnd"/>
            <w:r w:rsidRPr="00656412">
              <w:rPr>
                <w:rFonts w:ascii="Arial" w:eastAsia="Arial" w:hAnsi="Arial" w:cs="Arial"/>
                <w:color w:val="000000"/>
                <w:kern w:val="24"/>
                <w:sz w:val="20"/>
                <w:szCs w:val="20"/>
                <w:lang w:eastAsia="pt-BR"/>
              </w:rPr>
              <w:t xml:space="preserve"> de crianças</w:t>
            </w:r>
          </w:p>
        </w:tc>
      </w:tr>
      <w:tr w:rsidR="006C4DEB" w:rsidRPr="00656412" w14:paraId="11250CD6" w14:textId="77777777" w:rsidTr="00BE362C">
        <w:trPr>
          <w:trHeight w:val="340"/>
          <w:jc w:val="center"/>
        </w:trPr>
        <w:tc>
          <w:tcPr>
            <w:tcW w:w="2268" w:type="dxa"/>
            <w:tcBorders>
              <w:top w:val="nil"/>
              <w:left w:val="nil"/>
              <w:bottom w:val="nil"/>
              <w:right w:val="nil"/>
            </w:tcBorders>
            <w:shd w:val="clear" w:color="auto" w:fill="auto"/>
            <w:tcMar>
              <w:top w:w="15" w:type="dxa"/>
              <w:left w:w="108" w:type="dxa"/>
              <w:bottom w:w="0" w:type="dxa"/>
              <w:right w:w="108" w:type="dxa"/>
            </w:tcMar>
            <w:vAlign w:val="center"/>
            <w:hideMark/>
          </w:tcPr>
          <w:p w14:paraId="6C539615" w14:textId="77777777" w:rsidR="006C4DEB" w:rsidRPr="00656412" w:rsidRDefault="006C4DEB" w:rsidP="00BE362C">
            <w:pPr>
              <w:spacing w:after="0" w:line="25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 xml:space="preserve">Wainer </w:t>
            </w:r>
            <w:proofErr w:type="gramStart"/>
            <w:r w:rsidRPr="00656412">
              <w:rPr>
                <w:rFonts w:ascii="Arial" w:eastAsia="Arial" w:hAnsi="Arial" w:cs="Arial"/>
                <w:b/>
                <w:bCs/>
                <w:i/>
                <w:iCs/>
                <w:color w:val="000000"/>
                <w:kern w:val="24"/>
                <w:sz w:val="20"/>
                <w:szCs w:val="20"/>
                <w:lang w:eastAsia="pt-BR"/>
              </w:rPr>
              <w:t>et</w:t>
            </w:r>
            <w:proofErr w:type="gramEnd"/>
            <w:r w:rsidRPr="00656412">
              <w:rPr>
                <w:rFonts w:ascii="Arial" w:eastAsia="Arial" w:hAnsi="Arial" w:cs="Arial"/>
                <w:b/>
                <w:bCs/>
                <w:i/>
                <w:iCs/>
                <w:color w:val="000000"/>
                <w:kern w:val="24"/>
                <w:sz w:val="20"/>
                <w:szCs w:val="20"/>
                <w:lang w:eastAsia="pt-BR"/>
              </w:rPr>
              <w:t xml:space="preserve"> al</w:t>
            </w:r>
            <w:r w:rsidRPr="00656412">
              <w:rPr>
                <w:rFonts w:ascii="Arial" w:eastAsia="Arial" w:hAnsi="Arial" w:cs="Arial"/>
                <w:b/>
                <w:bCs/>
                <w:color w:val="000000"/>
                <w:kern w:val="24"/>
                <w:sz w:val="20"/>
                <w:szCs w:val="20"/>
                <w:lang w:eastAsia="pt-BR"/>
              </w:rPr>
              <w:t>.</w:t>
            </w:r>
          </w:p>
          <w:p w14:paraId="5DB1936C" w14:textId="77777777" w:rsidR="006C4DEB" w:rsidRPr="00656412" w:rsidRDefault="006C4DEB" w:rsidP="00BE362C">
            <w:pPr>
              <w:spacing w:after="0" w:line="25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(2008; 2015)</w:t>
            </w:r>
          </w:p>
        </w:tc>
        <w:tc>
          <w:tcPr>
            <w:tcW w:w="3132" w:type="dxa"/>
            <w:tcBorders>
              <w:top w:val="nil"/>
              <w:left w:val="nil"/>
              <w:bottom w:val="nil"/>
              <w:right w:val="nil"/>
            </w:tcBorders>
            <w:shd w:val="clear" w:color="auto" w:fill="auto"/>
            <w:tcMar>
              <w:top w:w="15" w:type="dxa"/>
              <w:left w:w="108" w:type="dxa"/>
              <w:bottom w:w="0" w:type="dxa"/>
              <w:right w:w="108" w:type="dxa"/>
            </w:tcMar>
            <w:vAlign w:val="center"/>
            <w:hideMark/>
          </w:tcPr>
          <w:p w14:paraId="00717061"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Prova Brasil/SAEB</w:t>
            </w: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1AF0DA0F"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Brasil</w:t>
            </w: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24EA3A5C" w14:textId="72373FD5" w:rsidR="006C4DEB" w:rsidRPr="00656412" w:rsidRDefault="005D1BCB" w:rsidP="00BE362C">
            <w:pPr>
              <w:spacing w:after="0" w:line="276" w:lineRule="auto"/>
              <w:jc w:val="center"/>
              <w:rPr>
                <w:rFonts w:ascii="Arial" w:eastAsia="Times New Roman" w:hAnsi="Arial" w:cs="Arial"/>
                <w:sz w:val="20"/>
                <w:szCs w:val="20"/>
                <w:lang w:eastAsia="pt-BR"/>
              </w:rPr>
            </w:pPr>
            <w:r>
              <w:rPr>
                <w:rFonts w:ascii="Arial" w:eastAsia="Arial" w:hAnsi="Arial" w:cs="Arial"/>
                <w:color w:val="000000"/>
                <w:kern w:val="24"/>
                <w:sz w:val="20"/>
                <w:szCs w:val="20"/>
                <w:lang w:eastAsia="pt-BR"/>
              </w:rPr>
              <w:t>***</w:t>
            </w:r>
          </w:p>
        </w:tc>
        <w:tc>
          <w:tcPr>
            <w:tcW w:w="4209" w:type="dxa"/>
            <w:tcBorders>
              <w:top w:val="nil"/>
              <w:left w:val="nil"/>
              <w:bottom w:val="nil"/>
              <w:right w:val="nil"/>
            </w:tcBorders>
            <w:shd w:val="clear" w:color="auto" w:fill="auto"/>
            <w:tcMar>
              <w:top w:w="15" w:type="dxa"/>
              <w:left w:w="108" w:type="dxa"/>
              <w:bottom w:w="0" w:type="dxa"/>
              <w:right w:w="108" w:type="dxa"/>
            </w:tcMar>
            <w:vAlign w:val="center"/>
            <w:hideMark/>
          </w:tcPr>
          <w:p w14:paraId="48CD9049"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 xml:space="preserve">Explorar a associação entre ter acesso </w:t>
            </w:r>
            <w:proofErr w:type="gramStart"/>
            <w:r w:rsidRPr="00656412">
              <w:rPr>
                <w:rFonts w:ascii="Arial" w:eastAsia="Arial" w:hAnsi="Arial" w:cs="Arial"/>
                <w:color w:val="000000"/>
                <w:kern w:val="24"/>
                <w:sz w:val="20"/>
                <w:szCs w:val="20"/>
                <w:lang w:eastAsia="pt-BR"/>
              </w:rPr>
              <w:t>à</w:t>
            </w:r>
            <w:proofErr w:type="gramEnd"/>
            <w:r w:rsidRPr="00656412">
              <w:rPr>
                <w:rFonts w:ascii="Arial" w:eastAsia="Arial" w:hAnsi="Arial" w:cs="Arial"/>
                <w:color w:val="000000"/>
                <w:kern w:val="24"/>
                <w:sz w:val="20"/>
                <w:szCs w:val="20"/>
                <w:lang w:eastAsia="pt-BR"/>
              </w:rPr>
              <w:t xml:space="preserve"> um computador e à Internet e o aproveitamento escolar em um teste obrigatório</w:t>
            </w:r>
          </w:p>
        </w:tc>
      </w:tr>
      <w:tr w:rsidR="006C4DEB" w:rsidRPr="00656412" w14:paraId="2572D204" w14:textId="77777777" w:rsidTr="00BE362C">
        <w:trPr>
          <w:trHeight w:val="340"/>
          <w:jc w:val="center"/>
        </w:trPr>
        <w:tc>
          <w:tcPr>
            <w:tcW w:w="2268" w:type="dxa"/>
            <w:tcBorders>
              <w:top w:val="nil"/>
              <w:left w:val="nil"/>
              <w:right w:val="nil"/>
            </w:tcBorders>
            <w:shd w:val="clear" w:color="auto" w:fill="auto"/>
            <w:tcMar>
              <w:top w:w="15" w:type="dxa"/>
              <w:left w:w="108" w:type="dxa"/>
              <w:bottom w:w="0" w:type="dxa"/>
              <w:right w:w="108" w:type="dxa"/>
            </w:tcMar>
            <w:vAlign w:val="center"/>
            <w:hideMark/>
          </w:tcPr>
          <w:p w14:paraId="389453B2" w14:textId="77777777" w:rsidR="006C4DEB" w:rsidRPr="00656412" w:rsidRDefault="006C4DEB" w:rsidP="00BE362C">
            <w:pPr>
              <w:spacing w:after="0" w:line="256" w:lineRule="auto"/>
              <w:jc w:val="center"/>
              <w:rPr>
                <w:rFonts w:ascii="Arial" w:eastAsia="Arial" w:hAnsi="Arial" w:cs="Arial"/>
                <w:b/>
                <w:bCs/>
                <w:color w:val="000000"/>
                <w:kern w:val="24"/>
                <w:sz w:val="20"/>
                <w:szCs w:val="20"/>
                <w:lang w:eastAsia="pt-BR"/>
              </w:rPr>
            </w:pPr>
            <w:proofErr w:type="spellStart"/>
            <w:r w:rsidRPr="00656412">
              <w:rPr>
                <w:rFonts w:ascii="Arial" w:eastAsia="Arial" w:hAnsi="Arial" w:cs="Arial"/>
                <w:b/>
                <w:bCs/>
                <w:color w:val="000000"/>
                <w:kern w:val="24"/>
                <w:sz w:val="20"/>
                <w:szCs w:val="20"/>
                <w:lang w:eastAsia="pt-BR"/>
              </w:rPr>
              <w:t>Sprietsma</w:t>
            </w:r>
            <w:proofErr w:type="spellEnd"/>
          </w:p>
          <w:p w14:paraId="2D5B9D05" w14:textId="77777777" w:rsidR="006C4DEB" w:rsidRPr="00656412" w:rsidRDefault="006C4DEB" w:rsidP="00BE362C">
            <w:pPr>
              <w:spacing w:after="0" w:line="25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(2012)</w:t>
            </w:r>
          </w:p>
        </w:tc>
        <w:tc>
          <w:tcPr>
            <w:tcW w:w="3132" w:type="dxa"/>
            <w:tcBorders>
              <w:top w:val="nil"/>
              <w:left w:val="nil"/>
              <w:right w:val="nil"/>
            </w:tcBorders>
            <w:shd w:val="clear" w:color="auto" w:fill="auto"/>
            <w:tcMar>
              <w:top w:w="15" w:type="dxa"/>
              <w:left w:w="108" w:type="dxa"/>
              <w:bottom w:w="0" w:type="dxa"/>
              <w:right w:w="108" w:type="dxa"/>
            </w:tcMar>
            <w:vAlign w:val="center"/>
            <w:hideMark/>
          </w:tcPr>
          <w:p w14:paraId="2EA39BFD"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Prova Brasil/SAEB</w:t>
            </w:r>
          </w:p>
        </w:tc>
        <w:tc>
          <w:tcPr>
            <w:tcW w:w="0" w:type="auto"/>
            <w:tcBorders>
              <w:top w:val="nil"/>
              <w:left w:val="nil"/>
              <w:right w:val="nil"/>
            </w:tcBorders>
            <w:shd w:val="clear" w:color="auto" w:fill="auto"/>
            <w:tcMar>
              <w:top w:w="15" w:type="dxa"/>
              <w:left w:w="108" w:type="dxa"/>
              <w:bottom w:w="0" w:type="dxa"/>
              <w:right w:w="108" w:type="dxa"/>
            </w:tcMar>
            <w:vAlign w:val="center"/>
            <w:hideMark/>
          </w:tcPr>
          <w:p w14:paraId="55A40436"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Brasil</w:t>
            </w:r>
          </w:p>
        </w:tc>
        <w:tc>
          <w:tcPr>
            <w:tcW w:w="0" w:type="auto"/>
            <w:tcBorders>
              <w:top w:val="nil"/>
              <w:left w:val="nil"/>
              <w:right w:val="nil"/>
            </w:tcBorders>
            <w:shd w:val="clear" w:color="auto" w:fill="auto"/>
            <w:tcMar>
              <w:top w:w="15" w:type="dxa"/>
              <w:left w:w="108" w:type="dxa"/>
              <w:bottom w:w="0" w:type="dxa"/>
              <w:right w:w="108" w:type="dxa"/>
            </w:tcMar>
            <w:vAlign w:val="center"/>
            <w:hideMark/>
          </w:tcPr>
          <w:p w14:paraId="10427A84" w14:textId="77777777" w:rsidR="006C4DEB" w:rsidRPr="00656412" w:rsidRDefault="006C4DEB" w:rsidP="00BE362C">
            <w:pPr>
              <w:spacing w:after="0" w:line="276" w:lineRule="auto"/>
              <w:jc w:val="center"/>
              <w:rPr>
                <w:rFonts w:ascii="Arial" w:eastAsia="Times New Roman" w:hAnsi="Arial" w:cs="Arial"/>
                <w:sz w:val="20"/>
                <w:szCs w:val="20"/>
                <w:lang w:val="en-US" w:eastAsia="pt-BR"/>
              </w:rPr>
            </w:pPr>
            <w:r w:rsidRPr="00656412">
              <w:rPr>
                <w:rFonts w:ascii="Arial" w:eastAsia="Arial" w:hAnsi="Arial" w:cs="Arial"/>
                <w:color w:val="000000"/>
                <w:kern w:val="24"/>
                <w:sz w:val="20"/>
                <w:szCs w:val="20"/>
                <w:lang w:val="en-US" w:eastAsia="pt-BR"/>
              </w:rPr>
              <w:t>Pooled OLS, EF e Pseudo-Panel</w:t>
            </w:r>
          </w:p>
        </w:tc>
        <w:tc>
          <w:tcPr>
            <w:tcW w:w="4209" w:type="dxa"/>
            <w:tcBorders>
              <w:top w:val="nil"/>
              <w:left w:val="nil"/>
              <w:right w:val="nil"/>
            </w:tcBorders>
            <w:shd w:val="clear" w:color="auto" w:fill="auto"/>
            <w:tcMar>
              <w:top w:w="15" w:type="dxa"/>
              <w:left w:w="108" w:type="dxa"/>
              <w:bottom w:w="0" w:type="dxa"/>
              <w:right w:w="108" w:type="dxa"/>
            </w:tcMar>
            <w:vAlign w:val="center"/>
            <w:hideMark/>
          </w:tcPr>
          <w:p w14:paraId="6162C6D5" w14:textId="740533FE" w:rsidR="006C4DEB" w:rsidRPr="00656412" w:rsidRDefault="00B03F38" w:rsidP="00B03F38">
            <w:pPr>
              <w:spacing w:after="0" w:line="276" w:lineRule="auto"/>
              <w:jc w:val="center"/>
              <w:rPr>
                <w:rFonts w:ascii="Arial" w:eastAsia="Times New Roman" w:hAnsi="Arial" w:cs="Arial"/>
                <w:sz w:val="20"/>
                <w:szCs w:val="20"/>
                <w:lang w:eastAsia="pt-BR"/>
              </w:rPr>
            </w:pPr>
            <w:r>
              <w:rPr>
                <w:rFonts w:ascii="Arial" w:eastAsia="Arial" w:hAnsi="Arial" w:cs="Arial"/>
                <w:color w:val="000000"/>
                <w:kern w:val="24"/>
                <w:sz w:val="20"/>
                <w:szCs w:val="20"/>
                <w:lang w:eastAsia="pt-BR"/>
              </w:rPr>
              <w:t>Fornecer evidências sobre a</w:t>
            </w:r>
            <w:r w:rsidR="006C4DEB" w:rsidRPr="00656412">
              <w:rPr>
                <w:rFonts w:ascii="Arial" w:eastAsia="Arial" w:hAnsi="Arial" w:cs="Arial"/>
                <w:color w:val="000000"/>
                <w:kern w:val="24"/>
                <w:sz w:val="20"/>
                <w:szCs w:val="20"/>
                <w:lang w:eastAsia="pt-BR"/>
              </w:rPr>
              <w:t xml:space="preserve"> </w:t>
            </w:r>
            <w:r>
              <w:rPr>
                <w:rFonts w:ascii="Arial" w:eastAsia="Arial" w:hAnsi="Arial" w:cs="Arial"/>
                <w:color w:val="000000"/>
                <w:kern w:val="24"/>
                <w:sz w:val="20"/>
                <w:szCs w:val="20"/>
                <w:lang w:eastAsia="pt-BR"/>
              </w:rPr>
              <w:t>ligação entre a</w:t>
            </w:r>
            <w:r w:rsidR="006C4DEB" w:rsidRPr="00656412">
              <w:rPr>
                <w:rFonts w:ascii="Arial" w:eastAsia="Arial" w:hAnsi="Arial" w:cs="Arial"/>
                <w:color w:val="000000"/>
                <w:kern w:val="24"/>
                <w:sz w:val="20"/>
                <w:szCs w:val="20"/>
                <w:lang w:eastAsia="pt-BR"/>
              </w:rPr>
              <w:t xml:space="preserve"> disponibilidade de um </w:t>
            </w:r>
            <w:r>
              <w:rPr>
                <w:rFonts w:ascii="Arial" w:eastAsia="Arial" w:hAnsi="Arial" w:cs="Arial"/>
                <w:color w:val="000000"/>
                <w:kern w:val="24"/>
                <w:sz w:val="20"/>
                <w:szCs w:val="20"/>
                <w:lang w:eastAsia="pt-BR"/>
              </w:rPr>
              <w:t>laboratório de informática e</w:t>
            </w:r>
            <w:r w:rsidR="006C4DEB" w:rsidRPr="00656412">
              <w:rPr>
                <w:rFonts w:ascii="Arial" w:eastAsia="Arial" w:hAnsi="Arial" w:cs="Arial"/>
                <w:color w:val="000000"/>
                <w:kern w:val="24"/>
                <w:sz w:val="20"/>
                <w:szCs w:val="20"/>
                <w:lang w:eastAsia="pt-BR"/>
              </w:rPr>
              <w:t xml:space="preserve"> </w:t>
            </w:r>
            <w:r>
              <w:rPr>
                <w:rFonts w:ascii="Arial" w:eastAsia="Arial" w:hAnsi="Arial" w:cs="Arial"/>
                <w:color w:val="000000"/>
                <w:kern w:val="24"/>
                <w:sz w:val="20"/>
                <w:szCs w:val="20"/>
                <w:lang w:eastAsia="pt-BR"/>
              </w:rPr>
              <w:t>o desempenho</w:t>
            </w:r>
            <w:r w:rsidR="006C4DEB" w:rsidRPr="00656412">
              <w:rPr>
                <w:rFonts w:ascii="Arial" w:eastAsia="Arial" w:hAnsi="Arial" w:cs="Arial"/>
                <w:color w:val="000000"/>
                <w:kern w:val="24"/>
                <w:sz w:val="20"/>
                <w:szCs w:val="20"/>
                <w:lang w:eastAsia="pt-BR"/>
              </w:rPr>
              <w:t xml:space="preserve"> </w:t>
            </w:r>
            <w:r>
              <w:rPr>
                <w:rFonts w:ascii="Arial" w:eastAsia="Arial" w:hAnsi="Arial" w:cs="Arial"/>
                <w:color w:val="000000"/>
                <w:kern w:val="24"/>
                <w:sz w:val="20"/>
                <w:szCs w:val="20"/>
                <w:lang w:eastAsia="pt-BR"/>
              </w:rPr>
              <w:t>escolar</w:t>
            </w:r>
            <w:r w:rsidR="006C4DEB" w:rsidRPr="00656412">
              <w:rPr>
                <w:rFonts w:ascii="Arial" w:eastAsia="Arial" w:hAnsi="Arial" w:cs="Arial"/>
                <w:color w:val="000000"/>
                <w:kern w:val="24"/>
                <w:sz w:val="20"/>
                <w:szCs w:val="20"/>
                <w:lang w:eastAsia="pt-BR"/>
              </w:rPr>
              <w:t>.</w:t>
            </w:r>
          </w:p>
        </w:tc>
      </w:tr>
      <w:tr w:rsidR="006C4DEB" w:rsidRPr="00656412" w14:paraId="6E877C55" w14:textId="77777777" w:rsidTr="00BE362C">
        <w:trPr>
          <w:trHeight w:val="340"/>
          <w:jc w:val="center"/>
        </w:trPr>
        <w:tc>
          <w:tcPr>
            <w:tcW w:w="2268" w:type="dxa"/>
            <w:tcBorders>
              <w:top w:val="nil"/>
              <w:left w:val="nil"/>
              <w:bottom w:val="nil"/>
              <w:right w:val="nil"/>
            </w:tcBorders>
            <w:shd w:val="clear" w:color="auto" w:fill="auto"/>
            <w:tcMar>
              <w:top w:w="15" w:type="dxa"/>
              <w:left w:w="108" w:type="dxa"/>
              <w:bottom w:w="0" w:type="dxa"/>
              <w:right w:w="108" w:type="dxa"/>
            </w:tcMar>
            <w:vAlign w:val="center"/>
          </w:tcPr>
          <w:p w14:paraId="0AA1C83E" w14:textId="77777777" w:rsidR="006C4DEB" w:rsidRPr="00656412" w:rsidRDefault="006C4DEB" w:rsidP="00BE362C">
            <w:pPr>
              <w:spacing w:after="0" w:line="25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 xml:space="preserve">Silva </w:t>
            </w:r>
            <w:proofErr w:type="gramStart"/>
            <w:r w:rsidRPr="00656412">
              <w:rPr>
                <w:rFonts w:ascii="Arial" w:eastAsia="Arial" w:hAnsi="Arial" w:cs="Arial"/>
                <w:b/>
                <w:bCs/>
                <w:i/>
                <w:iCs/>
                <w:color w:val="000000"/>
                <w:kern w:val="24"/>
                <w:sz w:val="20"/>
                <w:szCs w:val="20"/>
                <w:lang w:eastAsia="pt-BR"/>
              </w:rPr>
              <w:t>et</w:t>
            </w:r>
            <w:proofErr w:type="gramEnd"/>
            <w:r w:rsidRPr="00656412">
              <w:rPr>
                <w:rFonts w:ascii="Arial" w:eastAsia="Arial" w:hAnsi="Arial" w:cs="Arial"/>
                <w:b/>
                <w:bCs/>
                <w:i/>
                <w:iCs/>
                <w:color w:val="000000"/>
                <w:kern w:val="24"/>
                <w:sz w:val="20"/>
                <w:szCs w:val="20"/>
                <w:lang w:eastAsia="pt-BR"/>
              </w:rPr>
              <w:t xml:space="preserve"> al.</w:t>
            </w:r>
          </w:p>
          <w:p w14:paraId="7B8B9AAF" w14:textId="77777777" w:rsidR="006C4DEB" w:rsidRPr="00656412" w:rsidRDefault="006C4DEB" w:rsidP="00BE362C">
            <w:pPr>
              <w:spacing w:after="0" w:line="25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(2016)</w:t>
            </w:r>
          </w:p>
        </w:tc>
        <w:tc>
          <w:tcPr>
            <w:tcW w:w="3132" w:type="dxa"/>
            <w:tcBorders>
              <w:top w:val="nil"/>
              <w:left w:val="nil"/>
              <w:bottom w:val="nil"/>
              <w:right w:val="nil"/>
            </w:tcBorders>
            <w:shd w:val="clear" w:color="auto" w:fill="auto"/>
            <w:tcMar>
              <w:top w:w="15" w:type="dxa"/>
              <w:left w:w="108" w:type="dxa"/>
              <w:bottom w:w="0" w:type="dxa"/>
              <w:right w:w="108" w:type="dxa"/>
            </w:tcMar>
            <w:vAlign w:val="center"/>
          </w:tcPr>
          <w:p w14:paraId="35BA1333" w14:textId="77777777" w:rsidR="006C4DEB" w:rsidRPr="00656412" w:rsidRDefault="006C4DEB" w:rsidP="00BE362C">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Prova Brasil/SAEB</w:t>
            </w:r>
          </w:p>
        </w:tc>
        <w:tc>
          <w:tcPr>
            <w:tcW w:w="0" w:type="auto"/>
            <w:tcBorders>
              <w:top w:val="nil"/>
              <w:left w:val="nil"/>
              <w:bottom w:val="nil"/>
              <w:right w:val="nil"/>
            </w:tcBorders>
            <w:shd w:val="clear" w:color="auto" w:fill="auto"/>
            <w:tcMar>
              <w:top w:w="15" w:type="dxa"/>
              <w:left w:w="108" w:type="dxa"/>
              <w:bottom w:w="0" w:type="dxa"/>
              <w:right w:w="108" w:type="dxa"/>
            </w:tcMar>
            <w:vAlign w:val="center"/>
          </w:tcPr>
          <w:p w14:paraId="3E7F6D76" w14:textId="77777777" w:rsidR="006C4DEB" w:rsidRPr="00656412" w:rsidRDefault="006C4DEB" w:rsidP="00BE362C">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Brasil</w:t>
            </w:r>
          </w:p>
        </w:tc>
        <w:tc>
          <w:tcPr>
            <w:tcW w:w="0" w:type="auto"/>
            <w:tcBorders>
              <w:top w:val="nil"/>
              <w:left w:val="nil"/>
              <w:bottom w:val="nil"/>
              <w:right w:val="nil"/>
            </w:tcBorders>
            <w:shd w:val="clear" w:color="auto" w:fill="auto"/>
            <w:tcMar>
              <w:top w:w="15" w:type="dxa"/>
              <w:left w:w="108" w:type="dxa"/>
              <w:bottom w:w="0" w:type="dxa"/>
              <w:right w:w="108" w:type="dxa"/>
            </w:tcMar>
            <w:vAlign w:val="center"/>
          </w:tcPr>
          <w:p w14:paraId="39970ADB" w14:textId="77777777" w:rsidR="006C4DEB" w:rsidRPr="00656412" w:rsidRDefault="006C4DEB" w:rsidP="00BE362C">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OLS e GMM</w:t>
            </w:r>
          </w:p>
        </w:tc>
        <w:tc>
          <w:tcPr>
            <w:tcW w:w="4209" w:type="dxa"/>
            <w:tcBorders>
              <w:top w:val="nil"/>
              <w:left w:val="nil"/>
              <w:bottom w:val="nil"/>
              <w:right w:val="nil"/>
            </w:tcBorders>
            <w:shd w:val="clear" w:color="auto" w:fill="auto"/>
            <w:tcMar>
              <w:top w:w="15" w:type="dxa"/>
              <w:left w:w="108" w:type="dxa"/>
              <w:bottom w:w="0" w:type="dxa"/>
              <w:right w:w="108" w:type="dxa"/>
            </w:tcMar>
            <w:vAlign w:val="center"/>
          </w:tcPr>
          <w:p w14:paraId="728835DE" w14:textId="5C94E4B6" w:rsidR="006C4DEB" w:rsidRPr="00656412" w:rsidRDefault="006C4DEB" w:rsidP="00B03F38">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 xml:space="preserve">Examina </w:t>
            </w:r>
            <w:r w:rsidR="00B03F38">
              <w:rPr>
                <w:rFonts w:ascii="Arial" w:eastAsia="Arial" w:hAnsi="Arial" w:cs="Arial"/>
                <w:color w:val="000000"/>
                <w:kern w:val="24"/>
                <w:sz w:val="20"/>
                <w:szCs w:val="20"/>
                <w:lang w:eastAsia="pt-BR"/>
              </w:rPr>
              <w:t>a relação entre o</w:t>
            </w:r>
            <w:r w:rsidRPr="00656412">
              <w:rPr>
                <w:rFonts w:ascii="Arial" w:eastAsia="Arial" w:hAnsi="Arial" w:cs="Arial"/>
                <w:color w:val="000000"/>
                <w:kern w:val="24"/>
                <w:sz w:val="20"/>
                <w:szCs w:val="20"/>
                <w:lang w:eastAsia="pt-BR"/>
              </w:rPr>
              <w:t xml:space="preserve"> PBLE </w:t>
            </w:r>
            <w:r w:rsidR="00B03F38">
              <w:rPr>
                <w:rFonts w:ascii="Arial" w:eastAsia="Arial" w:hAnsi="Arial" w:cs="Arial"/>
                <w:color w:val="000000"/>
                <w:kern w:val="24"/>
                <w:sz w:val="20"/>
                <w:szCs w:val="20"/>
                <w:lang w:eastAsia="pt-BR"/>
              </w:rPr>
              <w:t>e as notas</w:t>
            </w:r>
            <w:r w:rsidRPr="00656412">
              <w:rPr>
                <w:rFonts w:ascii="Arial" w:eastAsia="Arial" w:hAnsi="Arial" w:cs="Arial"/>
                <w:color w:val="000000"/>
                <w:kern w:val="24"/>
                <w:sz w:val="20"/>
                <w:szCs w:val="20"/>
                <w:lang w:eastAsia="pt-BR"/>
              </w:rPr>
              <w:t xml:space="preserve"> </w:t>
            </w:r>
            <w:r w:rsidR="00B03F38">
              <w:rPr>
                <w:rFonts w:ascii="Arial" w:eastAsia="Arial" w:hAnsi="Arial" w:cs="Arial"/>
                <w:color w:val="000000"/>
                <w:kern w:val="24"/>
                <w:sz w:val="20"/>
                <w:szCs w:val="20"/>
                <w:lang w:eastAsia="pt-BR"/>
              </w:rPr>
              <w:t>escolares médias de</w:t>
            </w:r>
            <w:r w:rsidRPr="00656412">
              <w:rPr>
                <w:rFonts w:ascii="Arial" w:eastAsia="Arial" w:hAnsi="Arial" w:cs="Arial"/>
                <w:color w:val="000000"/>
                <w:kern w:val="24"/>
                <w:sz w:val="20"/>
                <w:szCs w:val="20"/>
                <w:lang w:eastAsia="pt-BR"/>
              </w:rPr>
              <w:t xml:space="preserve"> Língua Portuguesa e em Matemática para alunos do 9ª ano</w:t>
            </w:r>
          </w:p>
        </w:tc>
      </w:tr>
      <w:tr w:rsidR="006C4DEB" w:rsidRPr="00656412" w14:paraId="07A8175E" w14:textId="77777777" w:rsidTr="005D1BCB">
        <w:trPr>
          <w:trHeight w:val="397"/>
          <w:jc w:val="center"/>
        </w:trPr>
        <w:tc>
          <w:tcPr>
            <w:tcW w:w="12333" w:type="dxa"/>
            <w:gridSpan w:val="5"/>
            <w:tcBorders>
              <w:top w:val="nil"/>
              <w:left w:val="nil"/>
              <w:bottom w:val="nil"/>
              <w:right w:val="nil"/>
            </w:tcBorders>
            <w:shd w:val="clear" w:color="auto" w:fill="auto"/>
            <w:tcMar>
              <w:top w:w="15" w:type="dxa"/>
              <w:left w:w="108" w:type="dxa"/>
              <w:bottom w:w="0" w:type="dxa"/>
              <w:right w:w="108" w:type="dxa"/>
            </w:tcMar>
            <w:vAlign w:val="center"/>
          </w:tcPr>
          <w:p w14:paraId="08D25233" w14:textId="19CA223F" w:rsidR="006C4DEB" w:rsidRPr="005D1BCB" w:rsidRDefault="005D1BCB" w:rsidP="00BE362C">
            <w:pPr>
              <w:spacing w:after="0" w:line="276" w:lineRule="auto"/>
              <w:jc w:val="center"/>
              <w:rPr>
                <w:rFonts w:ascii="Arial" w:eastAsia="Arial" w:hAnsi="Arial" w:cs="Arial"/>
                <w:b/>
                <w:color w:val="000000"/>
                <w:kern w:val="24"/>
                <w:sz w:val="20"/>
                <w:szCs w:val="20"/>
                <w:lang w:eastAsia="pt-BR"/>
              </w:rPr>
            </w:pPr>
            <w:r w:rsidRPr="005D1BCB">
              <w:rPr>
                <w:rFonts w:ascii="Arial" w:eastAsia="Arial" w:hAnsi="Arial" w:cs="Arial"/>
                <w:b/>
                <w:color w:val="000000"/>
                <w:kern w:val="24"/>
                <w:sz w:val="20"/>
                <w:szCs w:val="20"/>
                <w:lang w:eastAsia="pt-BR"/>
              </w:rPr>
              <w:t>Avaliações de Impacto</w:t>
            </w:r>
          </w:p>
        </w:tc>
      </w:tr>
      <w:tr w:rsidR="006C4DEB" w:rsidRPr="00656412" w14:paraId="718CE990" w14:textId="77777777" w:rsidTr="00BE362C">
        <w:trPr>
          <w:trHeight w:val="340"/>
          <w:jc w:val="center"/>
        </w:trPr>
        <w:tc>
          <w:tcPr>
            <w:tcW w:w="2268" w:type="dxa"/>
            <w:tcBorders>
              <w:top w:val="nil"/>
              <w:left w:val="nil"/>
              <w:bottom w:val="nil"/>
              <w:right w:val="nil"/>
            </w:tcBorders>
            <w:shd w:val="clear" w:color="auto" w:fill="auto"/>
            <w:tcMar>
              <w:top w:w="15" w:type="dxa"/>
              <w:left w:w="108" w:type="dxa"/>
              <w:bottom w:w="0" w:type="dxa"/>
              <w:right w:w="108" w:type="dxa"/>
            </w:tcMar>
            <w:vAlign w:val="center"/>
            <w:hideMark/>
          </w:tcPr>
          <w:p w14:paraId="23029EFE" w14:textId="77777777" w:rsidR="006C4DEB" w:rsidRPr="00656412" w:rsidRDefault="006C4DEB" w:rsidP="00BE362C">
            <w:pPr>
              <w:spacing w:after="0" w:line="276" w:lineRule="auto"/>
              <w:jc w:val="center"/>
              <w:rPr>
                <w:rFonts w:ascii="Arial" w:eastAsia="Arial" w:hAnsi="Arial" w:cs="Arial"/>
                <w:b/>
                <w:bCs/>
                <w:color w:val="000000"/>
                <w:kern w:val="24"/>
                <w:sz w:val="20"/>
                <w:szCs w:val="20"/>
                <w:lang w:eastAsia="pt-BR"/>
              </w:rPr>
            </w:pPr>
            <w:proofErr w:type="spellStart"/>
            <w:r w:rsidRPr="00656412">
              <w:rPr>
                <w:rFonts w:ascii="Arial" w:eastAsia="Arial" w:hAnsi="Arial" w:cs="Arial"/>
                <w:b/>
                <w:bCs/>
                <w:color w:val="000000"/>
                <w:kern w:val="24"/>
                <w:sz w:val="20"/>
                <w:szCs w:val="20"/>
                <w:lang w:eastAsia="pt-BR"/>
              </w:rPr>
              <w:t>Angrist</w:t>
            </w:r>
            <w:proofErr w:type="spellEnd"/>
            <w:r w:rsidRPr="00656412">
              <w:rPr>
                <w:rFonts w:ascii="Arial" w:eastAsia="Arial" w:hAnsi="Arial" w:cs="Arial"/>
                <w:b/>
                <w:bCs/>
                <w:color w:val="000000"/>
                <w:kern w:val="24"/>
                <w:sz w:val="20"/>
                <w:szCs w:val="20"/>
                <w:lang w:eastAsia="pt-BR"/>
              </w:rPr>
              <w:t xml:space="preserve"> e </w:t>
            </w:r>
            <w:proofErr w:type="spellStart"/>
            <w:r w:rsidRPr="00656412">
              <w:rPr>
                <w:rFonts w:ascii="Arial" w:eastAsia="Arial" w:hAnsi="Arial" w:cs="Arial"/>
                <w:b/>
                <w:bCs/>
                <w:color w:val="000000"/>
                <w:kern w:val="24"/>
                <w:sz w:val="20"/>
                <w:szCs w:val="20"/>
                <w:lang w:eastAsia="pt-BR"/>
              </w:rPr>
              <w:t>Lavy</w:t>
            </w:r>
            <w:proofErr w:type="spellEnd"/>
          </w:p>
          <w:p w14:paraId="369A3B0F"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(2002)</w:t>
            </w:r>
          </w:p>
        </w:tc>
        <w:tc>
          <w:tcPr>
            <w:tcW w:w="3132" w:type="dxa"/>
            <w:tcBorders>
              <w:top w:val="nil"/>
              <w:left w:val="nil"/>
              <w:bottom w:val="nil"/>
              <w:right w:val="nil"/>
            </w:tcBorders>
            <w:shd w:val="clear" w:color="auto" w:fill="auto"/>
            <w:tcMar>
              <w:top w:w="15" w:type="dxa"/>
              <w:left w:w="108" w:type="dxa"/>
              <w:bottom w:w="0" w:type="dxa"/>
              <w:right w:w="108" w:type="dxa"/>
            </w:tcMar>
            <w:vAlign w:val="center"/>
            <w:hideMark/>
          </w:tcPr>
          <w:p w14:paraId="55D87E8C" w14:textId="77777777" w:rsidR="006C4DEB" w:rsidRPr="00656412" w:rsidRDefault="006C4DEB" w:rsidP="00BE362C">
            <w:pPr>
              <w:spacing w:after="0" w:line="276" w:lineRule="auto"/>
              <w:jc w:val="center"/>
              <w:rPr>
                <w:rFonts w:ascii="Arial" w:eastAsia="Times New Roman" w:hAnsi="Arial" w:cs="Arial"/>
                <w:sz w:val="20"/>
                <w:szCs w:val="20"/>
                <w:lang w:val="en-US" w:eastAsia="pt-BR"/>
              </w:rPr>
            </w:pPr>
            <w:r w:rsidRPr="00656412">
              <w:rPr>
                <w:rFonts w:ascii="Arial" w:eastAsia="Arial" w:hAnsi="Arial" w:cs="Arial"/>
                <w:color w:val="000000"/>
                <w:kern w:val="24"/>
                <w:sz w:val="20"/>
                <w:szCs w:val="20"/>
                <w:lang w:val="en-US" w:eastAsia="pt-BR"/>
              </w:rPr>
              <w:t>National Institute for Testing and Evaluation (NITE)</w:t>
            </w: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6D7BA15D" w14:textId="77777777" w:rsidR="006C4DEB" w:rsidRPr="00656412" w:rsidRDefault="006C4DEB"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Israel</w:t>
            </w: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4E1EFAC3" w14:textId="7601A98C" w:rsidR="006C4DEB" w:rsidRPr="006C4DEB" w:rsidRDefault="006C4DEB" w:rsidP="006C4DEB">
            <w:pPr>
              <w:spacing w:after="0" w:line="276" w:lineRule="auto"/>
              <w:jc w:val="center"/>
              <w:rPr>
                <w:rFonts w:ascii="Arial" w:eastAsia="Arial" w:hAnsi="Arial" w:cs="Arial"/>
                <w:color w:val="000000"/>
                <w:kern w:val="24"/>
                <w:sz w:val="20"/>
                <w:szCs w:val="20"/>
                <w:lang w:eastAsia="pt-BR"/>
              </w:rPr>
            </w:pPr>
            <w:proofErr w:type="spellStart"/>
            <w:proofErr w:type="gramStart"/>
            <w:r>
              <w:rPr>
                <w:rFonts w:ascii="Arial" w:eastAsia="Arial" w:hAnsi="Arial" w:cs="Arial"/>
                <w:color w:val="000000"/>
                <w:kern w:val="24"/>
                <w:sz w:val="20"/>
                <w:szCs w:val="20"/>
                <w:lang w:eastAsia="pt-BR"/>
              </w:rPr>
              <w:t>DiD</w:t>
            </w:r>
            <w:proofErr w:type="spellEnd"/>
            <w:proofErr w:type="gramEnd"/>
            <w:r>
              <w:rPr>
                <w:rFonts w:ascii="Arial" w:eastAsia="Arial" w:hAnsi="Arial" w:cs="Arial"/>
                <w:color w:val="000000"/>
                <w:kern w:val="24"/>
                <w:sz w:val="20"/>
                <w:szCs w:val="20"/>
                <w:lang w:eastAsia="pt-BR"/>
              </w:rPr>
              <w:t>, OLS e 2SLS</w:t>
            </w:r>
          </w:p>
        </w:tc>
        <w:tc>
          <w:tcPr>
            <w:tcW w:w="4209" w:type="dxa"/>
            <w:tcBorders>
              <w:top w:val="nil"/>
              <w:left w:val="nil"/>
              <w:bottom w:val="nil"/>
              <w:right w:val="nil"/>
            </w:tcBorders>
            <w:shd w:val="clear" w:color="auto" w:fill="auto"/>
            <w:tcMar>
              <w:top w:w="15" w:type="dxa"/>
              <w:left w:w="108" w:type="dxa"/>
              <w:bottom w:w="0" w:type="dxa"/>
              <w:right w:w="108" w:type="dxa"/>
            </w:tcMar>
            <w:vAlign w:val="center"/>
            <w:hideMark/>
          </w:tcPr>
          <w:p w14:paraId="1586DB04" w14:textId="156E4020" w:rsidR="006C4DEB" w:rsidRPr="00656412" w:rsidRDefault="00B03F38" w:rsidP="00B03F38">
            <w:pPr>
              <w:spacing w:after="0" w:line="276" w:lineRule="auto"/>
              <w:jc w:val="center"/>
              <w:rPr>
                <w:rFonts w:ascii="Arial" w:eastAsia="Times New Roman" w:hAnsi="Arial" w:cs="Arial"/>
                <w:sz w:val="20"/>
                <w:szCs w:val="20"/>
                <w:lang w:eastAsia="pt-BR"/>
              </w:rPr>
            </w:pPr>
            <w:r>
              <w:rPr>
                <w:rFonts w:ascii="Arial" w:eastAsia="Arial" w:hAnsi="Arial" w:cs="Arial"/>
                <w:color w:val="000000"/>
                <w:kern w:val="24"/>
                <w:sz w:val="20"/>
                <w:szCs w:val="20"/>
                <w:lang w:eastAsia="pt-BR"/>
              </w:rPr>
              <w:t>Encontrar</w:t>
            </w:r>
            <w:r w:rsidR="006C4DEB" w:rsidRPr="00656412">
              <w:rPr>
                <w:rFonts w:ascii="Arial" w:eastAsia="Arial" w:hAnsi="Arial" w:cs="Arial"/>
                <w:color w:val="000000"/>
                <w:kern w:val="24"/>
                <w:sz w:val="20"/>
                <w:szCs w:val="20"/>
                <w:lang w:eastAsia="pt-BR"/>
              </w:rPr>
              <w:t xml:space="preserve"> evidências sobre as consequências educacionais</w:t>
            </w:r>
            <w:r>
              <w:rPr>
                <w:rFonts w:ascii="Arial" w:eastAsia="Arial" w:hAnsi="Arial" w:cs="Arial"/>
                <w:color w:val="000000"/>
                <w:kern w:val="24"/>
                <w:sz w:val="20"/>
                <w:szCs w:val="20"/>
                <w:lang w:eastAsia="pt-BR"/>
              </w:rPr>
              <w:t xml:space="preserve"> da aplicação</w:t>
            </w:r>
            <w:r w:rsidR="006C4DEB" w:rsidRPr="00656412">
              <w:rPr>
                <w:rFonts w:ascii="Arial" w:eastAsia="Arial" w:hAnsi="Arial" w:cs="Arial"/>
                <w:color w:val="000000"/>
                <w:kern w:val="24"/>
                <w:sz w:val="20"/>
                <w:szCs w:val="20"/>
                <w:lang w:eastAsia="pt-BR"/>
              </w:rPr>
              <w:t xml:space="preserve"> do Programa </w:t>
            </w:r>
            <w:r w:rsidR="006C4DEB" w:rsidRPr="00656412">
              <w:rPr>
                <w:rFonts w:ascii="Arial" w:eastAsia="Arial" w:hAnsi="Arial" w:cs="Arial"/>
                <w:i/>
                <w:iCs/>
                <w:color w:val="000000"/>
                <w:kern w:val="24"/>
                <w:sz w:val="20"/>
                <w:szCs w:val="20"/>
                <w:lang w:eastAsia="pt-BR"/>
              </w:rPr>
              <w:t>Tomorrow-98</w:t>
            </w:r>
          </w:p>
        </w:tc>
      </w:tr>
      <w:tr w:rsidR="009F40AD" w:rsidRPr="00656412" w14:paraId="4E3F7507" w14:textId="77777777" w:rsidTr="004B45EF">
        <w:trPr>
          <w:trHeight w:val="340"/>
          <w:jc w:val="center"/>
        </w:trPr>
        <w:tc>
          <w:tcPr>
            <w:tcW w:w="2268" w:type="dxa"/>
            <w:tcBorders>
              <w:top w:val="nil"/>
              <w:left w:val="nil"/>
              <w:bottom w:val="nil"/>
              <w:right w:val="nil"/>
            </w:tcBorders>
            <w:shd w:val="clear" w:color="auto" w:fill="auto"/>
            <w:tcMar>
              <w:top w:w="15" w:type="dxa"/>
              <w:left w:w="108" w:type="dxa"/>
              <w:bottom w:w="0" w:type="dxa"/>
              <w:right w:w="108" w:type="dxa"/>
            </w:tcMar>
            <w:vAlign w:val="center"/>
            <w:hideMark/>
          </w:tcPr>
          <w:p w14:paraId="6B0EAFCE" w14:textId="77777777" w:rsidR="009F40AD" w:rsidRPr="00656412" w:rsidRDefault="009F40AD" w:rsidP="004B45EF">
            <w:pPr>
              <w:spacing w:after="0" w:line="276" w:lineRule="auto"/>
              <w:jc w:val="center"/>
              <w:rPr>
                <w:rFonts w:ascii="Arial" w:eastAsia="Times New Roman" w:hAnsi="Arial" w:cs="Arial"/>
                <w:sz w:val="20"/>
                <w:szCs w:val="20"/>
                <w:lang w:eastAsia="pt-BR"/>
              </w:rPr>
            </w:pPr>
            <w:proofErr w:type="spellStart"/>
            <w:r w:rsidRPr="00656412">
              <w:rPr>
                <w:rFonts w:ascii="Arial" w:eastAsia="Arial" w:hAnsi="Arial" w:cs="Arial"/>
                <w:b/>
                <w:bCs/>
                <w:color w:val="000000"/>
                <w:kern w:val="24"/>
                <w:sz w:val="20"/>
                <w:szCs w:val="20"/>
                <w:lang w:eastAsia="pt-BR"/>
              </w:rPr>
              <w:t>Goolsbee</w:t>
            </w:r>
            <w:proofErr w:type="spellEnd"/>
            <w:r w:rsidRPr="00656412">
              <w:rPr>
                <w:rFonts w:ascii="Arial" w:eastAsia="Arial" w:hAnsi="Arial" w:cs="Arial"/>
                <w:b/>
                <w:bCs/>
                <w:color w:val="000000"/>
                <w:kern w:val="24"/>
                <w:sz w:val="20"/>
                <w:szCs w:val="20"/>
                <w:lang w:eastAsia="pt-BR"/>
              </w:rPr>
              <w:t xml:space="preserve"> e </w:t>
            </w:r>
            <w:proofErr w:type="spellStart"/>
            <w:r w:rsidRPr="00656412">
              <w:rPr>
                <w:rFonts w:ascii="Arial" w:eastAsia="Arial" w:hAnsi="Arial" w:cs="Arial"/>
                <w:b/>
                <w:bCs/>
                <w:color w:val="000000"/>
                <w:kern w:val="24"/>
                <w:sz w:val="20"/>
                <w:szCs w:val="20"/>
                <w:lang w:eastAsia="pt-BR"/>
              </w:rPr>
              <w:t>Guryan</w:t>
            </w:r>
            <w:proofErr w:type="spellEnd"/>
            <w:r w:rsidRPr="00656412">
              <w:rPr>
                <w:rFonts w:ascii="Arial" w:eastAsia="Arial" w:hAnsi="Arial" w:cs="Arial"/>
                <w:b/>
                <w:bCs/>
                <w:color w:val="000000"/>
                <w:kern w:val="24"/>
                <w:sz w:val="20"/>
                <w:szCs w:val="20"/>
                <w:lang w:eastAsia="pt-BR"/>
              </w:rPr>
              <w:t xml:space="preserve"> (2006)</w:t>
            </w:r>
          </w:p>
        </w:tc>
        <w:tc>
          <w:tcPr>
            <w:tcW w:w="3132" w:type="dxa"/>
            <w:tcBorders>
              <w:top w:val="nil"/>
              <w:left w:val="nil"/>
              <w:bottom w:val="nil"/>
              <w:right w:val="nil"/>
            </w:tcBorders>
            <w:shd w:val="clear" w:color="auto" w:fill="auto"/>
            <w:tcMar>
              <w:top w:w="15" w:type="dxa"/>
              <w:left w:w="108" w:type="dxa"/>
              <w:bottom w:w="0" w:type="dxa"/>
              <w:right w:w="108" w:type="dxa"/>
            </w:tcMar>
            <w:vAlign w:val="center"/>
            <w:hideMark/>
          </w:tcPr>
          <w:p w14:paraId="2D7B66E0" w14:textId="77777777" w:rsidR="009F40AD" w:rsidRPr="00656412" w:rsidRDefault="009F40AD" w:rsidP="004B45EF">
            <w:pPr>
              <w:spacing w:after="0" w:line="276" w:lineRule="auto"/>
              <w:jc w:val="center"/>
              <w:rPr>
                <w:rFonts w:ascii="Arial" w:eastAsia="Times New Roman" w:hAnsi="Arial" w:cs="Arial"/>
                <w:sz w:val="20"/>
                <w:szCs w:val="20"/>
                <w:lang w:val="en-US" w:eastAsia="pt-BR"/>
              </w:rPr>
            </w:pPr>
            <w:r w:rsidRPr="00656412">
              <w:rPr>
                <w:rFonts w:ascii="Arial" w:eastAsia="Arial" w:hAnsi="Arial" w:cs="Arial"/>
                <w:color w:val="000000"/>
                <w:kern w:val="24"/>
                <w:sz w:val="20"/>
                <w:szCs w:val="20"/>
                <w:lang w:val="en-US" w:eastAsia="pt-BR"/>
              </w:rPr>
              <w:t xml:space="preserve">California Departments of Education e </w:t>
            </w:r>
            <w:r w:rsidRPr="00656412">
              <w:rPr>
                <w:rFonts w:ascii="Arial" w:eastAsia="Arial" w:hAnsi="Arial" w:cs="Arial"/>
                <w:i/>
                <w:iCs/>
                <w:color w:val="000000"/>
                <w:kern w:val="24"/>
                <w:sz w:val="20"/>
                <w:szCs w:val="20"/>
                <w:lang w:val="en-US" w:eastAsia="pt-BR"/>
              </w:rPr>
              <w:t>E-Rate</w:t>
            </w: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72266EB9"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EUA</w:t>
            </w: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477296C2"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RDD</w:t>
            </w:r>
          </w:p>
        </w:tc>
        <w:tc>
          <w:tcPr>
            <w:tcW w:w="4209" w:type="dxa"/>
            <w:tcBorders>
              <w:top w:val="nil"/>
              <w:left w:val="nil"/>
              <w:bottom w:val="nil"/>
              <w:right w:val="nil"/>
            </w:tcBorders>
            <w:shd w:val="clear" w:color="auto" w:fill="auto"/>
            <w:tcMar>
              <w:top w:w="15" w:type="dxa"/>
              <w:left w:w="108" w:type="dxa"/>
              <w:bottom w:w="0" w:type="dxa"/>
              <w:right w:w="108" w:type="dxa"/>
            </w:tcMar>
            <w:vAlign w:val="center"/>
            <w:hideMark/>
          </w:tcPr>
          <w:p w14:paraId="120E6B84" w14:textId="77777777" w:rsidR="009F40AD" w:rsidRPr="00656412" w:rsidRDefault="009F40AD" w:rsidP="004B45EF">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 xml:space="preserve">Fornecer uma análise econômica do impacto do programa </w:t>
            </w:r>
            <w:proofErr w:type="spellStart"/>
            <w:r w:rsidRPr="00656412">
              <w:rPr>
                <w:rFonts w:ascii="Arial" w:eastAsia="Arial" w:hAnsi="Arial" w:cs="Arial"/>
                <w:i/>
                <w:iCs/>
                <w:color w:val="000000"/>
                <w:kern w:val="24"/>
                <w:sz w:val="20"/>
                <w:szCs w:val="20"/>
                <w:lang w:eastAsia="pt-BR"/>
              </w:rPr>
              <w:t>E-Rate</w:t>
            </w:r>
            <w:proofErr w:type="spellEnd"/>
            <w:r w:rsidRPr="00656412">
              <w:rPr>
                <w:rFonts w:ascii="Arial" w:eastAsia="Arial" w:hAnsi="Arial" w:cs="Arial"/>
                <w:color w:val="000000"/>
                <w:kern w:val="24"/>
                <w:sz w:val="20"/>
                <w:szCs w:val="20"/>
                <w:lang w:eastAsia="pt-BR"/>
              </w:rPr>
              <w:t xml:space="preserve"> na adoção de tecnologia por escolas públicas</w:t>
            </w:r>
          </w:p>
        </w:tc>
      </w:tr>
      <w:tr w:rsidR="009F40AD" w:rsidRPr="00656412" w14:paraId="3DC75622" w14:textId="77777777" w:rsidTr="004B45EF">
        <w:trPr>
          <w:trHeight w:val="340"/>
          <w:jc w:val="center"/>
        </w:trPr>
        <w:tc>
          <w:tcPr>
            <w:tcW w:w="2268" w:type="dxa"/>
            <w:tcBorders>
              <w:top w:val="nil"/>
              <w:left w:val="nil"/>
              <w:bottom w:val="nil"/>
              <w:right w:val="nil"/>
            </w:tcBorders>
            <w:shd w:val="clear" w:color="auto" w:fill="auto"/>
            <w:tcMar>
              <w:top w:w="15" w:type="dxa"/>
              <w:left w:w="108" w:type="dxa"/>
              <w:bottom w:w="0" w:type="dxa"/>
              <w:right w:w="108" w:type="dxa"/>
            </w:tcMar>
            <w:vAlign w:val="center"/>
          </w:tcPr>
          <w:p w14:paraId="737971B8" w14:textId="77777777" w:rsidR="009F40AD" w:rsidRPr="00656412" w:rsidRDefault="009F40AD" w:rsidP="004B45EF">
            <w:pPr>
              <w:spacing w:after="0" w:line="276" w:lineRule="auto"/>
              <w:jc w:val="center"/>
              <w:rPr>
                <w:rFonts w:ascii="Arial" w:eastAsia="Arial" w:hAnsi="Arial" w:cs="Arial"/>
                <w:b/>
                <w:bCs/>
                <w:color w:val="000000"/>
                <w:kern w:val="24"/>
                <w:sz w:val="20"/>
                <w:szCs w:val="20"/>
                <w:lang w:eastAsia="pt-BR"/>
              </w:rPr>
            </w:pPr>
            <w:proofErr w:type="spellStart"/>
            <w:r w:rsidRPr="00656412">
              <w:rPr>
                <w:rFonts w:ascii="Arial" w:eastAsia="Arial" w:hAnsi="Arial" w:cs="Arial"/>
                <w:b/>
                <w:bCs/>
                <w:color w:val="000000"/>
                <w:kern w:val="24"/>
                <w:sz w:val="20"/>
                <w:szCs w:val="20"/>
                <w:lang w:eastAsia="pt-BR"/>
              </w:rPr>
              <w:lastRenderedPageBreak/>
              <w:t>Leuven</w:t>
            </w:r>
            <w:proofErr w:type="spellEnd"/>
            <w:r w:rsidRPr="00656412">
              <w:rPr>
                <w:rFonts w:ascii="Arial" w:eastAsia="Arial" w:hAnsi="Arial" w:cs="Arial"/>
                <w:b/>
                <w:bCs/>
                <w:color w:val="000000"/>
                <w:kern w:val="24"/>
                <w:sz w:val="20"/>
                <w:szCs w:val="20"/>
                <w:lang w:eastAsia="pt-BR"/>
              </w:rPr>
              <w:t xml:space="preserve"> </w:t>
            </w:r>
            <w:proofErr w:type="gramStart"/>
            <w:r w:rsidRPr="00656412">
              <w:rPr>
                <w:rFonts w:ascii="Arial" w:eastAsia="Arial" w:hAnsi="Arial" w:cs="Arial"/>
                <w:b/>
                <w:bCs/>
                <w:i/>
                <w:iCs/>
                <w:color w:val="000000"/>
                <w:kern w:val="24"/>
                <w:sz w:val="20"/>
                <w:szCs w:val="20"/>
                <w:lang w:eastAsia="pt-BR"/>
              </w:rPr>
              <w:t>et</w:t>
            </w:r>
            <w:proofErr w:type="gramEnd"/>
            <w:r w:rsidRPr="00656412">
              <w:rPr>
                <w:rFonts w:ascii="Arial" w:eastAsia="Arial" w:hAnsi="Arial" w:cs="Arial"/>
                <w:b/>
                <w:bCs/>
                <w:i/>
                <w:iCs/>
                <w:color w:val="000000"/>
                <w:kern w:val="24"/>
                <w:sz w:val="20"/>
                <w:szCs w:val="20"/>
                <w:lang w:eastAsia="pt-BR"/>
              </w:rPr>
              <w:t xml:space="preserve"> al.</w:t>
            </w:r>
          </w:p>
          <w:p w14:paraId="150C9A6E" w14:textId="77777777" w:rsidR="009F40AD" w:rsidRPr="00656412" w:rsidRDefault="009F40AD" w:rsidP="004B45EF">
            <w:pPr>
              <w:spacing w:after="0" w:line="27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(2007)</w:t>
            </w:r>
          </w:p>
        </w:tc>
        <w:tc>
          <w:tcPr>
            <w:tcW w:w="3132" w:type="dxa"/>
            <w:tcBorders>
              <w:top w:val="nil"/>
              <w:left w:val="nil"/>
              <w:bottom w:val="nil"/>
              <w:right w:val="nil"/>
            </w:tcBorders>
            <w:shd w:val="clear" w:color="auto" w:fill="auto"/>
            <w:tcMar>
              <w:top w:w="15" w:type="dxa"/>
              <w:left w:w="108" w:type="dxa"/>
              <w:bottom w:w="0" w:type="dxa"/>
              <w:right w:w="108" w:type="dxa"/>
            </w:tcMar>
            <w:vAlign w:val="center"/>
          </w:tcPr>
          <w:p w14:paraId="1F8D27BC" w14:textId="77777777" w:rsidR="009F40AD" w:rsidRPr="00656412" w:rsidRDefault="009F40AD" w:rsidP="004B45EF">
            <w:pPr>
              <w:spacing w:after="0" w:line="276" w:lineRule="auto"/>
              <w:jc w:val="center"/>
              <w:rPr>
                <w:rFonts w:ascii="Arial" w:eastAsia="Arial" w:hAnsi="Arial" w:cs="Arial"/>
                <w:color w:val="000000"/>
                <w:kern w:val="24"/>
                <w:sz w:val="20"/>
                <w:szCs w:val="20"/>
                <w:lang w:val="en-US" w:eastAsia="pt-BR"/>
              </w:rPr>
            </w:pPr>
            <w:r w:rsidRPr="00656412">
              <w:rPr>
                <w:rFonts w:ascii="Arial" w:eastAsia="Arial" w:hAnsi="Arial" w:cs="Arial"/>
                <w:color w:val="000000"/>
                <w:kern w:val="24"/>
                <w:sz w:val="20"/>
                <w:szCs w:val="20"/>
                <w:lang w:val="en-US" w:eastAsia="pt-BR"/>
              </w:rPr>
              <w:t>The Ministry of Education</w:t>
            </w:r>
          </w:p>
        </w:tc>
        <w:tc>
          <w:tcPr>
            <w:tcW w:w="0" w:type="auto"/>
            <w:tcBorders>
              <w:top w:val="nil"/>
              <w:left w:val="nil"/>
              <w:bottom w:val="nil"/>
              <w:right w:val="nil"/>
            </w:tcBorders>
            <w:shd w:val="clear" w:color="auto" w:fill="auto"/>
            <w:tcMar>
              <w:top w:w="15" w:type="dxa"/>
              <w:left w:w="108" w:type="dxa"/>
              <w:bottom w:w="0" w:type="dxa"/>
              <w:right w:w="108" w:type="dxa"/>
            </w:tcMar>
            <w:vAlign w:val="center"/>
          </w:tcPr>
          <w:p w14:paraId="053A0C80"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Holanda</w:t>
            </w:r>
          </w:p>
        </w:tc>
        <w:tc>
          <w:tcPr>
            <w:tcW w:w="0" w:type="auto"/>
            <w:tcBorders>
              <w:top w:val="nil"/>
              <w:left w:val="nil"/>
              <w:bottom w:val="nil"/>
              <w:right w:val="nil"/>
            </w:tcBorders>
            <w:shd w:val="clear" w:color="auto" w:fill="auto"/>
            <w:tcMar>
              <w:top w:w="15" w:type="dxa"/>
              <w:left w:w="108" w:type="dxa"/>
              <w:bottom w:w="0" w:type="dxa"/>
              <w:right w:w="108" w:type="dxa"/>
            </w:tcMar>
            <w:vAlign w:val="center"/>
          </w:tcPr>
          <w:p w14:paraId="1EFE3CA1"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RDD</w:t>
            </w:r>
          </w:p>
        </w:tc>
        <w:tc>
          <w:tcPr>
            <w:tcW w:w="4209" w:type="dxa"/>
            <w:tcBorders>
              <w:top w:val="nil"/>
              <w:left w:val="nil"/>
              <w:bottom w:val="nil"/>
              <w:right w:val="nil"/>
            </w:tcBorders>
            <w:shd w:val="clear" w:color="auto" w:fill="auto"/>
            <w:tcMar>
              <w:top w:w="15" w:type="dxa"/>
              <w:left w:w="108" w:type="dxa"/>
              <w:bottom w:w="0" w:type="dxa"/>
              <w:right w:w="108" w:type="dxa"/>
            </w:tcMar>
            <w:vAlign w:val="center"/>
          </w:tcPr>
          <w:p w14:paraId="1A68B3D3"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 xml:space="preserve">Investigar o efeito de subsídio </w:t>
            </w:r>
            <w:proofErr w:type="gramStart"/>
            <w:r w:rsidRPr="00656412">
              <w:rPr>
                <w:rFonts w:ascii="Arial" w:eastAsia="Arial" w:hAnsi="Arial" w:cs="Arial"/>
                <w:color w:val="000000"/>
                <w:kern w:val="24"/>
                <w:sz w:val="20"/>
                <w:szCs w:val="20"/>
                <w:lang w:eastAsia="pt-BR"/>
              </w:rPr>
              <w:t>à</w:t>
            </w:r>
            <w:proofErr w:type="gramEnd"/>
            <w:r w:rsidRPr="00656412">
              <w:rPr>
                <w:rFonts w:ascii="Arial" w:eastAsia="Arial" w:hAnsi="Arial" w:cs="Arial"/>
                <w:color w:val="000000"/>
                <w:kern w:val="24"/>
                <w:sz w:val="20"/>
                <w:szCs w:val="20"/>
                <w:lang w:eastAsia="pt-BR"/>
              </w:rPr>
              <w:t xml:space="preserve"> escolas do país, parte de forma independente e parte exclusivamente para aquisição de computadores </w:t>
            </w:r>
          </w:p>
        </w:tc>
      </w:tr>
      <w:tr w:rsidR="009F40AD" w:rsidRPr="00656412" w14:paraId="05DF05B9" w14:textId="77777777" w:rsidTr="006C4DEB">
        <w:trPr>
          <w:trHeight w:val="340"/>
          <w:jc w:val="center"/>
        </w:trPr>
        <w:tc>
          <w:tcPr>
            <w:tcW w:w="2268" w:type="dxa"/>
            <w:tcBorders>
              <w:top w:val="nil"/>
              <w:left w:val="nil"/>
              <w:right w:val="nil"/>
            </w:tcBorders>
            <w:shd w:val="clear" w:color="auto" w:fill="auto"/>
            <w:tcMar>
              <w:top w:w="15" w:type="dxa"/>
              <w:left w:w="108" w:type="dxa"/>
              <w:bottom w:w="0" w:type="dxa"/>
              <w:right w:w="108" w:type="dxa"/>
            </w:tcMar>
            <w:vAlign w:val="center"/>
          </w:tcPr>
          <w:p w14:paraId="7001D5E5" w14:textId="77777777" w:rsidR="009F40AD" w:rsidRPr="00656412" w:rsidRDefault="009F40AD" w:rsidP="004B45EF">
            <w:pPr>
              <w:spacing w:after="0" w:line="276" w:lineRule="auto"/>
              <w:jc w:val="center"/>
              <w:rPr>
                <w:rFonts w:ascii="Arial" w:eastAsia="Arial" w:hAnsi="Arial" w:cs="Arial"/>
                <w:b/>
                <w:bCs/>
                <w:color w:val="000000"/>
                <w:kern w:val="24"/>
                <w:sz w:val="20"/>
                <w:szCs w:val="20"/>
                <w:lang w:eastAsia="pt-BR"/>
              </w:rPr>
            </w:pPr>
            <w:proofErr w:type="spellStart"/>
            <w:r w:rsidRPr="00656412">
              <w:rPr>
                <w:rFonts w:ascii="Arial" w:eastAsia="Arial" w:hAnsi="Arial" w:cs="Arial"/>
                <w:b/>
                <w:bCs/>
                <w:color w:val="000000"/>
                <w:kern w:val="24"/>
                <w:sz w:val="20"/>
                <w:szCs w:val="20"/>
                <w:lang w:eastAsia="pt-BR"/>
              </w:rPr>
              <w:t>Malamud</w:t>
            </w:r>
            <w:proofErr w:type="spellEnd"/>
            <w:r w:rsidRPr="00656412">
              <w:rPr>
                <w:rFonts w:ascii="Arial" w:eastAsia="Arial" w:hAnsi="Arial" w:cs="Arial"/>
                <w:b/>
                <w:bCs/>
                <w:color w:val="000000"/>
                <w:kern w:val="24"/>
                <w:sz w:val="20"/>
                <w:szCs w:val="20"/>
                <w:lang w:eastAsia="pt-BR"/>
              </w:rPr>
              <w:t xml:space="preserve"> e Pop-</w:t>
            </w:r>
            <w:proofErr w:type="spellStart"/>
            <w:r w:rsidRPr="00656412">
              <w:rPr>
                <w:rFonts w:ascii="Arial" w:eastAsia="Arial" w:hAnsi="Arial" w:cs="Arial"/>
                <w:b/>
                <w:bCs/>
                <w:color w:val="000000"/>
                <w:kern w:val="24"/>
                <w:sz w:val="20"/>
                <w:szCs w:val="20"/>
                <w:lang w:eastAsia="pt-BR"/>
              </w:rPr>
              <w:t>Elches</w:t>
            </w:r>
            <w:proofErr w:type="spellEnd"/>
          </w:p>
          <w:p w14:paraId="1177B46C" w14:textId="77777777" w:rsidR="009F40AD" w:rsidRPr="00656412" w:rsidRDefault="009F40AD" w:rsidP="004B45EF">
            <w:pPr>
              <w:spacing w:after="0" w:line="27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(2011)</w:t>
            </w:r>
          </w:p>
        </w:tc>
        <w:tc>
          <w:tcPr>
            <w:tcW w:w="3132" w:type="dxa"/>
            <w:tcBorders>
              <w:top w:val="nil"/>
              <w:left w:val="nil"/>
              <w:right w:val="nil"/>
            </w:tcBorders>
            <w:shd w:val="clear" w:color="auto" w:fill="auto"/>
            <w:tcMar>
              <w:top w:w="15" w:type="dxa"/>
              <w:left w:w="108" w:type="dxa"/>
              <w:bottom w:w="0" w:type="dxa"/>
              <w:right w:w="108" w:type="dxa"/>
            </w:tcMar>
            <w:vAlign w:val="center"/>
          </w:tcPr>
          <w:p w14:paraId="38513B06"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 xml:space="preserve">The Euro 200 </w:t>
            </w:r>
            <w:proofErr w:type="spellStart"/>
            <w:r w:rsidRPr="00656412">
              <w:rPr>
                <w:rFonts w:ascii="Arial" w:eastAsia="Arial" w:hAnsi="Arial" w:cs="Arial"/>
                <w:color w:val="000000"/>
                <w:kern w:val="24"/>
                <w:sz w:val="20"/>
                <w:szCs w:val="20"/>
                <w:lang w:eastAsia="pt-BR"/>
              </w:rPr>
              <w:t>Program</w:t>
            </w:r>
            <w:proofErr w:type="spellEnd"/>
          </w:p>
        </w:tc>
        <w:tc>
          <w:tcPr>
            <w:tcW w:w="0" w:type="auto"/>
            <w:tcBorders>
              <w:top w:val="nil"/>
              <w:left w:val="nil"/>
              <w:right w:val="nil"/>
            </w:tcBorders>
            <w:shd w:val="clear" w:color="auto" w:fill="auto"/>
            <w:tcMar>
              <w:top w:w="15" w:type="dxa"/>
              <w:left w:w="108" w:type="dxa"/>
              <w:bottom w:w="0" w:type="dxa"/>
              <w:right w:w="108" w:type="dxa"/>
            </w:tcMar>
            <w:vAlign w:val="center"/>
          </w:tcPr>
          <w:p w14:paraId="1F5219F7"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Romênia</w:t>
            </w:r>
          </w:p>
        </w:tc>
        <w:tc>
          <w:tcPr>
            <w:tcW w:w="0" w:type="auto"/>
            <w:tcBorders>
              <w:top w:val="nil"/>
              <w:left w:val="nil"/>
              <w:right w:val="nil"/>
            </w:tcBorders>
            <w:shd w:val="clear" w:color="auto" w:fill="auto"/>
            <w:tcMar>
              <w:top w:w="15" w:type="dxa"/>
              <w:left w:w="108" w:type="dxa"/>
              <w:bottom w:w="0" w:type="dxa"/>
              <w:right w:w="108" w:type="dxa"/>
            </w:tcMar>
            <w:vAlign w:val="center"/>
          </w:tcPr>
          <w:p w14:paraId="2BBAE8D5"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 xml:space="preserve">RDD, OLS e </w:t>
            </w:r>
            <w:proofErr w:type="gramStart"/>
            <w:r w:rsidRPr="00656412">
              <w:rPr>
                <w:rFonts w:ascii="Arial" w:eastAsia="Arial" w:hAnsi="Arial" w:cs="Arial"/>
                <w:color w:val="000000"/>
                <w:kern w:val="24"/>
                <w:sz w:val="20"/>
                <w:szCs w:val="20"/>
                <w:lang w:eastAsia="pt-BR"/>
              </w:rPr>
              <w:t>2SLS</w:t>
            </w:r>
            <w:proofErr w:type="gramEnd"/>
          </w:p>
        </w:tc>
        <w:tc>
          <w:tcPr>
            <w:tcW w:w="4209" w:type="dxa"/>
            <w:tcBorders>
              <w:top w:val="nil"/>
              <w:left w:val="nil"/>
              <w:right w:val="nil"/>
            </w:tcBorders>
            <w:shd w:val="clear" w:color="auto" w:fill="auto"/>
            <w:tcMar>
              <w:top w:w="15" w:type="dxa"/>
              <w:left w:w="108" w:type="dxa"/>
              <w:bottom w:w="0" w:type="dxa"/>
              <w:right w:w="108" w:type="dxa"/>
            </w:tcMar>
            <w:vAlign w:val="center"/>
          </w:tcPr>
          <w:p w14:paraId="3C82ED86"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Estimar o efeito de computadores domésticos em crianças e adolescentes, explorando o incentivo d</w:t>
            </w:r>
            <w:r>
              <w:rPr>
                <w:rFonts w:ascii="Arial" w:eastAsia="Arial" w:hAnsi="Arial" w:cs="Arial"/>
                <w:color w:val="000000"/>
                <w:kern w:val="24"/>
                <w:sz w:val="20"/>
                <w:szCs w:val="20"/>
                <w:lang w:eastAsia="pt-BR"/>
              </w:rPr>
              <w:t>o P</w:t>
            </w:r>
            <w:r w:rsidRPr="00656412">
              <w:rPr>
                <w:rFonts w:ascii="Arial" w:eastAsia="Arial" w:hAnsi="Arial" w:cs="Arial"/>
                <w:color w:val="000000"/>
                <w:kern w:val="24"/>
                <w:sz w:val="20"/>
                <w:szCs w:val="20"/>
                <w:lang w:eastAsia="pt-BR"/>
              </w:rPr>
              <w:t xml:space="preserve">rograma </w:t>
            </w:r>
            <w:r>
              <w:rPr>
                <w:rFonts w:ascii="Arial" w:eastAsia="Arial" w:hAnsi="Arial" w:cs="Arial"/>
                <w:color w:val="000000"/>
                <w:kern w:val="24"/>
                <w:sz w:val="20"/>
                <w:szCs w:val="20"/>
                <w:lang w:eastAsia="pt-BR"/>
              </w:rPr>
              <w:t xml:space="preserve">Euro </w:t>
            </w:r>
            <w:proofErr w:type="gramStart"/>
            <w:r>
              <w:rPr>
                <w:rFonts w:ascii="Arial" w:eastAsia="Arial" w:hAnsi="Arial" w:cs="Arial"/>
                <w:color w:val="000000"/>
                <w:kern w:val="24"/>
                <w:sz w:val="20"/>
                <w:szCs w:val="20"/>
                <w:lang w:eastAsia="pt-BR"/>
              </w:rPr>
              <w:t>2000</w:t>
            </w:r>
            <w:proofErr w:type="gramEnd"/>
          </w:p>
        </w:tc>
      </w:tr>
      <w:tr w:rsidR="009F40AD" w:rsidRPr="00656412" w14:paraId="043FC3AA" w14:textId="77777777" w:rsidTr="00295BD0">
        <w:trPr>
          <w:trHeight w:val="340"/>
          <w:jc w:val="center"/>
        </w:trPr>
        <w:tc>
          <w:tcPr>
            <w:tcW w:w="2268" w:type="dxa"/>
            <w:tcBorders>
              <w:left w:val="nil"/>
              <w:right w:val="nil"/>
            </w:tcBorders>
            <w:shd w:val="clear" w:color="auto" w:fill="auto"/>
            <w:tcMar>
              <w:top w:w="15" w:type="dxa"/>
              <w:left w:w="108" w:type="dxa"/>
              <w:bottom w:w="0" w:type="dxa"/>
              <w:right w:w="108" w:type="dxa"/>
            </w:tcMar>
            <w:vAlign w:val="center"/>
          </w:tcPr>
          <w:p w14:paraId="3D2E2BEC" w14:textId="77777777" w:rsidR="009F40AD" w:rsidRPr="00656412" w:rsidRDefault="009F40AD" w:rsidP="004B45EF">
            <w:pPr>
              <w:spacing w:after="0" w:line="256" w:lineRule="auto"/>
              <w:jc w:val="center"/>
              <w:rPr>
                <w:rFonts w:ascii="Arial" w:eastAsia="Arial" w:hAnsi="Arial" w:cs="Arial"/>
                <w:b/>
                <w:bCs/>
                <w:color w:val="000000"/>
                <w:kern w:val="24"/>
                <w:sz w:val="20"/>
                <w:szCs w:val="20"/>
                <w:lang w:eastAsia="pt-BR"/>
              </w:rPr>
            </w:pPr>
            <w:proofErr w:type="spellStart"/>
            <w:r w:rsidRPr="00656412">
              <w:rPr>
                <w:rFonts w:ascii="Arial" w:eastAsia="Arial" w:hAnsi="Arial" w:cs="Arial"/>
                <w:b/>
                <w:bCs/>
                <w:color w:val="000000"/>
                <w:kern w:val="24"/>
                <w:sz w:val="20"/>
                <w:szCs w:val="20"/>
                <w:lang w:eastAsia="pt-BR"/>
              </w:rPr>
              <w:t>Cristia</w:t>
            </w:r>
            <w:proofErr w:type="spellEnd"/>
            <w:r w:rsidRPr="00656412">
              <w:rPr>
                <w:rFonts w:ascii="Arial" w:eastAsia="Arial" w:hAnsi="Arial" w:cs="Arial"/>
                <w:b/>
                <w:bCs/>
                <w:color w:val="000000"/>
                <w:kern w:val="24"/>
                <w:sz w:val="20"/>
                <w:szCs w:val="20"/>
                <w:lang w:eastAsia="pt-BR"/>
              </w:rPr>
              <w:t xml:space="preserve"> </w:t>
            </w:r>
            <w:proofErr w:type="gramStart"/>
            <w:r w:rsidRPr="00656412">
              <w:rPr>
                <w:rFonts w:ascii="Arial" w:eastAsia="Arial" w:hAnsi="Arial" w:cs="Arial"/>
                <w:b/>
                <w:bCs/>
                <w:i/>
                <w:iCs/>
                <w:color w:val="000000"/>
                <w:kern w:val="24"/>
                <w:sz w:val="20"/>
                <w:szCs w:val="20"/>
                <w:lang w:eastAsia="pt-BR"/>
              </w:rPr>
              <w:t>et</w:t>
            </w:r>
            <w:proofErr w:type="gramEnd"/>
            <w:r w:rsidRPr="00656412">
              <w:rPr>
                <w:rFonts w:ascii="Arial" w:eastAsia="Arial" w:hAnsi="Arial" w:cs="Arial"/>
                <w:b/>
                <w:bCs/>
                <w:i/>
                <w:iCs/>
                <w:color w:val="000000"/>
                <w:kern w:val="24"/>
                <w:sz w:val="20"/>
                <w:szCs w:val="20"/>
                <w:lang w:eastAsia="pt-BR"/>
              </w:rPr>
              <w:t xml:space="preserve"> al</w:t>
            </w:r>
            <w:r w:rsidRPr="00656412">
              <w:rPr>
                <w:rFonts w:ascii="Arial" w:eastAsia="Arial" w:hAnsi="Arial" w:cs="Arial"/>
                <w:b/>
                <w:bCs/>
                <w:color w:val="000000"/>
                <w:kern w:val="24"/>
                <w:sz w:val="20"/>
                <w:szCs w:val="20"/>
                <w:lang w:eastAsia="pt-BR"/>
              </w:rPr>
              <w:t>.</w:t>
            </w:r>
          </w:p>
          <w:p w14:paraId="2F57CD35" w14:textId="77777777" w:rsidR="009F40AD" w:rsidRPr="00656412" w:rsidRDefault="009F40AD" w:rsidP="004B45EF">
            <w:pPr>
              <w:spacing w:after="0" w:line="25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(2014)</w:t>
            </w:r>
          </w:p>
        </w:tc>
        <w:tc>
          <w:tcPr>
            <w:tcW w:w="3132" w:type="dxa"/>
            <w:tcBorders>
              <w:left w:val="nil"/>
              <w:right w:val="nil"/>
            </w:tcBorders>
            <w:shd w:val="clear" w:color="auto" w:fill="auto"/>
            <w:tcMar>
              <w:top w:w="15" w:type="dxa"/>
              <w:left w:w="108" w:type="dxa"/>
              <w:bottom w:w="0" w:type="dxa"/>
              <w:right w:w="108" w:type="dxa"/>
            </w:tcMar>
            <w:vAlign w:val="center"/>
          </w:tcPr>
          <w:p w14:paraId="5668473D"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val="en-US" w:eastAsia="pt-BR"/>
              </w:rPr>
              <w:t>The Ministry of Education</w:t>
            </w:r>
          </w:p>
        </w:tc>
        <w:tc>
          <w:tcPr>
            <w:tcW w:w="0" w:type="auto"/>
            <w:tcBorders>
              <w:left w:val="nil"/>
              <w:right w:val="nil"/>
            </w:tcBorders>
            <w:shd w:val="clear" w:color="auto" w:fill="auto"/>
            <w:tcMar>
              <w:top w:w="15" w:type="dxa"/>
              <w:left w:w="108" w:type="dxa"/>
              <w:bottom w:w="0" w:type="dxa"/>
              <w:right w:w="108" w:type="dxa"/>
            </w:tcMar>
            <w:vAlign w:val="center"/>
          </w:tcPr>
          <w:p w14:paraId="7981D8F5"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Peru</w:t>
            </w:r>
          </w:p>
        </w:tc>
        <w:tc>
          <w:tcPr>
            <w:tcW w:w="0" w:type="auto"/>
            <w:tcBorders>
              <w:left w:val="nil"/>
              <w:right w:val="nil"/>
            </w:tcBorders>
            <w:shd w:val="clear" w:color="auto" w:fill="auto"/>
            <w:tcMar>
              <w:top w:w="15" w:type="dxa"/>
              <w:left w:w="108" w:type="dxa"/>
              <w:bottom w:w="0" w:type="dxa"/>
              <w:right w:w="108" w:type="dxa"/>
            </w:tcMar>
            <w:vAlign w:val="center"/>
          </w:tcPr>
          <w:p w14:paraId="056D1B21" w14:textId="77777777" w:rsidR="009F40AD" w:rsidRPr="00656412" w:rsidRDefault="009F40AD" w:rsidP="004B45EF">
            <w:pPr>
              <w:spacing w:after="0" w:line="276" w:lineRule="auto"/>
              <w:jc w:val="center"/>
              <w:rPr>
                <w:rFonts w:ascii="Arial" w:eastAsia="Arial" w:hAnsi="Arial" w:cs="Arial"/>
                <w:color w:val="000000"/>
                <w:kern w:val="24"/>
                <w:sz w:val="20"/>
                <w:szCs w:val="20"/>
                <w:lang w:val="en-US" w:eastAsia="pt-BR"/>
              </w:rPr>
            </w:pPr>
            <w:proofErr w:type="spellStart"/>
            <w:r w:rsidRPr="00656412">
              <w:rPr>
                <w:rFonts w:ascii="Arial" w:eastAsia="Arial" w:hAnsi="Arial" w:cs="Arial"/>
                <w:color w:val="000000"/>
                <w:kern w:val="24"/>
                <w:sz w:val="20"/>
                <w:szCs w:val="20"/>
                <w:lang w:val="en-US" w:eastAsia="pt-BR"/>
              </w:rPr>
              <w:t>DiD</w:t>
            </w:r>
            <w:proofErr w:type="spellEnd"/>
          </w:p>
        </w:tc>
        <w:tc>
          <w:tcPr>
            <w:tcW w:w="4209" w:type="dxa"/>
            <w:tcBorders>
              <w:left w:val="nil"/>
              <w:right w:val="nil"/>
            </w:tcBorders>
            <w:shd w:val="clear" w:color="auto" w:fill="auto"/>
            <w:tcMar>
              <w:top w:w="15" w:type="dxa"/>
              <w:left w:w="108" w:type="dxa"/>
              <w:bottom w:w="0" w:type="dxa"/>
              <w:right w:w="108" w:type="dxa"/>
            </w:tcMar>
            <w:vAlign w:val="center"/>
          </w:tcPr>
          <w:p w14:paraId="45B678A9"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Avaliar o efeito da expansão das TIC via Governo Peruano no Ensino Básico em uma grande amostra longitudinal</w:t>
            </w:r>
          </w:p>
        </w:tc>
      </w:tr>
      <w:tr w:rsidR="00295BD0" w:rsidRPr="00656412" w14:paraId="01875EDA" w14:textId="77777777" w:rsidTr="00687A70">
        <w:trPr>
          <w:trHeight w:val="340"/>
          <w:jc w:val="center"/>
        </w:trPr>
        <w:tc>
          <w:tcPr>
            <w:tcW w:w="2268" w:type="dxa"/>
            <w:tcBorders>
              <w:top w:val="nil"/>
              <w:left w:val="nil"/>
              <w:right w:val="nil"/>
            </w:tcBorders>
            <w:shd w:val="clear" w:color="auto" w:fill="auto"/>
            <w:tcMar>
              <w:top w:w="15" w:type="dxa"/>
              <w:left w:w="108" w:type="dxa"/>
              <w:bottom w:w="0" w:type="dxa"/>
              <w:right w:w="108" w:type="dxa"/>
            </w:tcMar>
            <w:vAlign w:val="center"/>
            <w:hideMark/>
          </w:tcPr>
          <w:p w14:paraId="60D0EC23" w14:textId="77777777" w:rsidR="00295BD0" w:rsidRPr="00656412" w:rsidRDefault="00295BD0" w:rsidP="00BE362C">
            <w:pPr>
              <w:spacing w:after="0" w:line="256" w:lineRule="auto"/>
              <w:jc w:val="center"/>
              <w:rPr>
                <w:rFonts w:ascii="Arial" w:eastAsia="Arial" w:hAnsi="Arial" w:cs="Arial"/>
                <w:b/>
                <w:bCs/>
                <w:color w:val="000000"/>
                <w:kern w:val="24"/>
                <w:sz w:val="20"/>
                <w:szCs w:val="20"/>
                <w:lang w:eastAsia="pt-BR"/>
              </w:rPr>
            </w:pPr>
            <w:proofErr w:type="spellStart"/>
            <w:r w:rsidRPr="00656412">
              <w:rPr>
                <w:rFonts w:ascii="Arial" w:eastAsia="Arial" w:hAnsi="Arial" w:cs="Arial"/>
                <w:b/>
                <w:bCs/>
                <w:color w:val="000000"/>
                <w:kern w:val="24"/>
                <w:sz w:val="20"/>
                <w:szCs w:val="20"/>
                <w:lang w:eastAsia="pt-BR"/>
              </w:rPr>
              <w:t>Kho</w:t>
            </w:r>
            <w:proofErr w:type="spellEnd"/>
            <w:r w:rsidRPr="00656412">
              <w:rPr>
                <w:rFonts w:ascii="Arial" w:eastAsia="Arial" w:hAnsi="Arial" w:cs="Arial"/>
                <w:b/>
                <w:bCs/>
                <w:color w:val="000000"/>
                <w:kern w:val="24"/>
                <w:sz w:val="20"/>
                <w:szCs w:val="20"/>
                <w:lang w:eastAsia="pt-BR"/>
              </w:rPr>
              <w:t xml:space="preserve"> </w:t>
            </w:r>
            <w:proofErr w:type="gramStart"/>
            <w:r w:rsidRPr="00656412">
              <w:rPr>
                <w:rFonts w:ascii="Arial" w:eastAsia="Arial" w:hAnsi="Arial" w:cs="Arial"/>
                <w:b/>
                <w:bCs/>
                <w:i/>
                <w:iCs/>
                <w:color w:val="000000"/>
                <w:kern w:val="24"/>
                <w:sz w:val="20"/>
                <w:szCs w:val="20"/>
                <w:lang w:eastAsia="pt-BR"/>
              </w:rPr>
              <w:t>et</w:t>
            </w:r>
            <w:proofErr w:type="gramEnd"/>
            <w:r w:rsidRPr="00656412">
              <w:rPr>
                <w:rFonts w:ascii="Arial" w:eastAsia="Arial" w:hAnsi="Arial" w:cs="Arial"/>
                <w:b/>
                <w:bCs/>
                <w:i/>
                <w:iCs/>
                <w:color w:val="000000"/>
                <w:kern w:val="24"/>
                <w:sz w:val="20"/>
                <w:szCs w:val="20"/>
                <w:lang w:eastAsia="pt-BR"/>
              </w:rPr>
              <w:t xml:space="preserve"> al</w:t>
            </w:r>
            <w:r w:rsidRPr="00656412">
              <w:rPr>
                <w:rFonts w:ascii="Arial" w:eastAsia="Arial" w:hAnsi="Arial" w:cs="Arial"/>
                <w:b/>
                <w:bCs/>
                <w:color w:val="000000"/>
                <w:kern w:val="24"/>
                <w:sz w:val="20"/>
                <w:szCs w:val="20"/>
                <w:lang w:eastAsia="pt-BR"/>
              </w:rPr>
              <w:t>.</w:t>
            </w:r>
          </w:p>
          <w:p w14:paraId="49FFEC15" w14:textId="77777777" w:rsidR="00295BD0" w:rsidRPr="00656412" w:rsidRDefault="00295BD0" w:rsidP="00BE362C">
            <w:pPr>
              <w:spacing w:after="0" w:line="256" w:lineRule="auto"/>
              <w:jc w:val="center"/>
              <w:rPr>
                <w:rFonts w:ascii="Arial" w:eastAsia="Times New Roman" w:hAnsi="Arial" w:cs="Arial"/>
                <w:sz w:val="20"/>
                <w:szCs w:val="20"/>
                <w:lang w:eastAsia="pt-BR"/>
              </w:rPr>
            </w:pPr>
            <w:r w:rsidRPr="00656412">
              <w:rPr>
                <w:rFonts w:ascii="Arial" w:eastAsia="Arial" w:hAnsi="Arial" w:cs="Arial"/>
                <w:b/>
                <w:bCs/>
                <w:color w:val="000000"/>
                <w:kern w:val="24"/>
                <w:sz w:val="20"/>
                <w:szCs w:val="20"/>
                <w:lang w:eastAsia="pt-BR"/>
              </w:rPr>
              <w:t>(2018)</w:t>
            </w:r>
          </w:p>
        </w:tc>
        <w:tc>
          <w:tcPr>
            <w:tcW w:w="3132" w:type="dxa"/>
            <w:tcBorders>
              <w:top w:val="nil"/>
              <w:left w:val="nil"/>
              <w:right w:val="nil"/>
            </w:tcBorders>
            <w:shd w:val="clear" w:color="auto" w:fill="auto"/>
            <w:tcMar>
              <w:top w:w="15" w:type="dxa"/>
              <w:left w:w="108" w:type="dxa"/>
              <w:bottom w:w="0" w:type="dxa"/>
              <w:right w:w="108" w:type="dxa"/>
            </w:tcMar>
            <w:vAlign w:val="center"/>
            <w:hideMark/>
          </w:tcPr>
          <w:p w14:paraId="7A10B4A5" w14:textId="77777777" w:rsidR="00295BD0" w:rsidRPr="00656412" w:rsidRDefault="00295BD0"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 xml:space="preserve">Censo Escolar (CE) e </w:t>
            </w:r>
            <w:r w:rsidRPr="00656412">
              <w:rPr>
                <w:rFonts w:ascii="Arial" w:eastAsia="Arial" w:hAnsi="Arial" w:cs="Arial"/>
                <w:color w:val="000000"/>
                <w:kern w:val="24"/>
                <w:sz w:val="20"/>
                <w:szCs w:val="20"/>
                <w:lang w:val="es-ES" w:eastAsia="pt-BR"/>
              </w:rPr>
              <w:t>Evaluación Censal de Estudiantes (ECE)</w:t>
            </w:r>
          </w:p>
        </w:tc>
        <w:tc>
          <w:tcPr>
            <w:tcW w:w="0" w:type="auto"/>
            <w:tcBorders>
              <w:top w:val="nil"/>
              <w:left w:val="nil"/>
              <w:right w:val="nil"/>
            </w:tcBorders>
            <w:shd w:val="clear" w:color="auto" w:fill="auto"/>
            <w:tcMar>
              <w:top w:w="15" w:type="dxa"/>
              <w:left w:w="108" w:type="dxa"/>
              <w:bottom w:w="0" w:type="dxa"/>
              <w:right w:w="108" w:type="dxa"/>
            </w:tcMar>
            <w:vAlign w:val="center"/>
            <w:hideMark/>
          </w:tcPr>
          <w:p w14:paraId="6DEF2808" w14:textId="77777777" w:rsidR="00295BD0" w:rsidRPr="00656412" w:rsidRDefault="00295BD0"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Peru</w:t>
            </w:r>
          </w:p>
        </w:tc>
        <w:tc>
          <w:tcPr>
            <w:tcW w:w="0" w:type="auto"/>
            <w:tcBorders>
              <w:top w:val="nil"/>
              <w:left w:val="nil"/>
              <w:right w:val="nil"/>
            </w:tcBorders>
            <w:shd w:val="clear" w:color="auto" w:fill="auto"/>
            <w:tcMar>
              <w:top w:w="15" w:type="dxa"/>
              <w:left w:w="108" w:type="dxa"/>
              <w:bottom w:w="0" w:type="dxa"/>
              <w:right w:w="108" w:type="dxa"/>
            </w:tcMar>
            <w:vAlign w:val="center"/>
            <w:hideMark/>
          </w:tcPr>
          <w:p w14:paraId="0ADFB21F" w14:textId="77777777" w:rsidR="00295BD0" w:rsidRPr="00656412" w:rsidRDefault="00295BD0" w:rsidP="00BE362C">
            <w:pPr>
              <w:spacing w:after="0" w:line="276" w:lineRule="auto"/>
              <w:jc w:val="center"/>
              <w:rPr>
                <w:rFonts w:ascii="Arial" w:eastAsia="Times New Roman" w:hAnsi="Arial" w:cs="Arial"/>
                <w:sz w:val="20"/>
                <w:szCs w:val="20"/>
                <w:lang w:eastAsia="pt-BR"/>
              </w:rPr>
            </w:pPr>
            <w:proofErr w:type="spellStart"/>
            <w:r w:rsidRPr="00656412">
              <w:rPr>
                <w:rFonts w:ascii="Arial" w:eastAsia="Arial" w:hAnsi="Arial" w:cs="Arial"/>
                <w:color w:val="000000"/>
                <w:kern w:val="24"/>
                <w:sz w:val="20"/>
                <w:szCs w:val="20"/>
                <w:lang w:eastAsia="pt-BR"/>
              </w:rPr>
              <w:t>Event</w:t>
            </w:r>
            <w:proofErr w:type="spellEnd"/>
            <w:r w:rsidRPr="00656412">
              <w:rPr>
                <w:rFonts w:ascii="Arial" w:eastAsia="Arial" w:hAnsi="Arial" w:cs="Arial"/>
                <w:color w:val="000000"/>
                <w:kern w:val="24"/>
                <w:sz w:val="20"/>
                <w:szCs w:val="20"/>
                <w:lang w:eastAsia="pt-BR"/>
              </w:rPr>
              <w:t xml:space="preserve"> </w:t>
            </w:r>
            <w:proofErr w:type="spellStart"/>
            <w:r w:rsidRPr="00656412">
              <w:rPr>
                <w:rFonts w:ascii="Arial" w:eastAsia="Arial" w:hAnsi="Arial" w:cs="Arial"/>
                <w:color w:val="000000"/>
                <w:kern w:val="24"/>
                <w:sz w:val="20"/>
                <w:szCs w:val="20"/>
                <w:lang w:eastAsia="pt-BR"/>
              </w:rPr>
              <w:t>Study</w:t>
            </w:r>
            <w:proofErr w:type="spellEnd"/>
          </w:p>
        </w:tc>
        <w:tc>
          <w:tcPr>
            <w:tcW w:w="4209" w:type="dxa"/>
            <w:tcBorders>
              <w:top w:val="nil"/>
              <w:left w:val="nil"/>
              <w:right w:val="nil"/>
            </w:tcBorders>
            <w:shd w:val="clear" w:color="auto" w:fill="auto"/>
            <w:tcMar>
              <w:top w:w="15" w:type="dxa"/>
              <w:left w:w="108" w:type="dxa"/>
              <w:bottom w:w="0" w:type="dxa"/>
              <w:right w:w="108" w:type="dxa"/>
            </w:tcMar>
            <w:vAlign w:val="center"/>
            <w:hideMark/>
          </w:tcPr>
          <w:p w14:paraId="42C10270" w14:textId="77777777" w:rsidR="00295BD0" w:rsidRPr="00656412" w:rsidRDefault="00295BD0" w:rsidP="00BE362C">
            <w:pPr>
              <w:spacing w:after="0" w:line="276" w:lineRule="auto"/>
              <w:jc w:val="center"/>
              <w:rPr>
                <w:rFonts w:ascii="Arial" w:eastAsia="Times New Roman" w:hAnsi="Arial" w:cs="Arial"/>
                <w:sz w:val="20"/>
                <w:szCs w:val="20"/>
                <w:lang w:eastAsia="pt-BR"/>
              </w:rPr>
            </w:pPr>
            <w:r w:rsidRPr="00656412">
              <w:rPr>
                <w:rFonts w:ascii="Arial" w:eastAsia="Arial" w:hAnsi="Arial" w:cs="Arial"/>
                <w:color w:val="000000"/>
                <w:kern w:val="24"/>
                <w:sz w:val="20"/>
                <w:szCs w:val="20"/>
                <w:lang w:eastAsia="pt-BR"/>
              </w:rPr>
              <w:t>Examinar o impacto do acesso à internet no desempenho dos alunos de escolas públicas que adquiriram internet entre 2007 e 2014</w:t>
            </w:r>
          </w:p>
        </w:tc>
      </w:tr>
      <w:tr w:rsidR="009F40AD" w:rsidRPr="00656412" w14:paraId="15F09F6C" w14:textId="77777777" w:rsidTr="00355B81">
        <w:trPr>
          <w:trHeight w:val="340"/>
          <w:jc w:val="center"/>
        </w:trPr>
        <w:tc>
          <w:tcPr>
            <w:tcW w:w="2268" w:type="dxa"/>
            <w:tcBorders>
              <w:left w:val="nil"/>
              <w:right w:val="nil"/>
            </w:tcBorders>
            <w:shd w:val="clear" w:color="auto" w:fill="auto"/>
            <w:tcMar>
              <w:top w:w="15" w:type="dxa"/>
              <w:left w:w="108" w:type="dxa"/>
              <w:bottom w:w="0" w:type="dxa"/>
              <w:right w:w="108" w:type="dxa"/>
            </w:tcMar>
            <w:vAlign w:val="center"/>
          </w:tcPr>
          <w:p w14:paraId="45392E8E" w14:textId="77777777" w:rsidR="009F40AD" w:rsidRPr="00656412" w:rsidRDefault="009F40AD" w:rsidP="004B45EF">
            <w:pPr>
              <w:spacing w:after="0" w:line="25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 xml:space="preserve">Lima </w:t>
            </w:r>
            <w:proofErr w:type="gramStart"/>
            <w:r w:rsidRPr="00656412">
              <w:rPr>
                <w:rFonts w:ascii="Arial" w:eastAsia="Arial" w:hAnsi="Arial" w:cs="Arial"/>
                <w:b/>
                <w:bCs/>
                <w:i/>
                <w:iCs/>
                <w:color w:val="000000"/>
                <w:kern w:val="24"/>
                <w:sz w:val="20"/>
                <w:szCs w:val="20"/>
                <w:lang w:eastAsia="pt-BR"/>
              </w:rPr>
              <w:t>et</w:t>
            </w:r>
            <w:proofErr w:type="gramEnd"/>
            <w:r w:rsidRPr="00656412">
              <w:rPr>
                <w:rFonts w:ascii="Arial" w:eastAsia="Arial" w:hAnsi="Arial" w:cs="Arial"/>
                <w:b/>
                <w:bCs/>
                <w:i/>
                <w:iCs/>
                <w:color w:val="000000"/>
                <w:kern w:val="24"/>
                <w:sz w:val="20"/>
                <w:szCs w:val="20"/>
                <w:lang w:eastAsia="pt-BR"/>
              </w:rPr>
              <w:t xml:space="preserve"> al.</w:t>
            </w:r>
          </w:p>
          <w:p w14:paraId="3DBBD8A0" w14:textId="77777777" w:rsidR="009F40AD" w:rsidRPr="00656412" w:rsidRDefault="009F40AD" w:rsidP="004B45EF">
            <w:pPr>
              <w:spacing w:after="0" w:line="256" w:lineRule="auto"/>
              <w:jc w:val="center"/>
              <w:rPr>
                <w:rFonts w:ascii="Arial" w:eastAsia="Arial" w:hAnsi="Arial" w:cs="Arial"/>
                <w:b/>
                <w:bCs/>
                <w:color w:val="000000"/>
                <w:kern w:val="24"/>
                <w:sz w:val="20"/>
                <w:szCs w:val="20"/>
                <w:lang w:eastAsia="pt-BR"/>
              </w:rPr>
            </w:pPr>
            <w:r w:rsidRPr="00656412">
              <w:rPr>
                <w:rFonts w:ascii="Arial" w:eastAsia="Arial" w:hAnsi="Arial" w:cs="Arial"/>
                <w:b/>
                <w:bCs/>
                <w:color w:val="000000"/>
                <w:kern w:val="24"/>
                <w:sz w:val="20"/>
                <w:szCs w:val="20"/>
                <w:lang w:eastAsia="pt-BR"/>
              </w:rPr>
              <w:t>(2018)</w:t>
            </w:r>
          </w:p>
        </w:tc>
        <w:tc>
          <w:tcPr>
            <w:tcW w:w="3132" w:type="dxa"/>
            <w:tcBorders>
              <w:left w:val="nil"/>
              <w:right w:val="nil"/>
            </w:tcBorders>
            <w:shd w:val="clear" w:color="auto" w:fill="auto"/>
            <w:tcMar>
              <w:top w:w="15" w:type="dxa"/>
              <w:left w:w="108" w:type="dxa"/>
              <w:bottom w:w="0" w:type="dxa"/>
              <w:right w:w="108" w:type="dxa"/>
            </w:tcMar>
            <w:vAlign w:val="center"/>
          </w:tcPr>
          <w:p w14:paraId="6A724033"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proofErr w:type="spellStart"/>
            <w:r w:rsidRPr="00656412">
              <w:rPr>
                <w:rFonts w:ascii="Arial" w:eastAsia="Arial" w:hAnsi="Arial" w:cs="Arial"/>
                <w:color w:val="000000"/>
                <w:kern w:val="24"/>
                <w:sz w:val="20"/>
                <w:szCs w:val="20"/>
                <w:lang w:eastAsia="pt-BR"/>
              </w:rPr>
              <w:t>Ideb</w:t>
            </w:r>
            <w:proofErr w:type="spellEnd"/>
            <w:r w:rsidRPr="00656412">
              <w:rPr>
                <w:rFonts w:ascii="Arial" w:eastAsia="Arial" w:hAnsi="Arial" w:cs="Arial"/>
                <w:color w:val="000000"/>
                <w:kern w:val="24"/>
                <w:sz w:val="20"/>
                <w:szCs w:val="20"/>
                <w:lang w:eastAsia="pt-BR"/>
              </w:rPr>
              <w:t xml:space="preserve">, Enem e Censo </w:t>
            </w:r>
            <w:proofErr w:type="gramStart"/>
            <w:r w:rsidRPr="00656412">
              <w:rPr>
                <w:rFonts w:ascii="Arial" w:eastAsia="Arial" w:hAnsi="Arial" w:cs="Arial"/>
                <w:color w:val="000000"/>
                <w:kern w:val="24"/>
                <w:sz w:val="20"/>
                <w:szCs w:val="20"/>
                <w:lang w:eastAsia="pt-BR"/>
              </w:rPr>
              <w:t>Escolar</w:t>
            </w:r>
            <w:proofErr w:type="gramEnd"/>
          </w:p>
        </w:tc>
        <w:tc>
          <w:tcPr>
            <w:tcW w:w="0" w:type="auto"/>
            <w:tcBorders>
              <w:left w:val="nil"/>
              <w:right w:val="nil"/>
            </w:tcBorders>
            <w:shd w:val="clear" w:color="auto" w:fill="auto"/>
            <w:tcMar>
              <w:top w:w="15" w:type="dxa"/>
              <w:left w:w="108" w:type="dxa"/>
              <w:bottom w:w="0" w:type="dxa"/>
              <w:right w:w="108" w:type="dxa"/>
            </w:tcMar>
            <w:vAlign w:val="center"/>
          </w:tcPr>
          <w:p w14:paraId="3C15C8B5"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Brasil</w:t>
            </w:r>
          </w:p>
        </w:tc>
        <w:tc>
          <w:tcPr>
            <w:tcW w:w="0" w:type="auto"/>
            <w:tcBorders>
              <w:left w:val="nil"/>
              <w:right w:val="nil"/>
            </w:tcBorders>
            <w:shd w:val="clear" w:color="auto" w:fill="auto"/>
            <w:tcMar>
              <w:top w:w="15" w:type="dxa"/>
              <w:left w:w="108" w:type="dxa"/>
              <w:bottom w:w="0" w:type="dxa"/>
              <w:right w:w="108" w:type="dxa"/>
            </w:tcMar>
            <w:vAlign w:val="center"/>
          </w:tcPr>
          <w:p w14:paraId="2AC19BFA"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proofErr w:type="spellStart"/>
            <w:proofErr w:type="gramStart"/>
            <w:r w:rsidRPr="00656412">
              <w:rPr>
                <w:rFonts w:ascii="Arial" w:eastAsia="Arial" w:hAnsi="Arial" w:cs="Arial"/>
                <w:color w:val="000000"/>
                <w:kern w:val="24"/>
                <w:sz w:val="20"/>
                <w:szCs w:val="20"/>
                <w:lang w:eastAsia="pt-BR"/>
              </w:rPr>
              <w:t>DiD</w:t>
            </w:r>
            <w:proofErr w:type="spellEnd"/>
            <w:proofErr w:type="gramEnd"/>
            <w:r w:rsidRPr="00656412">
              <w:rPr>
                <w:rFonts w:ascii="Arial" w:eastAsia="Arial" w:hAnsi="Arial" w:cs="Arial"/>
                <w:color w:val="000000"/>
                <w:kern w:val="24"/>
                <w:sz w:val="20"/>
                <w:szCs w:val="20"/>
                <w:lang w:eastAsia="pt-BR"/>
              </w:rPr>
              <w:t xml:space="preserve"> e PSM</w:t>
            </w:r>
          </w:p>
        </w:tc>
        <w:tc>
          <w:tcPr>
            <w:tcW w:w="4209" w:type="dxa"/>
            <w:tcBorders>
              <w:left w:val="nil"/>
              <w:right w:val="nil"/>
            </w:tcBorders>
            <w:shd w:val="clear" w:color="auto" w:fill="auto"/>
            <w:tcMar>
              <w:top w:w="15" w:type="dxa"/>
              <w:left w:w="108" w:type="dxa"/>
              <w:bottom w:w="0" w:type="dxa"/>
              <w:right w:w="108" w:type="dxa"/>
            </w:tcMar>
            <w:vAlign w:val="center"/>
          </w:tcPr>
          <w:p w14:paraId="60897F97" w14:textId="77777777" w:rsidR="009F40AD" w:rsidRPr="00656412" w:rsidRDefault="009F40AD" w:rsidP="004B45EF">
            <w:pPr>
              <w:spacing w:after="0" w:line="276" w:lineRule="auto"/>
              <w:jc w:val="center"/>
              <w:rPr>
                <w:rFonts w:ascii="Arial" w:eastAsia="Arial" w:hAnsi="Arial" w:cs="Arial"/>
                <w:color w:val="000000"/>
                <w:kern w:val="24"/>
                <w:sz w:val="20"/>
                <w:szCs w:val="20"/>
                <w:lang w:eastAsia="pt-BR"/>
              </w:rPr>
            </w:pPr>
            <w:r w:rsidRPr="00656412">
              <w:rPr>
                <w:rFonts w:ascii="Arial" w:eastAsia="Arial" w:hAnsi="Arial" w:cs="Arial"/>
                <w:color w:val="000000"/>
                <w:kern w:val="24"/>
                <w:sz w:val="20"/>
                <w:szCs w:val="20"/>
                <w:lang w:eastAsia="pt-BR"/>
              </w:rPr>
              <w:t>Avaliar o impacto do Programa Banda Larga nas Escolas (PBLE) sobre a qualidade educacional das escolas</w:t>
            </w:r>
          </w:p>
        </w:tc>
      </w:tr>
      <w:tr w:rsidR="00355B81" w:rsidRPr="00656412" w14:paraId="4E159FDD" w14:textId="77777777" w:rsidTr="00687A70">
        <w:trPr>
          <w:trHeight w:val="340"/>
          <w:jc w:val="center"/>
        </w:trPr>
        <w:tc>
          <w:tcPr>
            <w:tcW w:w="2268" w:type="dxa"/>
            <w:tcBorders>
              <w:left w:val="nil"/>
              <w:bottom w:val="single" w:sz="12" w:space="0" w:color="auto"/>
              <w:right w:val="nil"/>
            </w:tcBorders>
            <w:shd w:val="clear" w:color="auto" w:fill="auto"/>
            <w:tcMar>
              <w:top w:w="15" w:type="dxa"/>
              <w:left w:w="108" w:type="dxa"/>
              <w:bottom w:w="0" w:type="dxa"/>
              <w:right w:w="108" w:type="dxa"/>
            </w:tcMar>
            <w:vAlign w:val="center"/>
          </w:tcPr>
          <w:p w14:paraId="02122DF8" w14:textId="0E7A329A" w:rsidR="00355B81" w:rsidRDefault="00355B81" w:rsidP="004B45EF">
            <w:pPr>
              <w:spacing w:after="0" w:line="256" w:lineRule="auto"/>
              <w:jc w:val="center"/>
              <w:rPr>
                <w:rFonts w:ascii="Arial" w:eastAsia="Arial" w:hAnsi="Arial" w:cs="Arial"/>
                <w:b/>
                <w:bCs/>
                <w:i/>
                <w:color w:val="000000"/>
                <w:kern w:val="24"/>
                <w:sz w:val="20"/>
                <w:szCs w:val="20"/>
                <w:lang w:eastAsia="pt-BR"/>
              </w:rPr>
            </w:pPr>
            <w:proofErr w:type="spellStart"/>
            <w:r>
              <w:rPr>
                <w:rFonts w:ascii="Arial" w:eastAsia="Arial" w:hAnsi="Arial" w:cs="Arial"/>
                <w:b/>
                <w:bCs/>
                <w:color w:val="000000"/>
                <w:kern w:val="24"/>
                <w:sz w:val="20"/>
                <w:szCs w:val="20"/>
                <w:lang w:eastAsia="pt-BR"/>
              </w:rPr>
              <w:t>Bessone</w:t>
            </w:r>
            <w:proofErr w:type="spellEnd"/>
            <w:r>
              <w:rPr>
                <w:rFonts w:ascii="Arial" w:eastAsia="Arial" w:hAnsi="Arial" w:cs="Arial"/>
                <w:b/>
                <w:bCs/>
                <w:color w:val="000000"/>
                <w:kern w:val="24"/>
                <w:sz w:val="20"/>
                <w:szCs w:val="20"/>
                <w:lang w:eastAsia="pt-BR"/>
              </w:rPr>
              <w:t xml:space="preserve"> </w:t>
            </w:r>
            <w:proofErr w:type="gramStart"/>
            <w:r w:rsidRPr="00355B81">
              <w:rPr>
                <w:rFonts w:ascii="Arial" w:eastAsia="Arial" w:hAnsi="Arial" w:cs="Arial"/>
                <w:b/>
                <w:bCs/>
                <w:i/>
                <w:color w:val="000000"/>
                <w:kern w:val="24"/>
                <w:sz w:val="20"/>
                <w:szCs w:val="20"/>
                <w:lang w:eastAsia="pt-BR"/>
              </w:rPr>
              <w:t>et</w:t>
            </w:r>
            <w:proofErr w:type="gramEnd"/>
            <w:r w:rsidRPr="00355B81">
              <w:rPr>
                <w:rFonts w:ascii="Arial" w:eastAsia="Arial" w:hAnsi="Arial" w:cs="Arial"/>
                <w:b/>
                <w:bCs/>
                <w:i/>
                <w:color w:val="000000"/>
                <w:kern w:val="24"/>
                <w:sz w:val="20"/>
                <w:szCs w:val="20"/>
                <w:lang w:eastAsia="pt-BR"/>
              </w:rPr>
              <w:t xml:space="preserve"> al</w:t>
            </w:r>
            <w:r>
              <w:rPr>
                <w:rFonts w:ascii="Arial" w:eastAsia="Arial" w:hAnsi="Arial" w:cs="Arial"/>
                <w:b/>
                <w:bCs/>
                <w:i/>
                <w:color w:val="000000"/>
                <w:kern w:val="24"/>
                <w:sz w:val="20"/>
                <w:szCs w:val="20"/>
                <w:lang w:eastAsia="pt-BR"/>
              </w:rPr>
              <w:t>.</w:t>
            </w:r>
          </w:p>
          <w:p w14:paraId="18D35911" w14:textId="402E3A01" w:rsidR="00355B81" w:rsidRPr="00355B81" w:rsidRDefault="00355B81" w:rsidP="004B45EF">
            <w:pPr>
              <w:spacing w:after="0" w:line="256" w:lineRule="auto"/>
              <w:jc w:val="center"/>
              <w:rPr>
                <w:rFonts w:ascii="Arial" w:eastAsia="Arial" w:hAnsi="Arial" w:cs="Arial"/>
                <w:b/>
                <w:bCs/>
                <w:color w:val="000000"/>
                <w:kern w:val="24"/>
                <w:sz w:val="20"/>
                <w:szCs w:val="20"/>
                <w:lang w:eastAsia="pt-BR"/>
              </w:rPr>
            </w:pPr>
            <w:r w:rsidRPr="00355B81">
              <w:rPr>
                <w:rFonts w:ascii="Arial" w:eastAsia="Arial" w:hAnsi="Arial" w:cs="Arial"/>
                <w:b/>
                <w:bCs/>
                <w:color w:val="000000"/>
                <w:kern w:val="24"/>
                <w:sz w:val="20"/>
                <w:szCs w:val="20"/>
                <w:lang w:eastAsia="pt-BR"/>
              </w:rPr>
              <w:t>(2021)</w:t>
            </w:r>
          </w:p>
        </w:tc>
        <w:tc>
          <w:tcPr>
            <w:tcW w:w="3132" w:type="dxa"/>
            <w:tcBorders>
              <w:left w:val="nil"/>
              <w:bottom w:val="single" w:sz="12" w:space="0" w:color="auto"/>
              <w:right w:val="nil"/>
            </w:tcBorders>
            <w:shd w:val="clear" w:color="auto" w:fill="auto"/>
            <w:tcMar>
              <w:top w:w="15" w:type="dxa"/>
              <w:left w:w="108" w:type="dxa"/>
              <w:bottom w:w="0" w:type="dxa"/>
              <w:right w:w="108" w:type="dxa"/>
            </w:tcMar>
            <w:vAlign w:val="center"/>
          </w:tcPr>
          <w:p w14:paraId="7F0C9A58" w14:textId="2C562614" w:rsidR="00355B81" w:rsidRPr="00656412" w:rsidRDefault="00355B81" w:rsidP="004B45EF">
            <w:pPr>
              <w:spacing w:after="0" w:line="276" w:lineRule="auto"/>
              <w:jc w:val="center"/>
              <w:rPr>
                <w:rFonts w:ascii="Arial" w:eastAsia="Arial" w:hAnsi="Arial" w:cs="Arial"/>
                <w:color w:val="000000"/>
                <w:kern w:val="24"/>
                <w:sz w:val="20"/>
                <w:szCs w:val="20"/>
                <w:lang w:eastAsia="pt-BR"/>
              </w:rPr>
            </w:pPr>
            <w:r>
              <w:rPr>
                <w:rFonts w:ascii="Arial" w:eastAsia="Arial" w:hAnsi="Arial" w:cs="Arial"/>
                <w:color w:val="000000"/>
                <w:kern w:val="24"/>
                <w:sz w:val="20"/>
                <w:szCs w:val="20"/>
                <w:lang w:eastAsia="pt-BR"/>
              </w:rPr>
              <w:t>Prova Brasil</w:t>
            </w:r>
            <w:r w:rsidR="00CD5908">
              <w:rPr>
                <w:rFonts w:ascii="Arial" w:eastAsia="Arial" w:hAnsi="Arial" w:cs="Arial"/>
                <w:color w:val="000000"/>
                <w:kern w:val="24"/>
                <w:sz w:val="20"/>
                <w:szCs w:val="20"/>
                <w:lang w:eastAsia="pt-BR"/>
              </w:rPr>
              <w:t>/SAEB</w:t>
            </w:r>
          </w:p>
        </w:tc>
        <w:tc>
          <w:tcPr>
            <w:tcW w:w="0" w:type="auto"/>
            <w:tcBorders>
              <w:left w:val="nil"/>
              <w:bottom w:val="single" w:sz="12" w:space="0" w:color="auto"/>
              <w:right w:val="nil"/>
            </w:tcBorders>
            <w:shd w:val="clear" w:color="auto" w:fill="auto"/>
            <w:tcMar>
              <w:top w:w="15" w:type="dxa"/>
              <w:left w:w="108" w:type="dxa"/>
              <w:bottom w:w="0" w:type="dxa"/>
              <w:right w:w="108" w:type="dxa"/>
            </w:tcMar>
            <w:vAlign w:val="center"/>
          </w:tcPr>
          <w:p w14:paraId="218A1283" w14:textId="1BE43DFD" w:rsidR="00355B81" w:rsidRPr="00656412" w:rsidRDefault="00355B81" w:rsidP="004B45EF">
            <w:pPr>
              <w:spacing w:after="0" w:line="276" w:lineRule="auto"/>
              <w:jc w:val="center"/>
              <w:rPr>
                <w:rFonts w:ascii="Arial" w:eastAsia="Arial" w:hAnsi="Arial" w:cs="Arial"/>
                <w:color w:val="000000"/>
                <w:kern w:val="24"/>
                <w:sz w:val="20"/>
                <w:szCs w:val="20"/>
                <w:lang w:eastAsia="pt-BR"/>
              </w:rPr>
            </w:pPr>
            <w:r>
              <w:rPr>
                <w:rFonts w:ascii="Arial" w:eastAsia="Arial" w:hAnsi="Arial" w:cs="Arial"/>
                <w:color w:val="000000"/>
                <w:kern w:val="24"/>
                <w:sz w:val="20"/>
                <w:szCs w:val="20"/>
                <w:lang w:eastAsia="pt-BR"/>
              </w:rPr>
              <w:t>Brasil</w:t>
            </w:r>
          </w:p>
        </w:tc>
        <w:tc>
          <w:tcPr>
            <w:tcW w:w="0" w:type="auto"/>
            <w:tcBorders>
              <w:left w:val="nil"/>
              <w:bottom w:val="single" w:sz="12" w:space="0" w:color="auto"/>
              <w:right w:val="nil"/>
            </w:tcBorders>
            <w:shd w:val="clear" w:color="auto" w:fill="auto"/>
            <w:tcMar>
              <w:top w:w="15" w:type="dxa"/>
              <w:left w:w="108" w:type="dxa"/>
              <w:bottom w:w="0" w:type="dxa"/>
              <w:right w:w="108" w:type="dxa"/>
            </w:tcMar>
            <w:vAlign w:val="center"/>
          </w:tcPr>
          <w:p w14:paraId="48F4FED6" w14:textId="541928FD" w:rsidR="00355B81" w:rsidRPr="00656412" w:rsidRDefault="00355B81" w:rsidP="004B45EF">
            <w:pPr>
              <w:spacing w:after="0" w:line="276" w:lineRule="auto"/>
              <w:jc w:val="center"/>
              <w:rPr>
                <w:rFonts w:ascii="Arial" w:eastAsia="Arial" w:hAnsi="Arial" w:cs="Arial"/>
                <w:color w:val="000000"/>
                <w:kern w:val="24"/>
                <w:sz w:val="20"/>
                <w:szCs w:val="20"/>
                <w:lang w:eastAsia="pt-BR"/>
              </w:rPr>
            </w:pPr>
            <w:proofErr w:type="spellStart"/>
            <w:r>
              <w:rPr>
                <w:rFonts w:ascii="Arial" w:eastAsia="Arial" w:hAnsi="Arial" w:cs="Arial"/>
                <w:color w:val="000000"/>
                <w:kern w:val="24"/>
                <w:sz w:val="20"/>
                <w:szCs w:val="20"/>
                <w:lang w:eastAsia="pt-BR"/>
              </w:rPr>
              <w:t>Event</w:t>
            </w:r>
            <w:proofErr w:type="spellEnd"/>
            <w:r>
              <w:rPr>
                <w:rFonts w:ascii="Arial" w:eastAsia="Arial" w:hAnsi="Arial" w:cs="Arial"/>
                <w:color w:val="000000"/>
                <w:kern w:val="24"/>
                <w:sz w:val="20"/>
                <w:szCs w:val="20"/>
                <w:lang w:eastAsia="pt-BR"/>
              </w:rPr>
              <w:t xml:space="preserve"> </w:t>
            </w:r>
            <w:proofErr w:type="spellStart"/>
            <w:r>
              <w:rPr>
                <w:rFonts w:ascii="Arial" w:eastAsia="Arial" w:hAnsi="Arial" w:cs="Arial"/>
                <w:color w:val="000000"/>
                <w:kern w:val="24"/>
                <w:sz w:val="20"/>
                <w:szCs w:val="20"/>
                <w:lang w:eastAsia="pt-BR"/>
              </w:rPr>
              <w:t>Study</w:t>
            </w:r>
            <w:proofErr w:type="spellEnd"/>
          </w:p>
        </w:tc>
        <w:tc>
          <w:tcPr>
            <w:tcW w:w="4209" w:type="dxa"/>
            <w:tcBorders>
              <w:left w:val="nil"/>
              <w:bottom w:val="single" w:sz="12" w:space="0" w:color="auto"/>
              <w:right w:val="nil"/>
            </w:tcBorders>
            <w:shd w:val="clear" w:color="auto" w:fill="auto"/>
            <w:tcMar>
              <w:top w:w="15" w:type="dxa"/>
              <w:left w:w="108" w:type="dxa"/>
              <w:bottom w:w="0" w:type="dxa"/>
              <w:right w:w="108" w:type="dxa"/>
            </w:tcMar>
            <w:vAlign w:val="center"/>
          </w:tcPr>
          <w:p w14:paraId="79E12A03" w14:textId="5448C852" w:rsidR="00355B81" w:rsidRPr="006E2C72" w:rsidRDefault="006E2C72" w:rsidP="006E2C72">
            <w:pPr>
              <w:shd w:val="clear" w:color="auto" w:fill="FFFFFF"/>
              <w:spacing w:after="0" w:line="240" w:lineRule="auto"/>
              <w:jc w:val="center"/>
              <w:rPr>
                <w:rFonts w:ascii="Arial" w:eastAsia="Times New Roman" w:hAnsi="Arial" w:cs="Arial"/>
                <w:color w:val="000000"/>
                <w:sz w:val="20"/>
                <w:szCs w:val="23"/>
                <w:lang w:eastAsia="pt-BR"/>
              </w:rPr>
            </w:pPr>
            <w:r w:rsidRPr="006E2C72">
              <w:rPr>
                <w:rFonts w:ascii="Arial" w:eastAsia="Times New Roman" w:hAnsi="Arial" w:cs="Arial"/>
                <w:color w:val="000000"/>
                <w:sz w:val="20"/>
                <w:szCs w:val="23"/>
                <w:lang w:eastAsia="pt-BR"/>
              </w:rPr>
              <w:t>Estimar</w:t>
            </w:r>
            <w:r>
              <w:rPr>
                <w:rFonts w:ascii="Arial" w:eastAsia="Times New Roman" w:hAnsi="Arial" w:cs="Arial"/>
                <w:color w:val="000000"/>
                <w:sz w:val="20"/>
                <w:szCs w:val="23"/>
                <w:lang w:eastAsia="pt-BR"/>
              </w:rPr>
              <w:t xml:space="preserve"> os efeitos da expansão escalonada do acesso à internet móvel 3G nos </w:t>
            </w:r>
            <w:r w:rsidRPr="006E2C72">
              <w:rPr>
                <w:rFonts w:ascii="Arial" w:eastAsia="Times New Roman" w:hAnsi="Arial" w:cs="Arial"/>
                <w:color w:val="000000"/>
                <w:sz w:val="20"/>
                <w:szCs w:val="23"/>
                <w:lang w:eastAsia="pt-BR"/>
              </w:rPr>
              <w:t>resultados educacionais</w:t>
            </w:r>
            <w:r>
              <w:rPr>
                <w:rFonts w:ascii="Arial" w:eastAsia="Times New Roman" w:hAnsi="Arial" w:cs="Arial"/>
                <w:color w:val="000000"/>
                <w:sz w:val="20"/>
                <w:szCs w:val="23"/>
                <w:lang w:eastAsia="pt-BR"/>
              </w:rPr>
              <w:t xml:space="preserve"> </w:t>
            </w:r>
            <w:r w:rsidRPr="006E2C72">
              <w:rPr>
                <w:rFonts w:ascii="Arial" w:eastAsia="Times New Roman" w:hAnsi="Arial" w:cs="Arial"/>
                <w:color w:val="000000"/>
                <w:sz w:val="20"/>
                <w:szCs w:val="23"/>
                <w:lang w:eastAsia="pt-BR"/>
              </w:rPr>
              <w:t>para crianças no Brasil</w:t>
            </w:r>
          </w:p>
        </w:tc>
      </w:tr>
    </w:tbl>
    <w:p w14:paraId="2B75A240" w14:textId="77777777" w:rsidR="009F40AD" w:rsidRPr="00A44D03" w:rsidRDefault="009F40AD" w:rsidP="009F40AD">
      <w:pPr>
        <w:spacing w:after="0" w:line="360" w:lineRule="auto"/>
        <w:jc w:val="center"/>
        <w:rPr>
          <w:rFonts w:ascii="Arial" w:hAnsi="Arial" w:cs="Arial"/>
          <w:sz w:val="20"/>
          <w:szCs w:val="20"/>
        </w:rPr>
        <w:sectPr w:rsidR="009F40AD" w:rsidRPr="00A44D03" w:rsidSect="004B45EF">
          <w:pgSz w:w="16838" w:h="11906" w:orient="landscape"/>
          <w:pgMar w:top="1701" w:right="1701" w:bottom="1134" w:left="1134" w:header="709" w:footer="709" w:gutter="0"/>
          <w:cols w:space="708"/>
          <w:docGrid w:linePitch="360"/>
        </w:sectPr>
      </w:pPr>
      <w:r w:rsidRPr="00A44D03">
        <w:rPr>
          <w:rFonts w:ascii="Arial" w:hAnsi="Arial" w:cs="Arial"/>
          <w:sz w:val="20"/>
          <w:szCs w:val="20"/>
        </w:rPr>
        <w:t xml:space="preserve">Fonte: Elaboração própria </w:t>
      </w:r>
    </w:p>
    <w:p w14:paraId="5ADE2B51" w14:textId="77777777" w:rsidR="009F40AD" w:rsidRDefault="009F40AD" w:rsidP="009F40AD">
      <w:pPr>
        <w:pStyle w:val="PargrafodaLista"/>
        <w:numPr>
          <w:ilvl w:val="0"/>
          <w:numId w:val="1"/>
        </w:numPr>
        <w:spacing w:line="480" w:lineRule="auto"/>
        <w:jc w:val="both"/>
        <w:rPr>
          <w:rFonts w:ascii="Arial" w:hAnsi="Arial" w:cs="Arial"/>
          <w:b/>
          <w:bCs/>
          <w:sz w:val="24"/>
          <w:szCs w:val="24"/>
        </w:rPr>
      </w:pPr>
      <w:r w:rsidRPr="006B4AE0">
        <w:rPr>
          <w:rFonts w:ascii="Arial" w:hAnsi="Arial" w:cs="Arial"/>
          <w:b/>
          <w:bCs/>
          <w:sz w:val="24"/>
          <w:szCs w:val="24"/>
        </w:rPr>
        <w:lastRenderedPageBreak/>
        <w:t xml:space="preserve">ARCABOUÇO INSTITUCIONAL </w:t>
      </w:r>
    </w:p>
    <w:p w14:paraId="1830B9DD" w14:textId="77777777" w:rsidR="009F40AD" w:rsidRDefault="009F40AD" w:rsidP="009F40AD">
      <w:pPr>
        <w:pStyle w:val="PargrafodaLista"/>
        <w:numPr>
          <w:ilvl w:val="1"/>
          <w:numId w:val="1"/>
        </w:numPr>
        <w:spacing w:after="0" w:line="480" w:lineRule="auto"/>
        <w:jc w:val="both"/>
        <w:rPr>
          <w:rFonts w:ascii="Arial" w:hAnsi="Arial" w:cs="Arial"/>
          <w:b/>
          <w:bCs/>
          <w:sz w:val="24"/>
          <w:szCs w:val="24"/>
        </w:rPr>
      </w:pPr>
      <w:r>
        <w:rPr>
          <w:rFonts w:ascii="Arial" w:hAnsi="Arial" w:cs="Arial"/>
          <w:b/>
          <w:bCs/>
          <w:sz w:val="24"/>
          <w:szCs w:val="24"/>
        </w:rPr>
        <w:t>CENÁRIO</w:t>
      </w:r>
    </w:p>
    <w:p w14:paraId="20571B4B" w14:textId="72FBF99C" w:rsidR="009F40AD" w:rsidRDefault="009F40AD" w:rsidP="009F40AD">
      <w:pPr>
        <w:spacing w:after="0" w:line="360" w:lineRule="auto"/>
        <w:ind w:firstLine="708"/>
        <w:jc w:val="both"/>
        <w:rPr>
          <w:rFonts w:ascii="Arial" w:hAnsi="Arial" w:cs="Arial"/>
          <w:sz w:val="24"/>
          <w:szCs w:val="24"/>
        </w:rPr>
      </w:pPr>
      <w:r w:rsidRPr="003356D7">
        <w:rPr>
          <w:rFonts w:ascii="Arial" w:hAnsi="Arial" w:cs="Arial"/>
          <w:sz w:val="24"/>
          <w:szCs w:val="24"/>
        </w:rPr>
        <w:t xml:space="preserve">No Brasil, seja por meio de ações da iniciativa privada ou por políticas dos Governos Federal, Estadual e Municipal, o crescimento do acesso à internet e da infraestrutura de rede se acentuou de maneira considerável nos últimos dez anos. </w:t>
      </w:r>
      <w:r w:rsidR="00182319">
        <w:rPr>
          <w:rFonts w:ascii="Arial" w:hAnsi="Arial" w:cs="Arial"/>
          <w:sz w:val="24"/>
          <w:szCs w:val="24"/>
        </w:rPr>
        <w:t>Na última década</w:t>
      </w:r>
      <w:r w:rsidRPr="003356D7">
        <w:rPr>
          <w:rFonts w:ascii="Arial" w:hAnsi="Arial" w:cs="Arial"/>
          <w:sz w:val="24"/>
          <w:szCs w:val="24"/>
        </w:rPr>
        <w:t xml:space="preserve">, a conexão domiciliar saiu de 38% </w:t>
      </w:r>
      <w:r w:rsidR="00182319">
        <w:rPr>
          <w:rFonts w:ascii="Arial" w:hAnsi="Arial" w:cs="Arial"/>
          <w:sz w:val="24"/>
          <w:szCs w:val="24"/>
        </w:rPr>
        <w:t>em 2010 para 67% do mesmo</w:t>
      </w:r>
      <w:r w:rsidRPr="003356D7">
        <w:rPr>
          <w:rFonts w:ascii="Arial" w:hAnsi="Arial" w:cs="Arial"/>
          <w:sz w:val="24"/>
          <w:szCs w:val="24"/>
        </w:rPr>
        <w:t xml:space="preserve"> acesso ao fim de 2017, representando </w:t>
      </w:r>
      <w:r>
        <w:rPr>
          <w:rFonts w:ascii="Arial" w:hAnsi="Arial" w:cs="Arial"/>
          <w:sz w:val="24"/>
          <w:szCs w:val="24"/>
        </w:rPr>
        <w:t>a</w:t>
      </w:r>
      <w:r w:rsidRPr="003356D7">
        <w:rPr>
          <w:rFonts w:ascii="Arial" w:hAnsi="Arial" w:cs="Arial"/>
          <w:sz w:val="24"/>
          <w:szCs w:val="24"/>
        </w:rPr>
        <w:t xml:space="preserve"> inserção </w:t>
      </w:r>
      <w:r>
        <w:rPr>
          <w:rFonts w:ascii="Arial" w:hAnsi="Arial" w:cs="Arial"/>
          <w:sz w:val="24"/>
          <w:szCs w:val="24"/>
        </w:rPr>
        <w:t xml:space="preserve">digital de </w:t>
      </w:r>
      <w:r w:rsidRPr="003356D7">
        <w:rPr>
          <w:rFonts w:ascii="Arial" w:hAnsi="Arial" w:cs="Arial"/>
          <w:sz w:val="24"/>
          <w:szCs w:val="24"/>
        </w:rPr>
        <w:t>20 milhões de domicílios por todo o país</w:t>
      </w:r>
      <w:r>
        <w:rPr>
          <w:rFonts w:ascii="Arial" w:hAnsi="Arial" w:cs="Arial"/>
          <w:sz w:val="24"/>
          <w:szCs w:val="24"/>
        </w:rPr>
        <w:t xml:space="preserve">, aproximadamente </w:t>
      </w:r>
      <w:r w:rsidRPr="003356D7">
        <w:rPr>
          <w:rFonts w:ascii="Arial" w:hAnsi="Arial" w:cs="Arial"/>
          <w:sz w:val="24"/>
          <w:szCs w:val="24"/>
        </w:rPr>
        <w:t>(COMITÊ GESTOR DE INTERNET DO BRASIL, 2011</w:t>
      </w:r>
      <w:r>
        <w:rPr>
          <w:rFonts w:ascii="Arial" w:hAnsi="Arial" w:cs="Arial"/>
          <w:sz w:val="24"/>
          <w:szCs w:val="24"/>
        </w:rPr>
        <w:t>a</w:t>
      </w:r>
      <w:r w:rsidR="0069353D">
        <w:rPr>
          <w:rFonts w:ascii="Arial" w:hAnsi="Arial" w:cs="Arial"/>
          <w:sz w:val="24"/>
          <w:szCs w:val="24"/>
        </w:rPr>
        <w:t>; 2019</w:t>
      </w:r>
      <w:r w:rsidR="00D6460B">
        <w:rPr>
          <w:rFonts w:ascii="Arial" w:hAnsi="Arial" w:cs="Arial"/>
          <w:sz w:val="24"/>
          <w:szCs w:val="24"/>
        </w:rPr>
        <w:t>b</w:t>
      </w:r>
      <w:r w:rsidRPr="003356D7">
        <w:rPr>
          <w:rFonts w:ascii="Arial" w:hAnsi="Arial" w:cs="Arial"/>
          <w:sz w:val="24"/>
          <w:szCs w:val="24"/>
        </w:rPr>
        <w:t>).</w:t>
      </w:r>
      <w:r>
        <w:rPr>
          <w:rFonts w:ascii="Arial" w:hAnsi="Arial" w:cs="Arial"/>
          <w:sz w:val="24"/>
          <w:szCs w:val="24"/>
        </w:rPr>
        <w:t xml:space="preserve"> </w:t>
      </w:r>
    </w:p>
    <w:p w14:paraId="48BED514" w14:textId="7A1FD8AD" w:rsidR="009F40AD" w:rsidRPr="000271BC" w:rsidRDefault="00BE0024" w:rsidP="009F40AD">
      <w:pPr>
        <w:spacing w:after="0" w:line="360" w:lineRule="auto"/>
        <w:ind w:firstLine="708"/>
        <w:jc w:val="both"/>
        <w:rPr>
          <w:rFonts w:ascii="Arial" w:hAnsi="Arial" w:cs="Arial"/>
          <w:sz w:val="24"/>
          <w:szCs w:val="24"/>
        </w:rPr>
      </w:pPr>
      <w:r>
        <w:rPr>
          <w:rFonts w:ascii="Arial" w:hAnsi="Arial" w:cs="Arial"/>
          <w:sz w:val="24"/>
          <w:szCs w:val="24"/>
        </w:rPr>
        <w:t>F</w:t>
      </w:r>
      <w:r w:rsidR="009F40AD">
        <w:rPr>
          <w:rFonts w:ascii="Arial" w:hAnsi="Arial" w:cs="Arial"/>
          <w:sz w:val="24"/>
          <w:szCs w:val="24"/>
        </w:rPr>
        <w:t>rente a</w:t>
      </w:r>
      <w:r w:rsidR="009F40AD" w:rsidRPr="003356D7">
        <w:rPr>
          <w:rFonts w:ascii="Arial" w:hAnsi="Arial" w:cs="Arial"/>
          <w:sz w:val="24"/>
          <w:szCs w:val="24"/>
        </w:rPr>
        <w:t xml:space="preserve">o crescimento de 30 pontos percentuais </w:t>
      </w:r>
      <w:r w:rsidR="009F40AD">
        <w:rPr>
          <w:rFonts w:ascii="Arial" w:hAnsi="Arial" w:cs="Arial"/>
          <w:sz w:val="24"/>
          <w:szCs w:val="24"/>
        </w:rPr>
        <w:t>em</w:t>
      </w:r>
      <w:r w:rsidR="009F40AD" w:rsidRPr="003356D7">
        <w:rPr>
          <w:rFonts w:ascii="Arial" w:hAnsi="Arial" w:cs="Arial"/>
          <w:sz w:val="24"/>
          <w:szCs w:val="24"/>
        </w:rPr>
        <w:t xml:space="preserve"> apenas sete anos</w:t>
      </w:r>
      <w:r w:rsidR="009F40AD">
        <w:rPr>
          <w:rFonts w:ascii="Arial" w:hAnsi="Arial" w:cs="Arial"/>
          <w:sz w:val="24"/>
          <w:szCs w:val="24"/>
        </w:rPr>
        <w:t xml:space="preserve"> e </w:t>
      </w:r>
      <w:r w:rsidR="00C36D72">
        <w:rPr>
          <w:rFonts w:ascii="Arial" w:hAnsi="Arial" w:cs="Arial"/>
          <w:sz w:val="24"/>
          <w:szCs w:val="24"/>
        </w:rPr>
        <w:t xml:space="preserve">aos </w:t>
      </w:r>
      <w:r w:rsidR="009F40AD">
        <w:rPr>
          <w:rFonts w:ascii="Arial" w:hAnsi="Arial" w:cs="Arial"/>
          <w:sz w:val="24"/>
          <w:szCs w:val="24"/>
        </w:rPr>
        <w:t xml:space="preserve">obstáculos </w:t>
      </w:r>
      <w:r w:rsidR="00C36D72">
        <w:rPr>
          <w:rFonts w:ascii="Arial" w:hAnsi="Arial" w:cs="Arial"/>
          <w:sz w:val="24"/>
          <w:szCs w:val="24"/>
        </w:rPr>
        <w:t>estabelecidos</w:t>
      </w:r>
      <w:r w:rsidR="009F40AD">
        <w:rPr>
          <w:rFonts w:ascii="Arial" w:hAnsi="Arial" w:cs="Arial"/>
          <w:sz w:val="24"/>
          <w:szCs w:val="24"/>
        </w:rPr>
        <w:t xml:space="preserve"> por desigualdades </w:t>
      </w:r>
      <w:r>
        <w:rPr>
          <w:rFonts w:ascii="Arial" w:hAnsi="Arial" w:cs="Arial"/>
          <w:sz w:val="24"/>
          <w:szCs w:val="24"/>
        </w:rPr>
        <w:t>regionais, sociais e</w:t>
      </w:r>
      <w:r w:rsidR="009F40AD">
        <w:rPr>
          <w:rFonts w:ascii="Arial" w:hAnsi="Arial" w:cs="Arial"/>
          <w:sz w:val="24"/>
          <w:szCs w:val="24"/>
        </w:rPr>
        <w:t xml:space="preserve"> econômicas, torna-se</w:t>
      </w:r>
      <w:r w:rsidR="009F40AD" w:rsidRPr="003356D7">
        <w:rPr>
          <w:rFonts w:ascii="Arial" w:hAnsi="Arial" w:cs="Arial"/>
          <w:sz w:val="24"/>
          <w:szCs w:val="24"/>
        </w:rPr>
        <w:t xml:space="preserve"> </w:t>
      </w:r>
      <w:r w:rsidR="009F40AD">
        <w:rPr>
          <w:rFonts w:ascii="Arial" w:hAnsi="Arial" w:cs="Arial"/>
          <w:sz w:val="24"/>
          <w:szCs w:val="24"/>
        </w:rPr>
        <w:t xml:space="preserve">clara e </w:t>
      </w:r>
      <w:r w:rsidR="009F40AD" w:rsidRPr="003356D7">
        <w:rPr>
          <w:rFonts w:ascii="Arial" w:hAnsi="Arial" w:cs="Arial"/>
          <w:sz w:val="24"/>
          <w:szCs w:val="24"/>
        </w:rPr>
        <w:t xml:space="preserve">evidente a necessidade de se investigar </w:t>
      </w:r>
      <w:r w:rsidR="009F40AD">
        <w:rPr>
          <w:rFonts w:ascii="Arial" w:hAnsi="Arial" w:cs="Arial"/>
          <w:sz w:val="24"/>
          <w:szCs w:val="24"/>
        </w:rPr>
        <w:t>como se deu esse p</w:t>
      </w:r>
      <w:r w:rsidR="0093750C">
        <w:rPr>
          <w:rFonts w:ascii="Arial" w:hAnsi="Arial" w:cs="Arial"/>
          <w:sz w:val="24"/>
          <w:szCs w:val="24"/>
        </w:rPr>
        <w:t xml:space="preserve">rocesso de disseminação das </w:t>
      </w:r>
      <w:proofErr w:type="spellStart"/>
      <w:r w:rsidR="0093750C">
        <w:rPr>
          <w:rFonts w:ascii="Arial" w:hAnsi="Arial" w:cs="Arial"/>
          <w:sz w:val="24"/>
          <w:szCs w:val="24"/>
        </w:rPr>
        <w:t>TICs</w:t>
      </w:r>
      <w:proofErr w:type="spellEnd"/>
      <w:r w:rsidR="009F40AD">
        <w:rPr>
          <w:rFonts w:ascii="Arial" w:hAnsi="Arial" w:cs="Arial"/>
          <w:sz w:val="24"/>
          <w:szCs w:val="24"/>
        </w:rPr>
        <w:t xml:space="preserve"> no país, bem como seus possíveis efeitos sobre indicadores diversos, e, especificamente, os de educação</w:t>
      </w:r>
      <w:r w:rsidR="009F40AD" w:rsidRPr="003356D7">
        <w:rPr>
          <w:rFonts w:ascii="Arial" w:hAnsi="Arial" w:cs="Arial"/>
          <w:sz w:val="24"/>
          <w:szCs w:val="24"/>
        </w:rPr>
        <w:t>.</w:t>
      </w:r>
      <w:r w:rsidR="009F40AD">
        <w:rPr>
          <w:rFonts w:ascii="Arial" w:hAnsi="Arial" w:cs="Arial"/>
          <w:sz w:val="24"/>
          <w:szCs w:val="24"/>
        </w:rPr>
        <w:t xml:space="preserve"> </w:t>
      </w:r>
    </w:p>
    <w:p w14:paraId="77EA02FB" w14:textId="216319A3" w:rsidR="00BE0024" w:rsidRDefault="009F40AD" w:rsidP="006C0DE5">
      <w:pPr>
        <w:spacing w:after="0" w:line="360" w:lineRule="auto"/>
        <w:ind w:firstLine="708"/>
        <w:jc w:val="both"/>
        <w:rPr>
          <w:rFonts w:ascii="Arial" w:hAnsi="Arial" w:cs="Arial"/>
          <w:sz w:val="24"/>
          <w:szCs w:val="24"/>
        </w:rPr>
      </w:pPr>
      <w:r>
        <w:rPr>
          <w:rFonts w:ascii="Arial" w:hAnsi="Arial" w:cs="Arial"/>
          <w:sz w:val="24"/>
          <w:szCs w:val="24"/>
        </w:rPr>
        <w:t>Sobre geográficos</w:t>
      </w:r>
      <w:r w:rsidRPr="00067672">
        <w:rPr>
          <w:rFonts w:ascii="Arial" w:hAnsi="Arial" w:cs="Arial"/>
          <w:sz w:val="24"/>
          <w:szCs w:val="24"/>
        </w:rPr>
        <w:t>, é importante destacar que as regiões Sul e Sudeste apresenta</w:t>
      </w:r>
      <w:r w:rsidR="00C36D72">
        <w:rPr>
          <w:rFonts w:ascii="Arial" w:hAnsi="Arial" w:cs="Arial"/>
          <w:sz w:val="24"/>
          <w:szCs w:val="24"/>
        </w:rPr>
        <w:t>vam</w:t>
      </w:r>
      <w:r w:rsidRPr="00067672">
        <w:rPr>
          <w:rFonts w:ascii="Arial" w:hAnsi="Arial" w:cs="Arial"/>
          <w:sz w:val="24"/>
          <w:szCs w:val="24"/>
        </w:rPr>
        <w:t xml:space="preserve"> mais do que o dobro de proporção dos acessos domiciliares em relação às regiões Norte e Nordeste </w:t>
      </w:r>
      <w:r w:rsidR="00BE0024">
        <w:rPr>
          <w:rFonts w:ascii="Arial" w:hAnsi="Arial" w:cs="Arial"/>
          <w:sz w:val="24"/>
          <w:szCs w:val="24"/>
        </w:rPr>
        <w:t>no fim da década de 2000</w:t>
      </w:r>
      <w:r w:rsidRPr="00067672">
        <w:rPr>
          <w:rFonts w:ascii="Arial" w:hAnsi="Arial" w:cs="Arial"/>
          <w:sz w:val="24"/>
          <w:szCs w:val="24"/>
        </w:rPr>
        <w:t xml:space="preserve"> – 49% e 45%, respectivamente –, o que </w:t>
      </w:r>
      <w:r w:rsidR="00BE0024">
        <w:rPr>
          <w:rFonts w:ascii="Arial" w:hAnsi="Arial" w:cs="Arial"/>
          <w:sz w:val="24"/>
          <w:szCs w:val="24"/>
        </w:rPr>
        <w:t xml:space="preserve">já </w:t>
      </w:r>
      <w:r w:rsidRPr="00067672">
        <w:rPr>
          <w:rFonts w:ascii="Arial" w:hAnsi="Arial" w:cs="Arial"/>
          <w:sz w:val="24"/>
          <w:szCs w:val="24"/>
        </w:rPr>
        <w:t>alerta</w:t>
      </w:r>
      <w:r w:rsidR="00C36D72">
        <w:rPr>
          <w:rFonts w:ascii="Arial" w:hAnsi="Arial" w:cs="Arial"/>
          <w:sz w:val="24"/>
          <w:szCs w:val="24"/>
        </w:rPr>
        <w:t>va</w:t>
      </w:r>
      <w:r w:rsidRPr="00067672">
        <w:rPr>
          <w:rFonts w:ascii="Arial" w:hAnsi="Arial" w:cs="Arial"/>
          <w:sz w:val="24"/>
          <w:szCs w:val="24"/>
        </w:rPr>
        <w:t xml:space="preserve"> para possíveis problema</w:t>
      </w:r>
      <w:r>
        <w:rPr>
          <w:rFonts w:ascii="Arial" w:hAnsi="Arial" w:cs="Arial"/>
          <w:sz w:val="24"/>
          <w:szCs w:val="24"/>
        </w:rPr>
        <w:t>s de desigualdade</w:t>
      </w:r>
      <w:r w:rsidR="00BE0024">
        <w:rPr>
          <w:rFonts w:ascii="Arial" w:hAnsi="Arial" w:cs="Arial"/>
          <w:sz w:val="24"/>
          <w:szCs w:val="24"/>
        </w:rPr>
        <w:t xml:space="preserve"> </w:t>
      </w:r>
      <w:r w:rsidR="00BE0024" w:rsidRPr="00C927D0">
        <w:rPr>
          <w:rFonts w:ascii="Arial" w:hAnsi="Arial" w:cs="Arial"/>
          <w:sz w:val="24"/>
          <w:szCs w:val="24"/>
        </w:rPr>
        <w:t>(COMITÊ GESTOR DE INTERNET DO BRASIL, 2011</w:t>
      </w:r>
      <w:r w:rsidR="00D6460B">
        <w:rPr>
          <w:rFonts w:ascii="Arial" w:hAnsi="Arial" w:cs="Arial"/>
          <w:sz w:val="24"/>
          <w:szCs w:val="24"/>
        </w:rPr>
        <w:t>a</w:t>
      </w:r>
      <w:r w:rsidR="00BE0024">
        <w:rPr>
          <w:rFonts w:ascii="Arial" w:hAnsi="Arial" w:cs="Arial"/>
          <w:sz w:val="24"/>
          <w:szCs w:val="24"/>
        </w:rPr>
        <w:t>)</w:t>
      </w:r>
      <w:r w:rsidRPr="00067672">
        <w:rPr>
          <w:rFonts w:ascii="Arial" w:hAnsi="Arial" w:cs="Arial"/>
          <w:sz w:val="24"/>
          <w:szCs w:val="24"/>
        </w:rPr>
        <w:t xml:space="preserve">. </w:t>
      </w:r>
      <w:r w:rsidR="006C0DE5">
        <w:rPr>
          <w:rFonts w:ascii="Arial" w:hAnsi="Arial" w:cs="Arial"/>
          <w:sz w:val="24"/>
          <w:szCs w:val="24"/>
        </w:rPr>
        <w:t>No</w:t>
      </w:r>
      <w:r w:rsidR="00BE0024">
        <w:rPr>
          <w:rFonts w:ascii="Arial" w:hAnsi="Arial" w:cs="Arial"/>
          <w:sz w:val="24"/>
          <w:szCs w:val="24"/>
        </w:rPr>
        <w:t xml:space="preserve"> levantamento realizado </w:t>
      </w:r>
      <w:r w:rsidR="006C0DE5">
        <w:rPr>
          <w:rFonts w:ascii="Arial" w:hAnsi="Arial" w:cs="Arial"/>
          <w:sz w:val="24"/>
          <w:szCs w:val="24"/>
        </w:rPr>
        <w:t>em</w:t>
      </w:r>
      <w:r w:rsidR="00BE0024" w:rsidRPr="00067672">
        <w:rPr>
          <w:rFonts w:ascii="Arial" w:hAnsi="Arial" w:cs="Arial"/>
          <w:sz w:val="24"/>
          <w:szCs w:val="24"/>
        </w:rPr>
        <w:t xml:space="preserve"> 2017, as regiões Norte e Nordeste chegaram ao</w:t>
      </w:r>
      <w:r w:rsidR="00BE0024">
        <w:rPr>
          <w:rFonts w:ascii="Arial" w:hAnsi="Arial" w:cs="Arial"/>
          <w:sz w:val="24"/>
          <w:szCs w:val="24"/>
        </w:rPr>
        <w:t>s</w:t>
      </w:r>
      <w:r w:rsidR="006C0DE5">
        <w:rPr>
          <w:rFonts w:ascii="Arial" w:hAnsi="Arial" w:cs="Arial"/>
          <w:sz w:val="24"/>
          <w:szCs w:val="24"/>
        </w:rPr>
        <w:t xml:space="preserve"> 63% e 57% de conectividade cada</w:t>
      </w:r>
      <w:r w:rsidR="00BE0024" w:rsidRPr="00067672">
        <w:rPr>
          <w:rFonts w:ascii="Arial" w:hAnsi="Arial" w:cs="Arial"/>
          <w:sz w:val="24"/>
          <w:szCs w:val="24"/>
        </w:rPr>
        <w:t xml:space="preserve">, </w:t>
      </w:r>
      <w:r w:rsidR="00BE0024">
        <w:rPr>
          <w:rFonts w:ascii="Arial" w:hAnsi="Arial" w:cs="Arial"/>
          <w:sz w:val="24"/>
          <w:szCs w:val="24"/>
        </w:rPr>
        <w:t>com mais de 100% de crescimento</w:t>
      </w:r>
      <w:r w:rsidR="00BE0024" w:rsidRPr="00067672">
        <w:rPr>
          <w:rFonts w:ascii="Arial" w:hAnsi="Arial" w:cs="Arial"/>
          <w:sz w:val="24"/>
          <w:szCs w:val="24"/>
        </w:rPr>
        <w:t xml:space="preserve"> </w:t>
      </w:r>
      <w:r w:rsidR="00BE0024">
        <w:rPr>
          <w:rFonts w:ascii="Arial" w:hAnsi="Arial" w:cs="Arial"/>
          <w:sz w:val="24"/>
          <w:szCs w:val="24"/>
        </w:rPr>
        <w:t>em relação</w:t>
      </w:r>
      <w:r w:rsidR="00BE0024" w:rsidRPr="00067672">
        <w:rPr>
          <w:rFonts w:ascii="Arial" w:hAnsi="Arial" w:cs="Arial"/>
          <w:sz w:val="24"/>
          <w:szCs w:val="24"/>
        </w:rPr>
        <w:t xml:space="preserve"> </w:t>
      </w:r>
      <w:r w:rsidR="00BE0024">
        <w:rPr>
          <w:rFonts w:ascii="Arial" w:hAnsi="Arial" w:cs="Arial"/>
          <w:sz w:val="24"/>
          <w:szCs w:val="24"/>
        </w:rPr>
        <w:t>a</w:t>
      </w:r>
      <w:r w:rsidR="00BE0024" w:rsidRPr="00067672">
        <w:rPr>
          <w:rFonts w:ascii="Arial" w:hAnsi="Arial" w:cs="Arial"/>
          <w:sz w:val="24"/>
          <w:szCs w:val="24"/>
        </w:rPr>
        <w:t xml:space="preserve">os </w:t>
      </w:r>
      <w:r w:rsidR="00BE0024">
        <w:rPr>
          <w:rFonts w:ascii="Arial" w:hAnsi="Arial" w:cs="Arial"/>
          <w:sz w:val="24"/>
          <w:szCs w:val="24"/>
        </w:rPr>
        <w:t xml:space="preserve">dados anteriores </w:t>
      </w:r>
      <w:r w:rsidR="00BE0024" w:rsidRPr="00067672">
        <w:rPr>
          <w:rFonts w:ascii="Arial" w:hAnsi="Arial" w:cs="Arial"/>
          <w:sz w:val="24"/>
          <w:szCs w:val="24"/>
        </w:rPr>
        <w:t>(</w:t>
      </w:r>
      <w:r w:rsidR="00BE0024" w:rsidRPr="00C927D0">
        <w:rPr>
          <w:rFonts w:ascii="Arial" w:hAnsi="Arial" w:cs="Arial"/>
          <w:sz w:val="24"/>
          <w:szCs w:val="24"/>
        </w:rPr>
        <w:t>COMITÊ GESTOR DE INTERNET DO BRASIL, 201</w:t>
      </w:r>
      <w:r w:rsidR="0069353D">
        <w:rPr>
          <w:rFonts w:ascii="Arial" w:hAnsi="Arial" w:cs="Arial"/>
          <w:sz w:val="24"/>
          <w:szCs w:val="24"/>
        </w:rPr>
        <w:t>9b</w:t>
      </w:r>
      <w:r w:rsidR="00BE0024" w:rsidRPr="00067672">
        <w:rPr>
          <w:rFonts w:ascii="Arial" w:hAnsi="Arial" w:cs="Arial"/>
          <w:sz w:val="24"/>
          <w:szCs w:val="24"/>
        </w:rPr>
        <w:t>).</w:t>
      </w:r>
      <w:r w:rsidR="00BE0024">
        <w:rPr>
          <w:rFonts w:ascii="Arial" w:hAnsi="Arial" w:cs="Arial"/>
          <w:sz w:val="24"/>
          <w:szCs w:val="24"/>
        </w:rPr>
        <w:t xml:space="preserve"> </w:t>
      </w:r>
      <w:r w:rsidR="006C0DE5">
        <w:rPr>
          <w:rFonts w:ascii="Arial" w:hAnsi="Arial" w:cs="Arial"/>
          <w:sz w:val="24"/>
          <w:szCs w:val="24"/>
        </w:rPr>
        <w:t>Entretanto</w:t>
      </w:r>
      <w:r w:rsidR="00BE0024" w:rsidRPr="006C0DE5">
        <w:rPr>
          <w:rFonts w:ascii="Arial" w:hAnsi="Arial" w:cs="Arial"/>
          <w:sz w:val="24"/>
          <w:szCs w:val="24"/>
        </w:rPr>
        <w:t>,</w:t>
      </w:r>
      <w:r w:rsidR="006C0DE5">
        <w:rPr>
          <w:rFonts w:ascii="Arial" w:hAnsi="Arial" w:cs="Arial"/>
          <w:sz w:val="24"/>
          <w:szCs w:val="24"/>
        </w:rPr>
        <w:t xml:space="preserve"> ainda</w:t>
      </w:r>
      <w:r w:rsidR="00BE0024" w:rsidRPr="006C0DE5">
        <w:rPr>
          <w:rFonts w:ascii="Arial" w:hAnsi="Arial" w:cs="Arial"/>
          <w:sz w:val="24"/>
          <w:szCs w:val="24"/>
        </w:rPr>
        <w:t xml:space="preserve"> é possível perceber certa disparidade em relação às regiões Sul e Sudeste. Em números, </w:t>
      </w:r>
      <w:r w:rsidR="006C0DE5">
        <w:rPr>
          <w:rFonts w:ascii="Arial" w:hAnsi="Arial" w:cs="Arial"/>
          <w:sz w:val="24"/>
          <w:szCs w:val="24"/>
        </w:rPr>
        <w:t>segundo o Comitê Ge</w:t>
      </w:r>
      <w:r w:rsidR="0069353D">
        <w:rPr>
          <w:rFonts w:ascii="Arial" w:hAnsi="Arial" w:cs="Arial"/>
          <w:sz w:val="24"/>
          <w:szCs w:val="24"/>
        </w:rPr>
        <w:t>stor de Internet do Brasil (2019b</w:t>
      </w:r>
      <w:r w:rsidR="006C0DE5">
        <w:rPr>
          <w:rFonts w:ascii="Arial" w:hAnsi="Arial" w:cs="Arial"/>
          <w:sz w:val="24"/>
          <w:szCs w:val="24"/>
        </w:rPr>
        <w:t>)</w:t>
      </w:r>
      <w:r w:rsidR="00BE0024" w:rsidRPr="006C0DE5">
        <w:rPr>
          <w:rFonts w:ascii="Arial" w:hAnsi="Arial" w:cs="Arial"/>
          <w:sz w:val="24"/>
          <w:szCs w:val="24"/>
        </w:rPr>
        <w:t>, apenas as duas últimas regiões citadas estão acima da média</w:t>
      </w:r>
      <w:r w:rsidR="006C0DE5">
        <w:rPr>
          <w:rFonts w:ascii="Arial" w:hAnsi="Arial" w:cs="Arial"/>
          <w:sz w:val="24"/>
          <w:szCs w:val="24"/>
        </w:rPr>
        <w:t xml:space="preserve"> nacional de 68% (com 69% e 73%,</w:t>
      </w:r>
      <w:r w:rsidR="00BE0024" w:rsidRPr="006C0DE5">
        <w:rPr>
          <w:rFonts w:ascii="Arial" w:hAnsi="Arial" w:cs="Arial"/>
          <w:sz w:val="24"/>
          <w:szCs w:val="24"/>
        </w:rPr>
        <w:t xml:space="preserve"> </w:t>
      </w:r>
      <w:r w:rsidR="006C0DE5" w:rsidRPr="00067672">
        <w:rPr>
          <w:rFonts w:ascii="Arial" w:hAnsi="Arial" w:cs="Arial"/>
          <w:sz w:val="24"/>
          <w:szCs w:val="24"/>
        </w:rPr>
        <w:t>respectivamente</w:t>
      </w:r>
      <w:r w:rsidR="00BE0024" w:rsidRPr="006C0DE5">
        <w:rPr>
          <w:rFonts w:ascii="Arial" w:hAnsi="Arial" w:cs="Arial"/>
          <w:sz w:val="24"/>
          <w:szCs w:val="24"/>
        </w:rPr>
        <w:t>)</w:t>
      </w:r>
      <w:r w:rsidR="00BE0024" w:rsidRPr="00067672">
        <w:rPr>
          <w:rFonts w:ascii="Arial" w:hAnsi="Arial" w:cs="Arial"/>
          <w:sz w:val="24"/>
          <w:szCs w:val="24"/>
        </w:rPr>
        <w:t>.</w:t>
      </w:r>
    </w:p>
    <w:p w14:paraId="338F8CF8" w14:textId="64938C86" w:rsidR="009F40AD" w:rsidRPr="006C0DE5" w:rsidRDefault="00BE0024" w:rsidP="00BE0024">
      <w:pPr>
        <w:spacing w:after="0" w:line="360" w:lineRule="auto"/>
        <w:ind w:firstLine="708"/>
        <w:jc w:val="both"/>
        <w:rPr>
          <w:rFonts w:ascii="Arial" w:hAnsi="Arial" w:cs="Arial"/>
          <w:sz w:val="24"/>
          <w:szCs w:val="24"/>
        </w:rPr>
      </w:pPr>
      <w:r>
        <w:rPr>
          <w:rFonts w:ascii="Arial" w:hAnsi="Arial" w:cs="Arial"/>
          <w:sz w:val="24"/>
          <w:szCs w:val="24"/>
        </w:rPr>
        <w:t>Sobre critérios sociais,</w:t>
      </w:r>
      <w:r w:rsidR="009F40AD">
        <w:rPr>
          <w:rFonts w:ascii="Arial" w:hAnsi="Arial" w:cs="Arial"/>
          <w:sz w:val="24"/>
          <w:szCs w:val="24"/>
        </w:rPr>
        <w:t xml:space="preserve"> é</w:t>
      </w:r>
      <w:r w:rsidR="00C36D72">
        <w:rPr>
          <w:rFonts w:ascii="Arial" w:hAnsi="Arial" w:cs="Arial"/>
          <w:sz w:val="24"/>
          <w:szCs w:val="24"/>
        </w:rPr>
        <w:t xml:space="preserve"> possível afirmar que existia</w:t>
      </w:r>
      <w:r w:rsidR="009F40AD" w:rsidRPr="00067672">
        <w:rPr>
          <w:rFonts w:ascii="Arial" w:hAnsi="Arial" w:cs="Arial"/>
          <w:sz w:val="24"/>
          <w:szCs w:val="24"/>
        </w:rPr>
        <w:t xml:space="preserve"> uma </w:t>
      </w:r>
      <w:r w:rsidR="009F40AD">
        <w:rPr>
          <w:rFonts w:ascii="Arial" w:hAnsi="Arial" w:cs="Arial"/>
          <w:sz w:val="24"/>
          <w:szCs w:val="24"/>
        </w:rPr>
        <w:t>enorme</w:t>
      </w:r>
      <w:r w:rsidR="009F40AD" w:rsidRPr="00067672">
        <w:rPr>
          <w:rFonts w:ascii="Arial" w:hAnsi="Arial" w:cs="Arial"/>
          <w:sz w:val="24"/>
          <w:szCs w:val="24"/>
        </w:rPr>
        <w:t xml:space="preserve"> diferença de acesso por </w:t>
      </w:r>
      <w:r w:rsidR="009F40AD">
        <w:rPr>
          <w:rFonts w:ascii="Arial" w:hAnsi="Arial" w:cs="Arial"/>
          <w:sz w:val="24"/>
          <w:szCs w:val="24"/>
        </w:rPr>
        <w:t>C</w:t>
      </w:r>
      <w:r w:rsidR="009F40AD" w:rsidRPr="00067672">
        <w:rPr>
          <w:rFonts w:ascii="Arial" w:hAnsi="Arial" w:cs="Arial"/>
          <w:sz w:val="24"/>
          <w:szCs w:val="24"/>
        </w:rPr>
        <w:t xml:space="preserve">lasse </w:t>
      </w:r>
      <w:r w:rsidR="009F40AD">
        <w:rPr>
          <w:rFonts w:ascii="Arial" w:hAnsi="Arial" w:cs="Arial"/>
          <w:sz w:val="24"/>
          <w:szCs w:val="24"/>
        </w:rPr>
        <w:t>Socioe</w:t>
      </w:r>
      <w:r w:rsidR="009F40AD" w:rsidRPr="00067672">
        <w:rPr>
          <w:rFonts w:ascii="Arial" w:hAnsi="Arial" w:cs="Arial"/>
          <w:sz w:val="24"/>
          <w:szCs w:val="24"/>
        </w:rPr>
        <w:t>conômica</w:t>
      </w:r>
      <w:r w:rsidR="009F40AD">
        <w:rPr>
          <w:rStyle w:val="Refdenotaderodap"/>
          <w:rFonts w:ascii="Arial" w:hAnsi="Arial" w:cs="Arial"/>
          <w:sz w:val="24"/>
          <w:szCs w:val="24"/>
        </w:rPr>
        <w:footnoteReference w:id="2"/>
      </w:r>
      <w:r w:rsidR="009F40AD" w:rsidRPr="00067672">
        <w:rPr>
          <w:rFonts w:ascii="Arial" w:hAnsi="Arial" w:cs="Arial"/>
          <w:sz w:val="24"/>
          <w:szCs w:val="24"/>
        </w:rPr>
        <w:t xml:space="preserve"> para o mesmo ano analisado. </w:t>
      </w:r>
      <w:r w:rsidR="009F40AD" w:rsidRPr="008D61AA">
        <w:rPr>
          <w:rFonts w:ascii="Arial" w:hAnsi="Arial" w:cs="Arial"/>
          <w:sz w:val="24"/>
          <w:szCs w:val="24"/>
        </w:rPr>
        <w:t xml:space="preserve">As classes </w:t>
      </w:r>
      <w:r w:rsidR="00C36D72">
        <w:rPr>
          <w:rFonts w:ascii="Arial" w:hAnsi="Arial" w:cs="Arial"/>
          <w:sz w:val="24"/>
          <w:szCs w:val="24"/>
        </w:rPr>
        <w:t>“A” e “B”, onde o acesso girava em torno de 95% e 75%, estavam</w:t>
      </w:r>
      <w:r w:rsidR="009F40AD" w:rsidRPr="00067672">
        <w:rPr>
          <w:rFonts w:ascii="Arial" w:hAnsi="Arial" w:cs="Arial"/>
          <w:sz w:val="24"/>
          <w:szCs w:val="24"/>
        </w:rPr>
        <w:t xml:space="preserve"> muito acima dos 5% apresentados de forma conjunta pelas classes “D” e “E” no mesmo período,</w:t>
      </w:r>
      <w:r w:rsidR="00C36D72">
        <w:rPr>
          <w:rFonts w:ascii="Arial" w:hAnsi="Arial" w:cs="Arial"/>
          <w:sz w:val="24"/>
          <w:szCs w:val="24"/>
        </w:rPr>
        <w:t xml:space="preserve"> o que</w:t>
      </w:r>
      <w:r w:rsidR="009F40AD" w:rsidRPr="00067672">
        <w:rPr>
          <w:rFonts w:ascii="Arial" w:hAnsi="Arial" w:cs="Arial"/>
          <w:sz w:val="24"/>
          <w:szCs w:val="24"/>
        </w:rPr>
        <w:t xml:space="preserve"> </w:t>
      </w:r>
      <w:r w:rsidR="00C36D72">
        <w:rPr>
          <w:rFonts w:ascii="Arial" w:hAnsi="Arial" w:cs="Arial"/>
          <w:sz w:val="24"/>
          <w:szCs w:val="24"/>
        </w:rPr>
        <w:lastRenderedPageBreak/>
        <w:t>também demonstrava</w:t>
      </w:r>
      <w:r w:rsidR="009F40AD" w:rsidRPr="00830316">
        <w:rPr>
          <w:rFonts w:ascii="Arial" w:hAnsi="Arial" w:cs="Arial"/>
          <w:sz w:val="24"/>
          <w:szCs w:val="24"/>
        </w:rPr>
        <w:t xml:space="preserve"> uma desigualdade de renda no acesso</w:t>
      </w:r>
      <w:r>
        <w:rPr>
          <w:rFonts w:ascii="Arial" w:hAnsi="Arial" w:cs="Arial"/>
          <w:sz w:val="24"/>
          <w:szCs w:val="24"/>
        </w:rPr>
        <w:t xml:space="preserve"> </w:t>
      </w:r>
      <w:r w:rsidRPr="00C927D0">
        <w:rPr>
          <w:rFonts w:ascii="Arial" w:hAnsi="Arial" w:cs="Arial"/>
          <w:sz w:val="24"/>
          <w:szCs w:val="24"/>
        </w:rPr>
        <w:t>(COMITÊ GESTOR DE INTERNET DO BRASIL, 2011</w:t>
      </w:r>
      <w:r w:rsidR="00D6460B">
        <w:rPr>
          <w:rFonts w:ascii="Arial" w:hAnsi="Arial" w:cs="Arial"/>
          <w:sz w:val="24"/>
          <w:szCs w:val="24"/>
        </w:rPr>
        <w:t>a</w:t>
      </w:r>
      <w:r>
        <w:rPr>
          <w:rFonts w:ascii="Arial" w:hAnsi="Arial" w:cs="Arial"/>
          <w:sz w:val="24"/>
          <w:szCs w:val="24"/>
        </w:rPr>
        <w:t>).</w:t>
      </w:r>
      <w:r w:rsidR="009F40AD" w:rsidRPr="00067672">
        <w:rPr>
          <w:rFonts w:ascii="Arial" w:hAnsi="Arial" w:cs="Arial"/>
          <w:sz w:val="24"/>
          <w:szCs w:val="24"/>
        </w:rPr>
        <w:t xml:space="preserve"> Mais recentemente, </w:t>
      </w:r>
      <w:r w:rsidR="009F40AD">
        <w:rPr>
          <w:rFonts w:ascii="Arial" w:hAnsi="Arial" w:cs="Arial"/>
          <w:sz w:val="24"/>
          <w:szCs w:val="24"/>
        </w:rPr>
        <w:t>é observada</w:t>
      </w:r>
      <w:r w:rsidR="009F40AD" w:rsidRPr="00067672">
        <w:rPr>
          <w:rFonts w:ascii="Arial" w:hAnsi="Arial" w:cs="Arial"/>
          <w:sz w:val="24"/>
          <w:szCs w:val="24"/>
        </w:rPr>
        <w:t xml:space="preserve"> </w:t>
      </w:r>
      <w:r w:rsidR="009F40AD">
        <w:rPr>
          <w:rFonts w:ascii="Arial" w:hAnsi="Arial" w:cs="Arial"/>
          <w:sz w:val="24"/>
          <w:szCs w:val="24"/>
        </w:rPr>
        <w:t>um</w:t>
      </w:r>
      <w:r w:rsidR="009F40AD" w:rsidRPr="00067672">
        <w:rPr>
          <w:rFonts w:ascii="Arial" w:hAnsi="Arial" w:cs="Arial"/>
          <w:sz w:val="24"/>
          <w:szCs w:val="24"/>
        </w:rPr>
        <w:t xml:space="preserve">a variação considerável </w:t>
      </w:r>
      <w:r>
        <w:rPr>
          <w:rFonts w:ascii="Arial" w:hAnsi="Arial" w:cs="Arial"/>
          <w:sz w:val="24"/>
          <w:szCs w:val="24"/>
        </w:rPr>
        <w:t xml:space="preserve">onde </w:t>
      </w:r>
      <w:r w:rsidR="009F40AD" w:rsidRPr="00067672">
        <w:rPr>
          <w:rFonts w:ascii="Arial" w:hAnsi="Arial" w:cs="Arial"/>
          <w:sz w:val="24"/>
          <w:szCs w:val="24"/>
        </w:rPr>
        <w:t xml:space="preserve">as classes menos privilegiadas </w:t>
      </w:r>
      <w:r>
        <w:rPr>
          <w:rFonts w:ascii="Arial" w:hAnsi="Arial" w:cs="Arial"/>
          <w:sz w:val="24"/>
          <w:szCs w:val="24"/>
        </w:rPr>
        <w:t xml:space="preserve">– “D” e “E” – </w:t>
      </w:r>
      <w:r w:rsidR="009F40AD" w:rsidRPr="00067672">
        <w:rPr>
          <w:rFonts w:ascii="Arial" w:hAnsi="Arial" w:cs="Arial"/>
          <w:sz w:val="24"/>
          <w:szCs w:val="24"/>
        </w:rPr>
        <w:t>a</w:t>
      </w:r>
      <w:r>
        <w:rPr>
          <w:rFonts w:ascii="Arial" w:hAnsi="Arial" w:cs="Arial"/>
          <w:sz w:val="24"/>
          <w:szCs w:val="24"/>
        </w:rPr>
        <w:t xml:space="preserve">tingiram 48% de acesso conjunto, com </w:t>
      </w:r>
      <w:r w:rsidR="009F40AD" w:rsidRPr="00067672">
        <w:rPr>
          <w:rFonts w:ascii="Arial" w:hAnsi="Arial" w:cs="Arial"/>
          <w:sz w:val="24"/>
          <w:szCs w:val="24"/>
        </w:rPr>
        <w:t xml:space="preserve">uma taxa dez vezes maior </w:t>
      </w:r>
      <w:r w:rsidR="009F40AD">
        <w:rPr>
          <w:rFonts w:ascii="Arial" w:hAnsi="Arial" w:cs="Arial"/>
          <w:sz w:val="24"/>
          <w:szCs w:val="24"/>
        </w:rPr>
        <w:t xml:space="preserve">do </w:t>
      </w:r>
      <w:r w:rsidR="006C0DE5">
        <w:rPr>
          <w:rFonts w:ascii="Arial" w:hAnsi="Arial" w:cs="Arial"/>
          <w:sz w:val="24"/>
          <w:szCs w:val="24"/>
        </w:rPr>
        <w:t>que àquela</w:t>
      </w:r>
      <w:r w:rsidR="009F40AD" w:rsidRPr="00067672">
        <w:rPr>
          <w:rFonts w:ascii="Arial" w:hAnsi="Arial" w:cs="Arial"/>
          <w:sz w:val="24"/>
          <w:szCs w:val="24"/>
        </w:rPr>
        <w:t xml:space="preserve"> registrada no fim da última década, aproximadamente</w:t>
      </w:r>
      <w:r>
        <w:rPr>
          <w:rFonts w:ascii="Arial" w:hAnsi="Arial" w:cs="Arial"/>
          <w:sz w:val="24"/>
          <w:szCs w:val="24"/>
        </w:rPr>
        <w:t xml:space="preserve"> </w:t>
      </w:r>
      <w:r w:rsidRPr="00067672">
        <w:rPr>
          <w:rFonts w:ascii="Arial" w:hAnsi="Arial" w:cs="Arial"/>
          <w:sz w:val="24"/>
          <w:szCs w:val="24"/>
        </w:rPr>
        <w:t>(</w:t>
      </w:r>
      <w:r w:rsidRPr="00C927D0">
        <w:rPr>
          <w:rFonts w:ascii="Arial" w:hAnsi="Arial" w:cs="Arial"/>
          <w:sz w:val="24"/>
          <w:szCs w:val="24"/>
        </w:rPr>
        <w:t>COMITÊ GESTOR DE INTERNET DO BRASIL, 201</w:t>
      </w:r>
      <w:r w:rsidR="0069353D">
        <w:rPr>
          <w:rFonts w:ascii="Arial" w:hAnsi="Arial" w:cs="Arial"/>
          <w:sz w:val="24"/>
          <w:szCs w:val="24"/>
        </w:rPr>
        <w:t>9b</w:t>
      </w:r>
      <w:r w:rsidRPr="00067672">
        <w:rPr>
          <w:rFonts w:ascii="Arial" w:hAnsi="Arial" w:cs="Arial"/>
          <w:sz w:val="24"/>
          <w:szCs w:val="24"/>
        </w:rPr>
        <w:t>)</w:t>
      </w:r>
      <w:r w:rsidR="009F40AD" w:rsidRPr="00067672">
        <w:rPr>
          <w:rFonts w:ascii="Arial" w:hAnsi="Arial" w:cs="Arial"/>
          <w:sz w:val="24"/>
          <w:szCs w:val="24"/>
        </w:rPr>
        <w:t xml:space="preserve">. </w:t>
      </w:r>
      <w:r w:rsidRPr="006C0DE5">
        <w:rPr>
          <w:rFonts w:ascii="Arial" w:hAnsi="Arial" w:cs="Arial"/>
          <w:sz w:val="24"/>
          <w:szCs w:val="24"/>
        </w:rPr>
        <w:t>Contudo,</w:t>
      </w:r>
      <w:r w:rsidR="009F40AD" w:rsidRPr="006C0DE5">
        <w:rPr>
          <w:rFonts w:ascii="Arial" w:hAnsi="Arial" w:cs="Arial"/>
          <w:sz w:val="24"/>
          <w:szCs w:val="24"/>
        </w:rPr>
        <w:t xml:space="preserve"> grande parte do processo é explicada pela expansão da inserção de celulares e do acesso móvel que infla o indicador de difusão, </w:t>
      </w:r>
      <w:r w:rsidR="006C0DE5">
        <w:rPr>
          <w:rFonts w:ascii="Arial" w:hAnsi="Arial" w:cs="Arial"/>
          <w:sz w:val="24"/>
          <w:szCs w:val="24"/>
        </w:rPr>
        <w:t>o que</w:t>
      </w:r>
      <w:r w:rsidR="009F40AD" w:rsidRPr="006C0DE5">
        <w:rPr>
          <w:rFonts w:ascii="Arial" w:hAnsi="Arial" w:cs="Arial"/>
          <w:sz w:val="24"/>
          <w:szCs w:val="24"/>
        </w:rPr>
        <w:t xml:space="preserve"> não é condizente com os padrões mais elevados de qualidade para a conexão (COMITÊ GESTOR DE</w:t>
      </w:r>
      <w:r w:rsidR="0069353D">
        <w:rPr>
          <w:rFonts w:ascii="Arial" w:hAnsi="Arial" w:cs="Arial"/>
          <w:sz w:val="24"/>
          <w:szCs w:val="24"/>
        </w:rPr>
        <w:t xml:space="preserve"> INTERNET DO BRASIL, 2019b</w:t>
      </w:r>
      <w:r w:rsidR="009F40AD" w:rsidRPr="006C0DE5">
        <w:rPr>
          <w:rFonts w:ascii="Arial" w:hAnsi="Arial" w:cs="Arial"/>
          <w:sz w:val="24"/>
          <w:szCs w:val="24"/>
        </w:rPr>
        <w:t>).</w:t>
      </w:r>
    </w:p>
    <w:p w14:paraId="251FCC01" w14:textId="276B66F2" w:rsidR="009F40AD" w:rsidRDefault="009F40AD" w:rsidP="009F40AD">
      <w:pPr>
        <w:spacing w:after="0" w:line="360" w:lineRule="auto"/>
        <w:ind w:firstLine="708"/>
        <w:jc w:val="both"/>
        <w:rPr>
          <w:rFonts w:ascii="Arial" w:hAnsi="Arial" w:cs="Arial"/>
          <w:sz w:val="24"/>
          <w:szCs w:val="24"/>
        </w:rPr>
      </w:pPr>
      <w:r>
        <w:rPr>
          <w:rFonts w:ascii="Arial" w:hAnsi="Arial" w:cs="Arial"/>
          <w:sz w:val="24"/>
          <w:szCs w:val="24"/>
        </w:rPr>
        <w:t xml:space="preserve">No setor de educação, </w:t>
      </w:r>
      <w:r w:rsidR="00444FDC">
        <w:rPr>
          <w:rFonts w:ascii="Arial" w:hAnsi="Arial" w:cs="Arial"/>
          <w:sz w:val="24"/>
          <w:szCs w:val="24"/>
        </w:rPr>
        <w:t xml:space="preserve">dentro das escolas, o maior obstáculo </w:t>
      </w:r>
      <w:r>
        <w:rPr>
          <w:rFonts w:ascii="Arial" w:hAnsi="Arial" w:cs="Arial"/>
          <w:sz w:val="24"/>
          <w:szCs w:val="24"/>
        </w:rPr>
        <w:t xml:space="preserve">era o reduzido número de computadores e a baixa proporção destes com acesso à internet. Segundo </w:t>
      </w:r>
      <w:r w:rsidR="00444FDC">
        <w:rPr>
          <w:rFonts w:ascii="Arial" w:hAnsi="Arial" w:cs="Arial"/>
          <w:sz w:val="24"/>
          <w:szCs w:val="24"/>
        </w:rPr>
        <w:t>o</w:t>
      </w:r>
      <w:r>
        <w:rPr>
          <w:rFonts w:ascii="Arial" w:hAnsi="Arial" w:cs="Arial"/>
          <w:sz w:val="24"/>
          <w:szCs w:val="24"/>
        </w:rPr>
        <w:t xml:space="preserve"> </w:t>
      </w:r>
      <w:r w:rsidR="00444FDC">
        <w:rPr>
          <w:rFonts w:ascii="Arial" w:hAnsi="Arial" w:cs="Arial"/>
          <w:sz w:val="24"/>
          <w:szCs w:val="24"/>
        </w:rPr>
        <w:t>Comitê Gestor de Internet d</w:t>
      </w:r>
      <w:r w:rsidR="00444FDC" w:rsidRPr="00C927D0">
        <w:rPr>
          <w:rFonts w:ascii="Arial" w:hAnsi="Arial" w:cs="Arial"/>
          <w:sz w:val="24"/>
          <w:szCs w:val="24"/>
        </w:rPr>
        <w:t>o Brasil</w:t>
      </w:r>
      <w:r w:rsidR="00444FDC">
        <w:rPr>
          <w:rFonts w:ascii="Arial" w:hAnsi="Arial" w:cs="Arial"/>
          <w:sz w:val="24"/>
          <w:szCs w:val="24"/>
        </w:rPr>
        <w:t xml:space="preserve"> (2011b)</w:t>
      </w:r>
      <w:r>
        <w:rPr>
          <w:rFonts w:ascii="Arial" w:hAnsi="Arial" w:cs="Arial"/>
          <w:sz w:val="24"/>
          <w:szCs w:val="24"/>
        </w:rPr>
        <w:t xml:space="preserve">, a falta de tais recursos era a principal </w:t>
      </w:r>
      <w:proofErr w:type="spellStart"/>
      <w:r>
        <w:rPr>
          <w:rFonts w:ascii="Arial" w:hAnsi="Arial" w:cs="Arial"/>
          <w:sz w:val="24"/>
          <w:szCs w:val="24"/>
        </w:rPr>
        <w:t>preditora</w:t>
      </w:r>
      <w:proofErr w:type="spellEnd"/>
      <w:r>
        <w:rPr>
          <w:rFonts w:ascii="Arial" w:hAnsi="Arial" w:cs="Arial"/>
          <w:sz w:val="24"/>
          <w:szCs w:val="24"/>
        </w:rPr>
        <w:t xml:space="preserve"> para o estabelecimento de barreiras digitais para as escolas brasileiras quando comparada com países europeus. </w:t>
      </w:r>
      <w:r w:rsidR="00444FDC">
        <w:rPr>
          <w:rFonts w:ascii="Arial" w:hAnsi="Arial" w:cs="Arial"/>
          <w:sz w:val="24"/>
          <w:szCs w:val="24"/>
        </w:rPr>
        <w:t>Em levantamento realizado</w:t>
      </w:r>
      <w:r>
        <w:rPr>
          <w:rFonts w:ascii="Arial" w:hAnsi="Arial" w:cs="Arial"/>
          <w:sz w:val="24"/>
          <w:szCs w:val="24"/>
        </w:rPr>
        <w:t xml:space="preserve">, menos de 20% dos professores do país utilizavam a internet como ferramenta em aula e menos de 5% das escolas possuíam a possibilidade de acesso livre para seus frequentadores </w:t>
      </w:r>
      <w:r w:rsidRPr="00067672">
        <w:rPr>
          <w:rFonts w:ascii="Arial" w:hAnsi="Arial" w:cs="Arial"/>
          <w:sz w:val="24"/>
          <w:szCs w:val="24"/>
        </w:rPr>
        <w:t>(</w:t>
      </w:r>
      <w:r w:rsidRPr="00C927D0">
        <w:rPr>
          <w:rFonts w:ascii="Arial" w:hAnsi="Arial" w:cs="Arial"/>
          <w:sz w:val="24"/>
          <w:szCs w:val="24"/>
        </w:rPr>
        <w:t>COMITÊ GESTOR DE INTERNET DO BRASIL, 201</w:t>
      </w:r>
      <w:r>
        <w:rPr>
          <w:rFonts w:ascii="Arial" w:hAnsi="Arial" w:cs="Arial"/>
          <w:sz w:val="24"/>
          <w:szCs w:val="24"/>
        </w:rPr>
        <w:t>1b</w:t>
      </w:r>
      <w:r w:rsidRPr="00067672">
        <w:rPr>
          <w:rFonts w:ascii="Arial" w:hAnsi="Arial" w:cs="Arial"/>
          <w:sz w:val="24"/>
          <w:szCs w:val="24"/>
        </w:rPr>
        <w:t>)</w:t>
      </w:r>
      <w:r>
        <w:rPr>
          <w:rFonts w:ascii="Arial" w:hAnsi="Arial" w:cs="Arial"/>
          <w:sz w:val="24"/>
          <w:szCs w:val="24"/>
        </w:rPr>
        <w:t xml:space="preserve">. </w:t>
      </w:r>
    </w:p>
    <w:p w14:paraId="4FE207E5" w14:textId="13DB7367" w:rsidR="009F40AD" w:rsidRDefault="009F40AD" w:rsidP="009F40AD">
      <w:pPr>
        <w:spacing w:after="0" w:line="360" w:lineRule="auto"/>
        <w:ind w:firstLine="708"/>
        <w:jc w:val="both"/>
        <w:rPr>
          <w:rFonts w:ascii="Arial" w:hAnsi="Arial" w:cs="Arial"/>
          <w:sz w:val="24"/>
          <w:szCs w:val="24"/>
        </w:rPr>
      </w:pPr>
      <w:r>
        <w:rPr>
          <w:rFonts w:ascii="Arial" w:hAnsi="Arial" w:cs="Arial"/>
          <w:sz w:val="24"/>
          <w:szCs w:val="24"/>
        </w:rPr>
        <w:t xml:space="preserve">Atualmente, uma série de programas e medidas </w:t>
      </w:r>
      <w:r w:rsidR="00444FDC">
        <w:rPr>
          <w:rFonts w:ascii="Arial" w:hAnsi="Arial" w:cs="Arial"/>
          <w:sz w:val="24"/>
          <w:szCs w:val="24"/>
        </w:rPr>
        <w:t>modificaram de maneira considerável</w:t>
      </w:r>
      <w:r>
        <w:rPr>
          <w:rFonts w:ascii="Arial" w:hAnsi="Arial" w:cs="Arial"/>
          <w:sz w:val="24"/>
          <w:szCs w:val="24"/>
        </w:rPr>
        <w:t xml:space="preserve"> os números </w:t>
      </w:r>
      <w:r w:rsidR="00444FDC">
        <w:rPr>
          <w:rFonts w:ascii="Arial" w:hAnsi="Arial" w:cs="Arial"/>
          <w:sz w:val="24"/>
          <w:szCs w:val="24"/>
        </w:rPr>
        <w:t>de acesso no país</w:t>
      </w:r>
      <w:r>
        <w:rPr>
          <w:rFonts w:ascii="Arial" w:hAnsi="Arial" w:cs="Arial"/>
          <w:sz w:val="24"/>
          <w:szCs w:val="24"/>
        </w:rPr>
        <w:t xml:space="preserve">. Mais recentemente, quase 80% do corpo docente já </w:t>
      </w:r>
      <w:r w:rsidR="000B158B">
        <w:rPr>
          <w:rFonts w:ascii="Arial" w:hAnsi="Arial" w:cs="Arial"/>
          <w:sz w:val="24"/>
          <w:szCs w:val="24"/>
        </w:rPr>
        <w:t>fazem</w:t>
      </w:r>
      <w:r>
        <w:rPr>
          <w:rFonts w:ascii="Arial" w:hAnsi="Arial" w:cs="Arial"/>
          <w:sz w:val="24"/>
          <w:szCs w:val="24"/>
        </w:rPr>
        <w:t xml:space="preserve"> o uso recorrente da internet e demais tecnologias correlatas em sala de aula</w:t>
      </w:r>
      <w:r w:rsidR="00444FDC">
        <w:rPr>
          <w:rFonts w:ascii="Arial" w:hAnsi="Arial" w:cs="Arial"/>
          <w:sz w:val="24"/>
          <w:szCs w:val="24"/>
        </w:rPr>
        <w:t xml:space="preserve"> na execução de sua disciplina, devido a</w:t>
      </w:r>
      <w:r>
        <w:rPr>
          <w:rFonts w:ascii="Arial" w:hAnsi="Arial" w:cs="Arial"/>
          <w:sz w:val="24"/>
          <w:szCs w:val="24"/>
        </w:rPr>
        <w:t>o aumen</w:t>
      </w:r>
      <w:r w:rsidR="00444FDC">
        <w:rPr>
          <w:rFonts w:ascii="Arial" w:hAnsi="Arial" w:cs="Arial"/>
          <w:sz w:val="24"/>
          <w:szCs w:val="24"/>
        </w:rPr>
        <w:t xml:space="preserve">to das velocidades de conexão, </w:t>
      </w:r>
      <w:proofErr w:type="gramStart"/>
      <w:r w:rsidR="00444FDC">
        <w:rPr>
          <w:rFonts w:ascii="Arial" w:hAnsi="Arial" w:cs="Arial"/>
          <w:sz w:val="24"/>
          <w:szCs w:val="24"/>
        </w:rPr>
        <w:t>à</w:t>
      </w:r>
      <w:proofErr w:type="gramEnd"/>
      <w:r>
        <w:rPr>
          <w:rFonts w:ascii="Arial" w:hAnsi="Arial" w:cs="Arial"/>
          <w:sz w:val="24"/>
          <w:szCs w:val="24"/>
        </w:rPr>
        <w:t xml:space="preserve"> gama de canais de transmissão e </w:t>
      </w:r>
      <w:r w:rsidR="00444FDC">
        <w:rPr>
          <w:rFonts w:ascii="Arial" w:hAnsi="Arial" w:cs="Arial"/>
          <w:sz w:val="24"/>
          <w:szCs w:val="24"/>
        </w:rPr>
        <w:t>à</w:t>
      </w:r>
      <w:r>
        <w:rPr>
          <w:rFonts w:ascii="Arial" w:hAnsi="Arial" w:cs="Arial"/>
          <w:sz w:val="24"/>
          <w:szCs w:val="24"/>
        </w:rPr>
        <w:t xml:space="preserve"> grande conectividade atuante de crianças e adolescentes</w:t>
      </w:r>
      <w:r w:rsidR="00444FDC">
        <w:rPr>
          <w:rFonts w:ascii="Arial" w:hAnsi="Arial" w:cs="Arial"/>
          <w:sz w:val="24"/>
          <w:szCs w:val="24"/>
        </w:rPr>
        <w:t xml:space="preserve"> </w:t>
      </w:r>
      <w:r w:rsidR="00444FDC" w:rsidRPr="00067672">
        <w:rPr>
          <w:rFonts w:ascii="Arial" w:hAnsi="Arial" w:cs="Arial"/>
          <w:sz w:val="24"/>
          <w:szCs w:val="24"/>
        </w:rPr>
        <w:t>(</w:t>
      </w:r>
      <w:r w:rsidR="00444FDC" w:rsidRPr="00C927D0">
        <w:rPr>
          <w:rFonts w:ascii="Arial" w:hAnsi="Arial" w:cs="Arial"/>
          <w:sz w:val="24"/>
          <w:szCs w:val="24"/>
        </w:rPr>
        <w:t>COMITÊ GESTOR DE INTERNET DO BRASIL, 201</w:t>
      </w:r>
      <w:r w:rsidR="0069353D">
        <w:rPr>
          <w:rFonts w:ascii="Arial" w:hAnsi="Arial" w:cs="Arial"/>
          <w:sz w:val="24"/>
          <w:szCs w:val="24"/>
        </w:rPr>
        <w:t>9c</w:t>
      </w:r>
      <w:r w:rsidR="00444FDC" w:rsidRPr="00067672">
        <w:rPr>
          <w:rFonts w:ascii="Arial" w:hAnsi="Arial" w:cs="Arial"/>
          <w:sz w:val="24"/>
          <w:szCs w:val="24"/>
        </w:rPr>
        <w:t>)</w:t>
      </w:r>
      <w:r>
        <w:rPr>
          <w:rFonts w:ascii="Arial" w:hAnsi="Arial" w:cs="Arial"/>
          <w:sz w:val="24"/>
          <w:szCs w:val="24"/>
        </w:rPr>
        <w:t xml:space="preserve">. </w:t>
      </w:r>
      <w:r w:rsidR="00444FDC">
        <w:rPr>
          <w:rFonts w:ascii="Arial" w:hAnsi="Arial" w:cs="Arial"/>
          <w:sz w:val="24"/>
          <w:szCs w:val="24"/>
        </w:rPr>
        <w:t>Todavia, alerta-se uma maior</w:t>
      </w:r>
      <w:r>
        <w:rPr>
          <w:rFonts w:ascii="Arial" w:hAnsi="Arial" w:cs="Arial"/>
          <w:sz w:val="24"/>
          <w:szCs w:val="24"/>
        </w:rPr>
        <w:t xml:space="preserve"> necessidade de qualificação dig</w:t>
      </w:r>
      <w:r w:rsidR="00444FDC">
        <w:rPr>
          <w:rFonts w:ascii="Arial" w:hAnsi="Arial" w:cs="Arial"/>
          <w:sz w:val="24"/>
          <w:szCs w:val="24"/>
        </w:rPr>
        <w:t xml:space="preserve">ital por parte dos professores, o que </w:t>
      </w:r>
      <w:r>
        <w:rPr>
          <w:rFonts w:ascii="Arial" w:hAnsi="Arial" w:cs="Arial"/>
          <w:sz w:val="24"/>
          <w:szCs w:val="24"/>
        </w:rPr>
        <w:t xml:space="preserve">este pode ser crucial para o bom desempenho acadêmico dos indivíduos avaliados em exames de </w:t>
      </w:r>
      <w:r w:rsidR="00111550">
        <w:rPr>
          <w:rFonts w:ascii="Arial" w:hAnsi="Arial" w:cs="Arial"/>
          <w:sz w:val="24"/>
          <w:szCs w:val="24"/>
        </w:rPr>
        <w:t xml:space="preserve">proficiência </w:t>
      </w:r>
      <w:r w:rsidR="00111550" w:rsidRPr="00067672">
        <w:rPr>
          <w:rFonts w:ascii="Arial" w:hAnsi="Arial" w:cs="Arial"/>
          <w:sz w:val="24"/>
          <w:szCs w:val="24"/>
        </w:rPr>
        <w:t>(</w:t>
      </w:r>
      <w:r w:rsidR="00111550" w:rsidRPr="00C927D0">
        <w:rPr>
          <w:rFonts w:ascii="Arial" w:hAnsi="Arial" w:cs="Arial"/>
          <w:sz w:val="24"/>
          <w:szCs w:val="24"/>
        </w:rPr>
        <w:t>COMITÊ GESTOR DE INTERNET DO BRASIL, 201</w:t>
      </w:r>
      <w:r w:rsidR="0069353D">
        <w:rPr>
          <w:rFonts w:ascii="Arial" w:hAnsi="Arial" w:cs="Arial"/>
          <w:sz w:val="24"/>
          <w:szCs w:val="24"/>
        </w:rPr>
        <w:t>9b</w:t>
      </w:r>
      <w:r w:rsidR="00111550" w:rsidRPr="00067672">
        <w:rPr>
          <w:rFonts w:ascii="Arial" w:hAnsi="Arial" w:cs="Arial"/>
          <w:sz w:val="24"/>
          <w:szCs w:val="24"/>
        </w:rPr>
        <w:t>)</w:t>
      </w:r>
      <w:r w:rsidR="00111550">
        <w:rPr>
          <w:rFonts w:ascii="Arial" w:hAnsi="Arial" w:cs="Arial"/>
          <w:sz w:val="24"/>
          <w:szCs w:val="24"/>
        </w:rPr>
        <w:t>.</w:t>
      </w:r>
    </w:p>
    <w:p w14:paraId="2D55CB9C" w14:textId="467C8093" w:rsidR="009F40AD" w:rsidRDefault="009F40AD" w:rsidP="009F40AD">
      <w:pPr>
        <w:spacing w:after="0" w:line="360" w:lineRule="auto"/>
        <w:ind w:firstLine="708"/>
        <w:jc w:val="both"/>
        <w:rPr>
          <w:rFonts w:ascii="Arial" w:hAnsi="Arial" w:cs="Arial"/>
          <w:sz w:val="24"/>
          <w:szCs w:val="24"/>
        </w:rPr>
      </w:pPr>
      <w:r>
        <w:rPr>
          <w:rFonts w:ascii="Arial" w:hAnsi="Arial" w:cs="Arial"/>
          <w:sz w:val="24"/>
          <w:szCs w:val="24"/>
        </w:rPr>
        <w:t>Nesse sentido, é importante que</w:t>
      </w:r>
      <w:r w:rsidRPr="00067672">
        <w:rPr>
          <w:rFonts w:ascii="Arial" w:hAnsi="Arial" w:cs="Arial"/>
          <w:sz w:val="24"/>
          <w:szCs w:val="24"/>
        </w:rPr>
        <w:t xml:space="preserve"> </w:t>
      </w:r>
      <w:r>
        <w:rPr>
          <w:rFonts w:ascii="Arial" w:hAnsi="Arial" w:cs="Arial"/>
          <w:sz w:val="24"/>
          <w:szCs w:val="24"/>
        </w:rPr>
        <w:t xml:space="preserve">se destaque </w:t>
      </w:r>
      <w:r w:rsidRPr="00067672">
        <w:rPr>
          <w:rFonts w:ascii="Arial" w:hAnsi="Arial" w:cs="Arial"/>
          <w:sz w:val="24"/>
          <w:szCs w:val="24"/>
        </w:rPr>
        <w:t>algumas medidas tomadas ao longo da década de 2010</w:t>
      </w:r>
      <w:r>
        <w:rPr>
          <w:rFonts w:ascii="Arial" w:hAnsi="Arial" w:cs="Arial"/>
          <w:sz w:val="24"/>
          <w:szCs w:val="24"/>
        </w:rPr>
        <w:t>, em que o objetivo era a expansão do acesso à rede.</w:t>
      </w:r>
      <w:r w:rsidRPr="00067672">
        <w:rPr>
          <w:rFonts w:ascii="Arial" w:hAnsi="Arial" w:cs="Arial"/>
          <w:sz w:val="24"/>
          <w:szCs w:val="24"/>
        </w:rPr>
        <w:t xml:space="preserve"> Dentre elas, </w:t>
      </w:r>
      <w:r>
        <w:rPr>
          <w:rFonts w:ascii="Arial" w:hAnsi="Arial" w:cs="Arial"/>
          <w:sz w:val="24"/>
          <w:szCs w:val="24"/>
        </w:rPr>
        <w:t>tem-se</w:t>
      </w:r>
      <w:r w:rsidRPr="00067672">
        <w:rPr>
          <w:rFonts w:ascii="Arial" w:hAnsi="Arial" w:cs="Arial"/>
          <w:sz w:val="24"/>
          <w:szCs w:val="24"/>
        </w:rPr>
        <w:t xml:space="preserve"> a institucionalização da segurança, da difusão e do direito ao acesso à rede – por meio do Marco Civil da Internet (MCI) –, e a realização de </w:t>
      </w:r>
      <w:r>
        <w:rPr>
          <w:rFonts w:ascii="Arial" w:hAnsi="Arial" w:cs="Arial"/>
          <w:sz w:val="24"/>
          <w:szCs w:val="24"/>
        </w:rPr>
        <w:t xml:space="preserve">inúmeras </w:t>
      </w:r>
      <w:r w:rsidRPr="00067672">
        <w:rPr>
          <w:rFonts w:ascii="Arial" w:hAnsi="Arial" w:cs="Arial"/>
          <w:sz w:val="24"/>
          <w:szCs w:val="24"/>
        </w:rPr>
        <w:t xml:space="preserve">políticas </w:t>
      </w:r>
      <w:r>
        <w:rPr>
          <w:rFonts w:ascii="Arial" w:hAnsi="Arial" w:cs="Arial"/>
          <w:sz w:val="24"/>
          <w:szCs w:val="24"/>
        </w:rPr>
        <w:t xml:space="preserve">públicas </w:t>
      </w:r>
      <w:r w:rsidRPr="00067672">
        <w:rPr>
          <w:rFonts w:ascii="Arial" w:hAnsi="Arial" w:cs="Arial"/>
          <w:sz w:val="24"/>
          <w:szCs w:val="24"/>
        </w:rPr>
        <w:t xml:space="preserve">de inclusão digital. Segundo a pesquisa TIC </w:t>
      </w:r>
      <w:proofErr w:type="spellStart"/>
      <w:r w:rsidRPr="00067672">
        <w:rPr>
          <w:rFonts w:ascii="Arial" w:hAnsi="Arial" w:cs="Arial"/>
          <w:sz w:val="24"/>
          <w:szCs w:val="24"/>
        </w:rPr>
        <w:t>Kids</w:t>
      </w:r>
      <w:proofErr w:type="spellEnd"/>
      <w:r w:rsidRPr="00067672">
        <w:rPr>
          <w:rFonts w:ascii="Arial" w:hAnsi="Arial" w:cs="Arial"/>
          <w:sz w:val="24"/>
          <w:szCs w:val="24"/>
        </w:rPr>
        <w:t xml:space="preserve"> Online Brasil, além dos esforços do Núcleo de Informação e Coordenação do Ponto BR </w:t>
      </w:r>
      <w:r w:rsidRPr="00067672">
        <w:rPr>
          <w:rFonts w:ascii="Arial" w:hAnsi="Arial" w:cs="Arial"/>
          <w:sz w:val="24"/>
          <w:szCs w:val="24"/>
        </w:rPr>
        <w:lastRenderedPageBreak/>
        <w:t>(</w:t>
      </w:r>
      <w:proofErr w:type="gramStart"/>
      <w:r w:rsidRPr="00067672">
        <w:rPr>
          <w:rFonts w:ascii="Arial" w:hAnsi="Arial" w:cs="Arial"/>
          <w:sz w:val="24"/>
          <w:szCs w:val="24"/>
        </w:rPr>
        <w:t>NIC.</w:t>
      </w:r>
      <w:proofErr w:type="gramEnd"/>
      <w:r w:rsidRPr="00067672">
        <w:rPr>
          <w:rFonts w:ascii="Arial" w:hAnsi="Arial" w:cs="Arial"/>
          <w:sz w:val="24"/>
          <w:szCs w:val="24"/>
        </w:rPr>
        <w:t xml:space="preserve">BR), políticas como o Plano Nacional de Banda Larga (PNBL), o Programa Cidades Digitais, os Programas de </w:t>
      </w:r>
      <w:proofErr w:type="spellStart"/>
      <w:r w:rsidRPr="00067672">
        <w:rPr>
          <w:rFonts w:ascii="Arial" w:hAnsi="Arial" w:cs="Arial"/>
          <w:sz w:val="24"/>
          <w:szCs w:val="24"/>
        </w:rPr>
        <w:t>Telecentros</w:t>
      </w:r>
      <w:proofErr w:type="spellEnd"/>
      <w:r w:rsidRPr="00067672">
        <w:rPr>
          <w:rFonts w:ascii="Arial" w:hAnsi="Arial" w:cs="Arial"/>
          <w:sz w:val="24"/>
          <w:szCs w:val="24"/>
        </w:rPr>
        <w:t>, o Programa Nacional de Tecnologia Educacional (</w:t>
      </w:r>
      <w:r w:rsidR="003749F9" w:rsidRPr="00067672">
        <w:rPr>
          <w:rFonts w:ascii="Arial" w:hAnsi="Arial" w:cs="Arial"/>
          <w:sz w:val="24"/>
          <w:szCs w:val="24"/>
        </w:rPr>
        <w:t>PROINFO</w:t>
      </w:r>
      <w:r w:rsidRPr="00067672">
        <w:rPr>
          <w:rFonts w:ascii="Arial" w:hAnsi="Arial" w:cs="Arial"/>
          <w:sz w:val="24"/>
          <w:szCs w:val="24"/>
        </w:rPr>
        <w:t xml:space="preserve">) e o Programa Banda Larga nas Escolas (PBLE) têm promovido o crescimento do acesso à Internet </w:t>
      </w:r>
      <w:r>
        <w:rPr>
          <w:rFonts w:ascii="Arial" w:hAnsi="Arial" w:cs="Arial"/>
          <w:sz w:val="24"/>
          <w:szCs w:val="24"/>
        </w:rPr>
        <w:t xml:space="preserve">a partir de 2010 </w:t>
      </w:r>
      <w:r w:rsidRPr="00C927D0">
        <w:rPr>
          <w:rFonts w:ascii="Arial" w:hAnsi="Arial" w:cs="Arial"/>
          <w:sz w:val="24"/>
          <w:szCs w:val="24"/>
        </w:rPr>
        <w:t>(COMITÊ GESTOR DE INTERNET DO BRASIL, 201</w:t>
      </w:r>
      <w:r>
        <w:rPr>
          <w:rFonts w:ascii="Arial" w:hAnsi="Arial" w:cs="Arial"/>
          <w:sz w:val="24"/>
          <w:szCs w:val="24"/>
        </w:rPr>
        <w:t>2</w:t>
      </w:r>
      <w:r w:rsidRPr="00067672">
        <w:rPr>
          <w:rFonts w:ascii="Arial" w:hAnsi="Arial" w:cs="Arial"/>
          <w:sz w:val="24"/>
          <w:szCs w:val="24"/>
        </w:rPr>
        <w:t xml:space="preserve">). Porém, problemas como a eficiência de aplicação das políticas, os custos de instalação e o desenvolvimento do acesso de qualidade ainda assombram </w:t>
      </w:r>
      <w:r>
        <w:rPr>
          <w:rFonts w:ascii="Arial" w:hAnsi="Arial" w:cs="Arial"/>
          <w:sz w:val="24"/>
          <w:szCs w:val="24"/>
        </w:rPr>
        <w:t>esta</w:t>
      </w:r>
      <w:r w:rsidRPr="00067672">
        <w:rPr>
          <w:rFonts w:ascii="Arial" w:hAnsi="Arial" w:cs="Arial"/>
          <w:sz w:val="24"/>
          <w:szCs w:val="24"/>
        </w:rPr>
        <w:t xml:space="preserve"> expansão.</w:t>
      </w:r>
      <w:r>
        <w:rPr>
          <w:rFonts w:ascii="Arial" w:hAnsi="Arial" w:cs="Arial"/>
          <w:sz w:val="24"/>
          <w:szCs w:val="24"/>
        </w:rPr>
        <w:t xml:space="preserve"> M</w:t>
      </w:r>
      <w:r w:rsidRPr="00067672">
        <w:rPr>
          <w:rFonts w:ascii="Arial" w:hAnsi="Arial" w:cs="Arial"/>
          <w:sz w:val="24"/>
          <w:szCs w:val="24"/>
        </w:rPr>
        <w:t xml:space="preserve">esmo com todo investimento realizado, o êxito nas tentativas de se eliminar as disparidades regionais e sociais relativas à inclusão digital no Brasil foi apenas de caráter moderado. </w:t>
      </w:r>
    </w:p>
    <w:p w14:paraId="4F70FD55" w14:textId="77777777" w:rsidR="009F40AD" w:rsidRPr="00067672" w:rsidRDefault="009F40AD" w:rsidP="009F40AD">
      <w:pPr>
        <w:spacing w:after="0" w:line="360" w:lineRule="auto"/>
        <w:ind w:firstLine="708"/>
        <w:jc w:val="both"/>
        <w:rPr>
          <w:rFonts w:ascii="Arial" w:hAnsi="Arial" w:cs="Arial"/>
          <w:sz w:val="24"/>
          <w:szCs w:val="24"/>
        </w:rPr>
      </w:pPr>
      <w:r w:rsidRPr="00067672">
        <w:rPr>
          <w:rFonts w:ascii="Arial" w:hAnsi="Arial" w:cs="Arial"/>
          <w:sz w:val="24"/>
          <w:szCs w:val="24"/>
        </w:rPr>
        <w:t xml:space="preserve">Desta forma, o foco das pesquisas sobre a universalidade e a igualdade de acesso deve-se atentar aos diferentes retornos econômicos e sociais que o processo livre – e possivelmente desordenado – pode ter causado. Para </w:t>
      </w:r>
      <w:proofErr w:type="spellStart"/>
      <w:proofErr w:type="gramStart"/>
      <w:r w:rsidRPr="00067672">
        <w:rPr>
          <w:rFonts w:ascii="Arial" w:hAnsi="Arial" w:cs="Arial"/>
          <w:sz w:val="24"/>
          <w:szCs w:val="24"/>
        </w:rPr>
        <w:t>DiMaggio</w:t>
      </w:r>
      <w:proofErr w:type="spellEnd"/>
      <w:proofErr w:type="gramEnd"/>
      <w:r w:rsidRPr="00067672">
        <w:rPr>
          <w:rFonts w:ascii="Arial" w:hAnsi="Arial" w:cs="Arial"/>
          <w:sz w:val="24"/>
          <w:szCs w:val="24"/>
        </w:rPr>
        <w:t xml:space="preserve"> </w:t>
      </w:r>
      <w:r w:rsidRPr="00F64E3C">
        <w:rPr>
          <w:rFonts w:ascii="Arial" w:hAnsi="Arial" w:cs="Arial"/>
          <w:i/>
          <w:iCs/>
          <w:sz w:val="24"/>
          <w:szCs w:val="24"/>
        </w:rPr>
        <w:t>et al</w:t>
      </w:r>
      <w:r w:rsidRPr="00067672">
        <w:rPr>
          <w:rFonts w:ascii="Arial" w:hAnsi="Arial" w:cs="Arial"/>
          <w:sz w:val="24"/>
          <w:szCs w:val="24"/>
        </w:rPr>
        <w:t xml:space="preserve">. (2004), é crucial ir além da descrição e projeção para entender os mecanismos, a formação, as consequências e o contexto institucional da desigualdade no acesso à Internet e no uso dos serviços que ela oferece após o processo de expansão se consolidar na população. </w:t>
      </w:r>
      <w:r>
        <w:rPr>
          <w:rFonts w:ascii="Arial" w:hAnsi="Arial" w:cs="Arial"/>
          <w:sz w:val="24"/>
          <w:szCs w:val="24"/>
        </w:rPr>
        <w:t>Nesse sentido</w:t>
      </w:r>
      <w:r w:rsidRPr="00B0499A">
        <w:rPr>
          <w:rFonts w:ascii="Arial" w:hAnsi="Arial" w:cs="Arial"/>
          <w:sz w:val="24"/>
          <w:szCs w:val="24"/>
        </w:rPr>
        <w:t>, analisando</w:t>
      </w:r>
      <w:r>
        <w:rPr>
          <w:rFonts w:ascii="Arial" w:hAnsi="Arial" w:cs="Arial"/>
          <w:sz w:val="24"/>
          <w:szCs w:val="24"/>
        </w:rPr>
        <w:t xml:space="preserve"> todo</w:t>
      </w:r>
      <w:r w:rsidRPr="00B0499A">
        <w:rPr>
          <w:rFonts w:ascii="Arial" w:hAnsi="Arial" w:cs="Arial"/>
          <w:sz w:val="24"/>
          <w:szCs w:val="24"/>
        </w:rPr>
        <w:t xml:space="preserve"> o cenário de crescimento </w:t>
      </w:r>
      <w:r>
        <w:rPr>
          <w:rFonts w:ascii="Arial" w:hAnsi="Arial" w:cs="Arial"/>
          <w:sz w:val="24"/>
          <w:szCs w:val="24"/>
        </w:rPr>
        <w:t>do acesso às TIC e, em destaque, à internet n</w:t>
      </w:r>
      <w:r w:rsidRPr="00B0499A">
        <w:rPr>
          <w:rFonts w:ascii="Arial" w:hAnsi="Arial" w:cs="Arial"/>
          <w:sz w:val="24"/>
          <w:szCs w:val="24"/>
        </w:rPr>
        <w:t>a década</w:t>
      </w:r>
      <w:r>
        <w:rPr>
          <w:rFonts w:ascii="Arial" w:hAnsi="Arial" w:cs="Arial"/>
          <w:sz w:val="24"/>
          <w:szCs w:val="24"/>
        </w:rPr>
        <w:t xml:space="preserve"> de 2010, é importante que se estabeleça uma discussão via formuladores de políticas sobre o papel destas inúmeras ações ao longo do tempo.  </w:t>
      </w:r>
    </w:p>
    <w:p w14:paraId="197D6D81" w14:textId="4FA8356C" w:rsidR="009F40AD" w:rsidRPr="00B0499A" w:rsidRDefault="009F40AD" w:rsidP="00111550">
      <w:pPr>
        <w:spacing w:line="360" w:lineRule="auto"/>
        <w:ind w:firstLine="708"/>
        <w:jc w:val="both"/>
        <w:rPr>
          <w:rFonts w:ascii="Arial" w:hAnsi="Arial" w:cs="Arial"/>
          <w:sz w:val="24"/>
          <w:szCs w:val="24"/>
        </w:rPr>
      </w:pPr>
      <w:r>
        <w:rPr>
          <w:rFonts w:ascii="Arial" w:hAnsi="Arial" w:cs="Arial"/>
          <w:sz w:val="24"/>
          <w:szCs w:val="24"/>
        </w:rPr>
        <w:t>Entre outras questões</w:t>
      </w:r>
      <w:r w:rsidRPr="00067672">
        <w:rPr>
          <w:rFonts w:ascii="Arial" w:hAnsi="Arial" w:cs="Arial"/>
          <w:sz w:val="24"/>
          <w:szCs w:val="24"/>
        </w:rPr>
        <w:t xml:space="preserve">, é necessário entender quem está realmente se beneficiando com o uso </w:t>
      </w:r>
      <w:r>
        <w:rPr>
          <w:rFonts w:ascii="Arial" w:hAnsi="Arial" w:cs="Arial"/>
          <w:sz w:val="24"/>
          <w:szCs w:val="24"/>
        </w:rPr>
        <w:t xml:space="preserve">destas novas tecnologias </w:t>
      </w:r>
      <w:r w:rsidRPr="00067672">
        <w:rPr>
          <w:rFonts w:ascii="Arial" w:hAnsi="Arial" w:cs="Arial"/>
          <w:sz w:val="24"/>
          <w:szCs w:val="24"/>
        </w:rPr>
        <w:t>e, além disso, entender quais ca</w:t>
      </w:r>
      <w:r>
        <w:rPr>
          <w:rFonts w:ascii="Arial" w:hAnsi="Arial" w:cs="Arial"/>
          <w:sz w:val="24"/>
          <w:szCs w:val="24"/>
        </w:rPr>
        <w:t>racterísticas dos jovens agregam</w:t>
      </w:r>
      <w:r w:rsidRPr="00067672">
        <w:rPr>
          <w:rFonts w:ascii="Arial" w:hAnsi="Arial" w:cs="Arial"/>
          <w:sz w:val="24"/>
          <w:szCs w:val="24"/>
        </w:rPr>
        <w:t xml:space="preserve"> valor</w:t>
      </w:r>
      <w:r>
        <w:rPr>
          <w:rFonts w:ascii="Arial" w:hAnsi="Arial" w:cs="Arial"/>
          <w:sz w:val="24"/>
          <w:szCs w:val="24"/>
        </w:rPr>
        <w:t>es</w:t>
      </w:r>
      <w:r w:rsidRPr="00067672">
        <w:rPr>
          <w:rFonts w:ascii="Arial" w:hAnsi="Arial" w:cs="Arial"/>
          <w:sz w:val="24"/>
          <w:szCs w:val="24"/>
        </w:rPr>
        <w:t xml:space="preserve"> às suas experiências com as TIC. Com isso, será possível projetar políticas diferenciadas que garantam a todos o benefício do uso de tecnologias </w:t>
      </w:r>
      <w:r>
        <w:rPr>
          <w:rFonts w:ascii="Arial" w:hAnsi="Arial" w:cs="Arial"/>
          <w:sz w:val="24"/>
          <w:szCs w:val="24"/>
        </w:rPr>
        <w:t>para que possam</w:t>
      </w:r>
      <w:r w:rsidRPr="00067672">
        <w:rPr>
          <w:rFonts w:ascii="Arial" w:hAnsi="Arial" w:cs="Arial"/>
          <w:sz w:val="24"/>
          <w:szCs w:val="24"/>
        </w:rPr>
        <w:t xml:space="preserve"> ser </w:t>
      </w:r>
      <w:r w:rsidR="000B158B" w:rsidRPr="00067672">
        <w:rPr>
          <w:rFonts w:ascii="Arial" w:hAnsi="Arial" w:cs="Arial"/>
          <w:sz w:val="24"/>
          <w:szCs w:val="24"/>
        </w:rPr>
        <w:t>considerados digitalmente incluídos</w:t>
      </w:r>
      <w:r>
        <w:rPr>
          <w:rFonts w:ascii="Arial" w:hAnsi="Arial" w:cs="Arial"/>
          <w:sz w:val="24"/>
          <w:szCs w:val="24"/>
        </w:rPr>
        <w:t xml:space="preserve">. </w:t>
      </w:r>
      <w:r w:rsidRPr="00067672">
        <w:rPr>
          <w:rFonts w:ascii="Arial" w:hAnsi="Arial" w:cs="Arial"/>
          <w:sz w:val="24"/>
          <w:szCs w:val="24"/>
        </w:rPr>
        <w:t>Caso contrário, essas oportunidades digitais podem se tornar uma nova fonte de desigualdade cultural e social, com base nas diferenças estruturais existentes e, assim, resultando até na amplificação das desigualdades existentes (TOYAMA, 2011).</w:t>
      </w:r>
      <w:r>
        <w:rPr>
          <w:rFonts w:ascii="Arial" w:hAnsi="Arial" w:cs="Arial"/>
          <w:sz w:val="24"/>
          <w:szCs w:val="24"/>
        </w:rPr>
        <w:t xml:space="preserve"> Ou seja, somente através do estudo das ações idealizadas é possível definir o que ainda deve ser feito – e/ou corrigid</w:t>
      </w:r>
      <w:r w:rsidR="00111550">
        <w:rPr>
          <w:rFonts w:ascii="Arial" w:hAnsi="Arial" w:cs="Arial"/>
          <w:sz w:val="24"/>
          <w:szCs w:val="24"/>
        </w:rPr>
        <w:t xml:space="preserve">o – e o que deve ser cessado.  </w:t>
      </w:r>
    </w:p>
    <w:p w14:paraId="7BDE9F76" w14:textId="77777777" w:rsidR="009F40AD" w:rsidRPr="00CB779B" w:rsidRDefault="009F40AD" w:rsidP="009F40AD">
      <w:pPr>
        <w:pStyle w:val="PargrafodaLista"/>
        <w:numPr>
          <w:ilvl w:val="1"/>
          <w:numId w:val="1"/>
        </w:numPr>
        <w:spacing w:line="360" w:lineRule="auto"/>
        <w:jc w:val="both"/>
        <w:rPr>
          <w:rFonts w:ascii="Arial" w:hAnsi="Arial" w:cs="Arial"/>
          <w:b/>
          <w:bCs/>
          <w:sz w:val="24"/>
          <w:szCs w:val="24"/>
        </w:rPr>
      </w:pPr>
      <w:r w:rsidRPr="00CB779B">
        <w:rPr>
          <w:rFonts w:ascii="Arial" w:hAnsi="Arial" w:cs="Arial"/>
          <w:b/>
          <w:bCs/>
          <w:sz w:val="24"/>
          <w:szCs w:val="24"/>
        </w:rPr>
        <w:t>PROGRAMA CIDADES DIGITAIS</w:t>
      </w:r>
    </w:p>
    <w:p w14:paraId="26987B83" w14:textId="77777777" w:rsidR="009F40AD" w:rsidRPr="00CB779B" w:rsidRDefault="009F40AD" w:rsidP="009F40AD">
      <w:pPr>
        <w:pStyle w:val="PargrafodaLista"/>
        <w:numPr>
          <w:ilvl w:val="2"/>
          <w:numId w:val="1"/>
        </w:numPr>
        <w:jc w:val="both"/>
        <w:rPr>
          <w:rFonts w:ascii="Arial" w:hAnsi="Arial" w:cs="Arial"/>
          <w:b/>
          <w:bCs/>
          <w:sz w:val="24"/>
          <w:szCs w:val="24"/>
        </w:rPr>
      </w:pPr>
      <w:r w:rsidRPr="00CB779B">
        <w:rPr>
          <w:rFonts w:ascii="Arial" w:hAnsi="Arial" w:cs="Arial"/>
          <w:b/>
          <w:bCs/>
          <w:sz w:val="24"/>
          <w:szCs w:val="24"/>
        </w:rPr>
        <w:t>DIRETRIZES</w:t>
      </w:r>
    </w:p>
    <w:p w14:paraId="42C71DFE" w14:textId="53CBCC96" w:rsidR="009F40AD" w:rsidRDefault="009F40AD" w:rsidP="009F40AD">
      <w:pPr>
        <w:spacing w:after="0" w:line="360" w:lineRule="auto"/>
        <w:ind w:firstLine="708"/>
        <w:jc w:val="both"/>
        <w:rPr>
          <w:rFonts w:ascii="Arial" w:hAnsi="Arial" w:cs="Arial"/>
          <w:sz w:val="24"/>
          <w:szCs w:val="24"/>
        </w:rPr>
      </w:pPr>
      <w:r w:rsidRPr="003E5762">
        <w:rPr>
          <w:rFonts w:ascii="Arial" w:hAnsi="Arial" w:cs="Arial"/>
          <w:sz w:val="24"/>
          <w:szCs w:val="24"/>
        </w:rPr>
        <w:t>Lançado por meio da Portaria nº 376 de 19 de agosto de 2011</w:t>
      </w:r>
      <w:r w:rsidR="003E5762" w:rsidRPr="003E5762">
        <w:rPr>
          <w:rFonts w:ascii="Arial" w:hAnsi="Arial" w:cs="Arial"/>
          <w:sz w:val="24"/>
          <w:szCs w:val="24"/>
        </w:rPr>
        <w:t>, no</w:t>
      </w:r>
      <w:r w:rsidR="003E5762">
        <w:rPr>
          <w:rFonts w:ascii="Arial" w:hAnsi="Arial" w:cs="Arial"/>
          <w:sz w:val="24"/>
          <w:szCs w:val="24"/>
        </w:rPr>
        <w:t xml:space="preserve"> Diário Oficial da União (D</w:t>
      </w:r>
      <w:r w:rsidR="003E5762" w:rsidRPr="00CB779B">
        <w:rPr>
          <w:rFonts w:ascii="Arial" w:hAnsi="Arial" w:cs="Arial"/>
          <w:sz w:val="24"/>
          <w:szCs w:val="24"/>
        </w:rPr>
        <w:t>O</w:t>
      </w:r>
      <w:r w:rsidR="003E5762">
        <w:rPr>
          <w:rFonts w:ascii="Arial" w:hAnsi="Arial" w:cs="Arial"/>
          <w:sz w:val="24"/>
          <w:szCs w:val="24"/>
        </w:rPr>
        <w:t>U</w:t>
      </w:r>
      <w:r w:rsidR="003E5762" w:rsidRPr="00CB779B">
        <w:rPr>
          <w:rFonts w:ascii="Arial" w:hAnsi="Arial" w:cs="Arial"/>
          <w:sz w:val="24"/>
          <w:szCs w:val="24"/>
        </w:rPr>
        <w:t>)</w:t>
      </w:r>
      <w:r w:rsidR="003E5762" w:rsidRPr="003E5762">
        <w:rPr>
          <w:rFonts w:ascii="Arial" w:hAnsi="Arial" w:cs="Arial"/>
          <w:sz w:val="24"/>
          <w:szCs w:val="24"/>
        </w:rPr>
        <w:t xml:space="preserve"> de 22 de agosto de 2011</w:t>
      </w:r>
      <w:r w:rsidR="003E5762" w:rsidRPr="003E5762">
        <w:rPr>
          <w:rFonts w:ascii="Arial" w:hAnsi="Arial" w:cs="Arial"/>
          <w:b/>
          <w:sz w:val="24"/>
          <w:szCs w:val="24"/>
        </w:rPr>
        <w:t xml:space="preserve"> </w:t>
      </w:r>
      <w:r w:rsidR="003E5762" w:rsidRPr="003E5762">
        <w:rPr>
          <w:rFonts w:ascii="Arial" w:hAnsi="Arial" w:cs="Arial"/>
          <w:sz w:val="24"/>
          <w:szCs w:val="24"/>
        </w:rPr>
        <w:t>(P</w:t>
      </w:r>
      <w:r w:rsidR="001128FA" w:rsidRPr="003E5762">
        <w:rPr>
          <w:rFonts w:ascii="Arial" w:hAnsi="Arial" w:cs="Arial"/>
          <w:sz w:val="24"/>
          <w:szCs w:val="24"/>
        </w:rPr>
        <w:t>ág. 117</w:t>
      </w:r>
      <w:r w:rsidR="003E5762" w:rsidRPr="003E5762">
        <w:rPr>
          <w:rFonts w:ascii="Arial" w:hAnsi="Arial" w:cs="Arial"/>
          <w:sz w:val="24"/>
          <w:szCs w:val="24"/>
        </w:rPr>
        <w:t>; Seção 1</w:t>
      </w:r>
      <w:r w:rsidR="000464CA" w:rsidRPr="003E5762">
        <w:rPr>
          <w:rFonts w:ascii="Arial" w:hAnsi="Arial" w:cs="Arial"/>
          <w:sz w:val="24"/>
          <w:szCs w:val="24"/>
        </w:rPr>
        <w:t>)</w:t>
      </w:r>
      <w:r w:rsidRPr="003E5762">
        <w:rPr>
          <w:rFonts w:ascii="Arial" w:hAnsi="Arial" w:cs="Arial"/>
          <w:sz w:val="24"/>
          <w:szCs w:val="24"/>
        </w:rPr>
        <w:t xml:space="preserve"> e editado pela </w:t>
      </w:r>
      <w:r w:rsidRPr="003E5762">
        <w:rPr>
          <w:rFonts w:ascii="Arial" w:hAnsi="Arial" w:cs="Arial"/>
          <w:sz w:val="24"/>
          <w:szCs w:val="24"/>
        </w:rPr>
        <w:lastRenderedPageBreak/>
        <w:t>Portaria nº 186 de 28 de março de 2012</w:t>
      </w:r>
      <w:r w:rsidR="003E5762" w:rsidRPr="003E5762">
        <w:rPr>
          <w:rFonts w:ascii="Arial" w:hAnsi="Arial" w:cs="Arial"/>
          <w:sz w:val="24"/>
          <w:szCs w:val="24"/>
        </w:rPr>
        <w:t>, no</w:t>
      </w:r>
      <w:r w:rsidRPr="003E5762">
        <w:rPr>
          <w:rFonts w:ascii="Arial" w:hAnsi="Arial" w:cs="Arial"/>
          <w:sz w:val="24"/>
          <w:szCs w:val="24"/>
        </w:rPr>
        <w:t xml:space="preserve"> </w:t>
      </w:r>
      <w:r w:rsidR="003E5762" w:rsidRPr="003E5762">
        <w:rPr>
          <w:rFonts w:ascii="Arial" w:hAnsi="Arial" w:cs="Arial"/>
          <w:sz w:val="24"/>
          <w:szCs w:val="24"/>
        </w:rPr>
        <w:t xml:space="preserve">DOU de </w:t>
      </w:r>
      <w:r w:rsidR="003E5762">
        <w:rPr>
          <w:rFonts w:ascii="Arial" w:hAnsi="Arial" w:cs="Arial"/>
          <w:sz w:val="24"/>
          <w:szCs w:val="24"/>
        </w:rPr>
        <w:t xml:space="preserve">29 </w:t>
      </w:r>
      <w:r w:rsidR="00780D74">
        <w:rPr>
          <w:rFonts w:ascii="Arial" w:hAnsi="Arial" w:cs="Arial"/>
          <w:sz w:val="24"/>
          <w:szCs w:val="24"/>
        </w:rPr>
        <w:t xml:space="preserve">de </w:t>
      </w:r>
      <w:r w:rsidR="003E5762">
        <w:rPr>
          <w:rFonts w:ascii="Arial" w:hAnsi="Arial" w:cs="Arial"/>
          <w:sz w:val="24"/>
          <w:szCs w:val="24"/>
        </w:rPr>
        <w:t>março</w:t>
      </w:r>
      <w:r w:rsidR="003E5762" w:rsidRPr="003E5762">
        <w:rPr>
          <w:rFonts w:ascii="Arial" w:hAnsi="Arial" w:cs="Arial"/>
          <w:sz w:val="24"/>
          <w:szCs w:val="24"/>
        </w:rPr>
        <w:t xml:space="preserve"> de 2012</w:t>
      </w:r>
      <w:r w:rsidR="001128FA" w:rsidRPr="003E5762">
        <w:rPr>
          <w:rFonts w:ascii="Arial" w:hAnsi="Arial" w:cs="Arial"/>
          <w:sz w:val="24"/>
          <w:szCs w:val="24"/>
        </w:rPr>
        <w:t xml:space="preserve"> </w:t>
      </w:r>
      <w:r w:rsidR="003E5762" w:rsidRPr="003E5762">
        <w:rPr>
          <w:rFonts w:ascii="Arial" w:hAnsi="Arial" w:cs="Arial"/>
          <w:sz w:val="24"/>
          <w:szCs w:val="24"/>
        </w:rPr>
        <w:t>(P</w:t>
      </w:r>
      <w:r w:rsidR="001128FA" w:rsidRPr="003E5762">
        <w:rPr>
          <w:rFonts w:ascii="Arial" w:hAnsi="Arial" w:cs="Arial"/>
          <w:sz w:val="24"/>
          <w:szCs w:val="24"/>
        </w:rPr>
        <w:t>ág. 76</w:t>
      </w:r>
      <w:r w:rsidR="003E5762" w:rsidRPr="003E5762">
        <w:rPr>
          <w:rFonts w:ascii="Arial" w:hAnsi="Arial" w:cs="Arial"/>
          <w:sz w:val="24"/>
          <w:szCs w:val="24"/>
        </w:rPr>
        <w:t>; Seção 1</w:t>
      </w:r>
      <w:r w:rsidR="001128FA" w:rsidRPr="003E5762">
        <w:rPr>
          <w:rFonts w:ascii="Arial" w:hAnsi="Arial" w:cs="Arial"/>
          <w:sz w:val="24"/>
          <w:szCs w:val="24"/>
        </w:rPr>
        <w:t>)</w:t>
      </w:r>
      <w:r w:rsidR="003E5762">
        <w:rPr>
          <w:rFonts w:ascii="Arial" w:hAnsi="Arial" w:cs="Arial"/>
          <w:sz w:val="24"/>
          <w:szCs w:val="24"/>
        </w:rPr>
        <w:t>,</w:t>
      </w:r>
      <w:r w:rsidRPr="00CC2D73">
        <w:rPr>
          <w:rFonts w:ascii="Arial" w:hAnsi="Arial" w:cs="Arial"/>
          <w:sz w:val="24"/>
          <w:szCs w:val="24"/>
        </w:rPr>
        <w:t xml:space="preserve"> </w:t>
      </w:r>
      <w:r w:rsidR="003E5762">
        <w:rPr>
          <w:rFonts w:ascii="Arial" w:hAnsi="Arial" w:cs="Arial"/>
          <w:sz w:val="24"/>
          <w:szCs w:val="24"/>
        </w:rPr>
        <w:t xml:space="preserve">sob a responsabilidade do Ministério das Comunicações, </w:t>
      </w:r>
      <w:r w:rsidRPr="00CC2D73">
        <w:rPr>
          <w:rFonts w:ascii="Arial" w:hAnsi="Arial" w:cs="Arial"/>
          <w:sz w:val="24"/>
          <w:szCs w:val="24"/>
        </w:rPr>
        <w:t>o Programa Cidades Digitais nascia com a motivação de modernizar a gestão municipal, ampliar o acesso aos serviços públicos e promover o desenvolvimento econômico local</w:t>
      </w:r>
      <w:r>
        <w:rPr>
          <w:rFonts w:ascii="Arial" w:hAnsi="Arial" w:cs="Arial"/>
          <w:sz w:val="24"/>
          <w:szCs w:val="24"/>
        </w:rPr>
        <w:t xml:space="preserve"> </w:t>
      </w:r>
      <w:r w:rsidRPr="00CC2D73">
        <w:rPr>
          <w:rFonts w:ascii="Arial" w:hAnsi="Arial" w:cs="Arial"/>
          <w:sz w:val="24"/>
          <w:szCs w:val="24"/>
        </w:rPr>
        <w:t xml:space="preserve">através da implantação de uma infraestrutura qualificada de rede para a tecnologia de internet em pequenas cidades </w:t>
      </w:r>
      <w:r>
        <w:rPr>
          <w:rFonts w:ascii="Arial" w:hAnsi="Arial" w:cs="Arial"/>
          <w:sz w:val="24"/>
          <w:szCs w:val="24"/>
        </w:rPr>
        <w:t xml:space="preserve">pelo Brasil. </w:t>
      </w:r>
      <w:r w:rsidRPr="006A6FBB">
        <w:rPr>
          <w:rFonts w:ascii="Arial" w:hAnsi="Arial" w:cs="Arial"/>
          <w:sz w:val="24"/>
          <w:szCs w:val="24"/>
        </w:rPr>
        <w:t>Em suma</w:t>
      </w:r>
      <w:r w:rsidRPr="00CC2D73">
        <w:rPr>
          <w:rFonts w:ascii="Arial" w:hAnsi="Arial" w:cs="Arial"/>
          <w:sz w:val="24"/>
          <w:szCs w:val="24"/>
        </w:rPr>
        <w:t>, o programa era peça chave da estratégia pública de inclusão e defendia os princípios da expansão mundial da cultura digital tanto em relação à sociedade civil quanto às áreas administrativas</w:t>
      </w:r>
      <w:r>
        <w:rPr>
          <w:rFonts w:ascii="Arial" w:hAnsi="Arial" w:cs="Arial"/>
          <w:sz w:val="24"/>
          <w:szCs w:val="24"/>
        </w:rPr>
        <w:t>.</w:t>
      </w:r>
    </w:p>
    <w:p w14:paraId="6BD66519" w14:textId="0E83FFF2" w:rsidR="009F40AD" w:rsidRDefault="00EF490E" w:rsidP="009F40AD">
      <w:pPr>
        <w:spacing w:after="0" w:line="360" w:lineRule="auto"/>
        <w:ind w:firstLine="708"/>
        <w:jc w:val="both"/>
        <w:rPr>
          <w:rFonts w:ascii="Arial" w:hAnsi="Arial" w:cs="Arial"/>
          <w:sz w:val="24"/>
          <w:szCs w:val="24"/>
        </w:rPr>
      </w:pPr>
      <w:r>
        <w:rPr>
          <w:rFonts w:ascii="Arial" w:hAnsi="Arial" w:cs="Arial"/>
          <w:sz w:val="24"/>
          <w:szCs w:val="24"/>
        </w:rPr>
        <w:t>Em conceito</w:t>
      </w:r>
      <w:r w:rsidR="009F40AD" w:rsidRPr="00CC2D73">
        <w:rPr>
          <w:rFonts w:ascii="Arial" w:hAnsi="Arial" w:cs="Arial"/>
          <w:sz w:val="24"/>
          <w:szCs w:val="24"/>
        </w:rPr>
        <w:t xml:space="preserve">, as cidades digitais são ambientes que apresentam </w:t>
      </w:r>
      <w:r>
        <w:rPr>
          <w:rFonts w:ascii="Arial" w:hAnsi="Arial" w:cs="Arial"/>
          <w:sz w:val="24"/>
          <w:szCs w:val="24"/>
        </w:rPr>
        <w:t xml:space="preserve">uma </w:t>
      </w:r>
      <w:r w:rsidR="009F40AD" w:rsidRPr="00CC2D73">
        <w:rPr>
          <w:rFonts w:ascii="Arial" w:hAnsi="Arial" w:cs="Arial"/>
          <w:sz w:val="24"/>
          <w:szCs w:val="24"/>
        </w:rPr>
        <w:t xml:space="preserve">dotação de infraestrutura para a comunicação digital; </w:t>
      </w:r>
      <w:r>
        <w:rPr>
          <w:rFonts w:ascii="Arial" w:hAnsi="Arial" w:cs="Arial"/>
          <w:sz w:val="24"/>
          <w:szCs w:val="24"/>
        </w:rPr>
        <w:t>uma</w:t>
      </w:r>
      <w:r w:rsidR="009F40AD" w:rsidRPr="00CC2D73">
        <w:rPr>
          <w:rFonts w:ascii="Arial" w:hAnsi="Arial" w:cs="Arial"/>
          <w:sz w:val="24"/>
          <w:szCs w:val="24"/>
        </w:rPr>
        <w:t xml:space="preserve"> comunicação em rede entre órg</w:t>
      </w:r>
      <w:r w:rsidR="009F40AD">
        <w:rPr>
          <w:rFonts w:ascii="Arial" w:hAnsi="Arial" w:cs="Arial"/>
          <w:sz w:val="24"/>
          <w:szCs w:val="24"/>
        </w:rPr>
        <w:t>ãos</w:t>
      </w:r>
      <w:r w:rsidR="009F40AD" w:rsidRPr="00CC2D73">
        <w:rPr>
          <w:rFonts w:ascii="Arial" w:hAnsi="Arial" w:cs="Arial"/>
          <w:sz w:val="24"/>
          <w:szCs w:val="24"/>
        </w:rPr>
        <w:t xml:space="preserve"> de governo e entre </w:t>
      </w:r>
      <w:r w:rsidR="009F40AD">
        <w:rPr>
          <w:rFonts w:ascii="Arial" w:hAnsi="Arial" w:cs="Arial"/>
          <w:sz w:val="24"/>
          <w:szCs w:val="24"/>
        </w:rPr>
        <w:t xml:space="preserve">o </w:t>
      </w:r>
      <w:r w:rsidR="009F40AD" w:rsidRPr="00CC2D73">
        <w:rPr>
          <w:rFonts w:ascii="Arial" w:hAnsi="Arial" w:cs="Arial"/>
          <w:sz w:val="24"/>
          <w:szCs w:val="24"/>
        </w:rPr>
        <w:t xml:space="preserve">governo e </w:t>
      </w:r>
      <w:r w:rsidR="009F40AD">
        <w:rPr>
          <w:rFonts w:ascii="Arial" w:hAnsi="Arial" w:cs="Arial"/>
          <w:sz w:val="24"/>
          <w:szCs w:val="24"/>
        </w:rPr>
        <w:t xml:space="preserve">a </w:t>
      </w:r>
      <w:r w:rsidR="009F40AD" w:rsidRPr="00CC2D73">
        <w:rPr>
          <w:rFonts w:ascii="Arial" w:hAnsi="Arial" w:cs="Arial"/>
          <w:sz w:val="24"/>
          <w:szCs w:val="24"/>
        </w:rPr>
        <w:t xml:space="preserve">sociedade; </w:t>
      </w:r>
      <w:r>
        <w:rPr>
          <w:rFonts w:ascii="Arial" w:hAnsi="Arial" w:cs="Arial"/>
          <w:sz w:val="24"/>
          <w:szCs w:val="24"/>
        </w:rPr>
        <w:t>uma</w:t>
      </w:r>
      <w:r w:rsidR="009F40AD" w:rsidRPr="00CC2D73">
        <w:rPr>
          <w:rFonts w:ascii="Arial" w:hAnsi="Arial" w:cs="Arial"/>
          <w:sz w:val="24"/>
          <w:szCs w:val="24"/>
        </w:rPr>
        <w:t xml:space="preserve"> melhor da eficiência na prestação de serviços públicos; e</w:t>
      </w:r>
      <w:r w:rsidR="009F40AD">
        <w:rPr>
          <w:rFonts w:ascii="Arial" w:hAnsi="Arial" w:cs="Arial"/>
          <w:sz w:val="24"/>
          <w:szCs w:val="24"/>
        </w:rPr>
        <w:t xml:space="preserve"> </w:t>
      </w:r>
      <w:r w:rsidR="000B15C0">
        <w:rPr>
          <w:rFonts w:ascii="Arial" w:hAnsi="Arial" w:cs="Arial"/>
          <w:sz w:val="24"/>
          <w:szCs w:val="24"/>
        </w:rPr>
        <w:t>um</w:t>
      </w:r>
      <w:r w:rsidR="009F40AD" w:rsidRPr="00CC2D73">
        <w:rPr>
          <w:rFonts w:ascii="Arial" w:hAnsi="Arial" w:cs="Arial"/>
          <w:sz w:val="24"/>
          <w:szCs w:val="24"/>
        </w:rPr>
        <w:t xml:space="preserve"> incremento de instrumentos de transparência, governança e participação da sociedade nas ações dos governos locais </w:t>
      </w:r>
      <w:r w:rsidR="009F40AD" w:rsidRPr="00084027">
        <w:rPr>
          <w:rFonts w:ascii="Arial" w:hAnsi="Arial" w:cs="Arial"/>
          <w:sz w:val="24"/>
          <w:szCs w:val="24"/>
        </w:rPr>
        <w:t xml:space="preserve">(HOLANDA </w:t>
      </w:r>
      <w:proofErr w:type="gramStart"/>
      <w:r w:rsidR="009F40AD" w:rsidRPr="00084027">
        <w:rPr>
          <w:rFonts w:ascii="Arial" w:hAnsi="Arial" w:cs="Arial"/>
          <w:i/>
          <w:iCs/>
          <w:sz w:val="24"/>
          <w:szCs w:val="24"/>
        </w:rPr>
        <w:t>et</w:t>
      </w:r>
      <w:proofErr w:type="gramEnd"/>
      <w:r w:rsidR="009F40AD" w:rsidRPr="00084027">
        <w:rPr>
          <w:rFonts w:ascii="Arial" w:hAnsi="Arial" w:cs="Arial"/>
          <w:i/>
          <w:iCs/>
          <w:sz w:val="24"/>
          <w:szCs w:val="24"/>
        </w:rPr>
        <w:t xml:space="preserve"> al</w:t>
      </w:r>
      <w:r w:rsidR="009F40AD" w:rsidRPr="00084027">
        <w:rPr>
          <w:rFonts w:ascii="Arial" w:hAnsi="Arial" w:cs="Arial"/>
          <w:sz w:val="24"/>
          <w:szCs w:val="24"/>
        </w:rPr>
        <w:t>., 2006</w:t>
      </w:r>
      <w:r w:rsidR="009F40AD" w:rsidRPr="00FD0D2C">
        <w:rPr>
          <w:rFonts w:ascii="Arial" w:hAnsi="Arial" w:cs="Arial"/>
          <w:sz w:val="24"/>
          <w:szCs w:val="24"/>
        </w:rPr>
        <w:t xml:space="preserve">). </w:t>
      </w:r>
      <w:r w:rsidR="009F40AD">
        <w:rPr>
          <w:rFonts w:ascii="Arial" w:hAnsi="Arial" w:cs="Arial"/>
          <w:sz w:val="24"/>
          <w:szCs w:val="24"/>
        </w:rPr>
        <w:t xml:space="preserve">Ou seja, </w:t>
      </w:r>
      <w:r w:rsidR="000B15C0">
        <w:rPr>
          <w:rFonts w:ascii="Arial" w:hAnsi="Arial" w:cs="Arial"/>
          <w:sz w:val="24"/>
          <w:szCs w:val="24"/>
        </w:rPr>
        <w:t xml:space="preserve">tenta </w:t>
      </w:r>
      <w:r w:rsidR="009F40AD">
        <w:rPr>
          <w:rFonts w:ascii="Arial" w:hAnsi="Arial" w:cs="Arial"/>
          <w:sz w:val="24"/>
          <w:szCs w:val="24"/>
        </w:rPr>
        <w:t>se aproxima</w:t>
      </w:r>
      <w:r w:rsidR="000B15C0">
        <w:rPr>
          <w:rFonts w:ascii="Arial" w:hAnsi="Arial" w:cs="Arial"/>
          <w:sz w:val="24"/>
          <w:szCs w:val="24"/>
        </w:rPr>
        <w:t>r</w:t>
      </w:r>
      <w:r w:rsidR="009F40AD">
        <w:rPr>
          <w:rFonts w:ascii="Arial" w:hAnsi="Arial" w:cs="Arial"/>
          <w:sz w:val="24"/>
          <w:szCs w:val="24"/>
        </w:rPr>
        <w:t xml:space="preserve"> do ideal de desenvolvimento do </w:t>
      </w:r>
      <w:r w:rsidR="00CF7CB6">
        <w:rPr>
          <w:rFonts w:ascii="Arial" w:hAnsi="Arial" w:cs="Arial"/>
          <w:sz w:val="24"/>
          <w:szCs w:val="24"/>
        </w:rPr>
        <w:t>Governo Digital (</w:t>
      </w:r>
      <w:r w:rsidR="009F40AD" w:rsidRPr="00CF7CB6">
        <w:rPr>
          <w:rFonts w:ascii="Arial" w:hAnsi="Arial" w:cs="Arial"/>
          <w:iCs/>
          <w:sz w:val="24"/>
          <w:szCs w:val="24"/>
        </w:rPr>
        <w:t>E-</w:t>
      </w:r>
      <w:r w:rsidR="00CF7CB6" w:rsidRPr="00CF7CB6">
        <w:rPr>
          <w:rFonts w:ascii="Arial" w:hAnsi="Arial" w:cs="Arial"/>
          <w:iCs/>
          <w:sz w:val="24"/>
          <w:szCs w:val="24"/>
        </w:rPr>
        <w:t>GOV)</w:t>
      </w:r>
      <w:r w:rsidR="009F40AD">
        <w:rPr>
          <w:rFonts w:ascii="Arial" w:hAnsi="Arial" w:cs="Arial"/>
          <w:sz w:val="24"/>
          <w:szCs w:val="24"/>
        </w:rPr>
        <w:t xml:space="preserve"> e da modernização da gestão compatíveis com a base do programa proposto. </w:t>
      </w:r>
    </w:p>
    <w:p w14:paraId="1AF16965" w14:textId="77777777" w:rsidR="009F40AD" w:rsidRDefault="009F40AD" w:rsidP="009F40AD">
      <w:pPr>
        <w:spacing w:after="0" w:line="360" w:lineRule="auto"/>
        <w:ind w:firstLine="708"/>
        <w:jc w:val="both"/>
        <w:rPr>
          <w:rFonts w:ascii="Arial" w:hAnsi="Arial" w:cs="Arial"/>
          <w:sz w:val="24"/>
          <w:szCs w:val="24"/>
        </w:rPr>
      </w:pPr>
      <w:r>
        <w:rPr>
          <w:rFonts w:ascii="Arial" w:hAnsi="Arial" w:cs="Arial"/>
          <w:sz w:val="24"/>
          <w:szCs w:val="24"/>
        </w:rPr>
        <w:t xml:space="preserve">Segundo a </w:t>
      </w:r>
      <w:r w:rsidRPr="002A6CC9">
        <w:rPr>
          <w:rFonts w:ascii="Arial" w:hAnsi="Arial" w:cs="Arial"/>
          <w:sz w:val="24"/>
          <w:szCs w:val="24"/>
        </w:rPr>
        <w:t>Secretaria de Estado do Planejamento, Orçamento e Gestão</w:t>
      </w:r>
      <w:r>
        <w:rPr>
          <w:rFonts w:ascii="Arial" w:hAnsi="Arial" w:cs="Arial"/>
          <w:sz w:val="24"/>
          <w:szCs w:val="24"/>
        </w:rPr>
        <w:t xml:space="preserve"> do Estado de Rondônia (SEPOG)</w:t>
      </w:r>
      <w:r w:rsidRPr="002A6CC9">
        <w:rPr>
          <w:rFonts w:ascii="Arial" w:hAnsi="Arial" w:cs="Arial"/>
          <w:sz w:val="24"/>
          <w:szCs w:val="24"/>
        </w:rPr>
        <w:t xml:space="preserve"> (201</w:t>
      </w:r>
      <w:r>
        <w:rPr>
          <w:rFonts w:ascii="Arial" w:hAnsi="Arial" w:cs="Arial"/>
          <w:sz w:val="24"/>
          <w:szCs w:val="24"/>
        </w:rPr>
        <w:t>2</w:t>
      </w:r>
      <w:r w:rsidRPr="002A6CC9">
        <w:rPr>
          <w:rFonts w:ascii="Arial" w:hAnsi="Arial" w:cs="Arial"/>
          <w:sz w:val="24"/>
          <w:szCs w:val="24"/>
        </w:rPr>
        <w:t>)</w:t>
      </w:r>
      <w:r w:rsidRPr="001A55D2">
        <w:rPr>
          <w:rFonts w:ascii="Arial" w:hAnsi="Arial" w:cs="Arial"/>
          <w:sz w:val="24"/>
          <w:szCs w:val="24"/>
        </w:rPr>
        <w:t>,</w:t>
      </w:r>
      <w:r>
        <w:rPr>
          <w:rFonts w:ascii="Arial" w:hAnsi="Arial" w:cs="Arial"/>
          <w:b/>
          <w:bCs/>
          <w:sz w:val="24"/>
          <w:szCs w:val="24"/>
        </w:rPr>
        <w:t xml:space="preserve"> </w:t>
      </w:r>
      <w:r>
        <w:rPr>
          <w:rFonts w:ascii="Arial" w:hAnsi="Arial" w:cs="Arial"/>
          <w:sz w:val="24"/>
          <w:szCs w:val="24"/>
        </w:rPr>
        <w:t xml:space="preserve">o Programa Cidades Digitais visa a </w:t>
      </w:r>
      <w:r w:rsidRPr="00EB4330">
        <w:rPr>
          <w:rFonts w:ascii="Arial" w:hAnsi="Arial" w:cs="Arial"/>
          <w:sz w:val="24"/>
          <w:szCs w:val="24"/>
        </w:rPr>
        <w:t>ganhos de</w:t>
      </w:r>
      <w:r>
        <w:rPr>
          <w:rFonts w:ascii="Arial" w:hAnsi="Arial" w:cs="Arial"/>
          <w:sz w:val="24"/>
          <w:szCs w:val="24"/>
        </w:rPr>
        <w:t xml:space="preserve"> eficiência da gestão pública, à transparência administrativa, à</w:t>
      </w:r>
      <w:r w:rsidRPr="00EB4330">
        <w:rPr>
          <w:rFonts w:ascii="Arial" w:hAnsi="Arial" w:cs="Arial"/>
          <w:sz w:val="24"/>
          <w:szCs w:val="24"/>
        </w:rPr>
        <w:t xml:space="preserve"> qualificação dos s</w:t>
      </w:r>
      <w:r>
        <w:rPr>
          <w:rFonts w:ascii="Arial" w:hAnsi="Arial" w:cs="Arial"/>
          <w:sz w:val="24"/>
          <w:szCs w:val="24"/>
        </w:rPr>
        <w:t>erviços prestados à população, à</w:t>
      </w:r>
      <w:r w:rsidRPr="00EB4330">
        <w:rPr>
          <w:rFonts w:ascii="Arial" w:hAnsi="Arial" w:cs="Arial"/>
          <w:sz w:val="24"/>
          <w:szCs w:val="24"/>
        </w:rPr>
        <w:t xml:space="preserve"> democratização do acesso à internet, o fomento à ec</w:t>
      </w:r>
      <w:r>
        <w:rPr>
          <w:rFonts w:ascii="Arial" w:hAnsi="Arial" w:cs="Arial"/>
          <w:sz w:val="24"/>
          <w:szCs w:val="24"/>
        </w:rPr>
        <w:t>onomia criativa e sustentável, à</w:t>
      </w:r>
      <w:r w:rsidRPr="00EB4330">
        <w:rPr>
          <w:rFonts w:ascii="Arial" w:hAnsi="Arial" w:cs="Arial"/>
          <w:sz w:val="24"/>
          <w:szCs w:val="24"/>
        </w:rPr>
        <w:t xml:space="preserve"> criação de cont</w:t>
      </w:r>
      <w:r>
        <w:rPr>
          <w:rFonts w:ascii="Arial" w:hAnsi="Arial" w:cs="Arial"/>
          <w:sz w:val="24"/>
          <w:szCs w:val="24"/>
        </w:rPr>
        <w:t>eúdo, à</w:t>
      </w:r>
      <w:r w:rsidRPr="00EB4330">
        <w:rPr>
          <w:rFonts w:ascii="Arial" w:hAnsi="Arial" w:cs="Arial"/>
          <w:sz w:val="24"/>
          <w:szCs w:val="24"/>
        </w:rPr>
        <w:t xml:space="preserve"> construção de ambientes de colaboração em redes abertas e o estímulo ao desenvolvimento econômico. </w:t>
      </w:r>
      <w:r>
        <w:rPr>
          <w:rFonts w:ascii="Arial" w:hAnsi="Arial" w:cs="Arial"/>
          <w:sz w:val="24"/>
          <w:szCs w:val="24"/>
        </w:rPr>
        <w:t>Em outras palavras</w:t>
      </w:r>
      <w:r w:rsidRPr="00C927D0">
        <w:rPr>
          <w:rFonts w:ascii="Arial" w:hAnsi="Arial" w:cs="Arial"/>
          <w:sz w:val="24"/>
          <w:szCs w:val="24"/>
        </w:rPr>
        <w:t>,</w:t>
      </w:r>
      <w:r>
        <w:rPr>
          <w:rFonts w:ascii="Arial" w:hAnsi="Arial" w:cs="Arial"/>
          <w:sz w:val="24"/>
          <w:szCs w:val="24"/>
        </w:rPr>
        <w:t xml:space="preserve"> a ideia é</w:t>
      </w:r>
      <w:r w:rsidRPr="00C927D0">
        <w:rPr>
          <w:rFonts w:ascii="Arial" w:hAnsi="Arial" w:cs="Arial"/>
          <w:sz w:val="24"/>
          <w:szCs w:val="24"/>
        </w:rPr>
        <w:t xml:space="preserve"> </w:t>
      </w:r>
      <w:r>
        <w:rPr>
          <w:rFonts w:ascii="Arial" w:hAnsi="Arial" w:cs="Arial"/>
          <w:sz w:val="24"/>
          <w:szCs w:val="24"/>
        </w:rPr>
        <w:t xml:space="preserve">fazer com que haja a </w:t>
      </w:r>
      <w:r w:rsidRPr="00C927D0">
        <w:rPr>
          <w:rFonts w:ascii="Arial" w:hAnsi="Arial" w:cs="Arial"/>
          <w:sz w:val="24"/>
          <w:szCs w:val="24"/>
        </w:rPr>
        <w:t>converg</w:t>
      </w:r>
      <w:r>
        <w:rPr>
          <w:rFonts w:ascii="Arial" w:hAnsi="Arial" w:cs="Arial"/>
          <w:sz w:val="24"/>
          <w:szCs w:val="24"/>
        </w:rPr>
        <w:t>ência de</w:t>
      </w:r>
      <w:r w:rsidRPr="00C927D0">
        <w:rPr>
          <w:rFonts w:ascii="Arial" w:hAnsi="Arial" w:cs="Arial"/>
          <w:sz w:val="24"/>
          <w:szCs w:val="24"/>
        </w:rPr>
        <w:t xml:space="preserve"> interesses comun</w:t>
      </w:r>
      <w:r>
        <w:rPr>
          <w:rFonts w:ascii="Arial" w:hAnsi="Arial" w:cs="Arial"/>
          <w:sz w:val="24"/>
          <w:szCs w:val="24"/>
        </w:rPr>
        <w:t xml:space="preserve">s, </w:t>
      </w:r>
      <w:r w:rsidRPr="00C927D0">
        <w:rPr>
          <w:rFonts w:ascii="Arial" w:hAnsi="Arial" w:cs="Arial"/>
          <w:sz w:val="24"/>
          <w:szCs w:val="24"/>
        </w:rPr>
        <w:t>a criação de canais interligados, o trabalho em rede e a criação de um ecossistema de inovação e cooperação (PUPATTO, 2013).</w:t>
      </w:r>
      <w:r>
        <w:rPr>
          <w:rFonts w:ascii="Arial" w:hAnsi="Arial" w:cs="Arial"/>
          <w:sz w:val="24"/>
          <w:szCs w:val="24"/>
        </w:rPr>
        <w:t xml:space="preserve"> </w:t>
      </w:r>
    </w:p>
    <w:p w14:paraId="3A64FE2A" w14:textId="27ED5111" w:rsidR="009F40AD" w:rsidRPr="00CC2D73" w:rsidRDefault="000B15C0" w:rsidP="009F40AD">
      <w:pPr>
        <w:spacing w:after="0" w:line="360" w:lineRule="auto"/>
        <w:ind w:firstLine="708"/>
        <w:jc w:val="both"/>
        <w:rPr>
          <w:rFonts w:ascii="Arial" w:hAnsi="Arial" w:cs="Arial"/>
          <w:sz w:val="24"/>
          <w:szCs w:val="24"/>
        </w:rPr>
      </w:pPr>
      <w:r>
        <w:rPr>
          <w:rFonts w:ascii="Arial" w:hAnsi="Arial" w:cs="Arial"/>
          <w:sz w:val="24"/>
          <w:szCs w:val="24"/>
        </w:rPr>
        <w:t>Nesse sentido, a</w:t>
      </w:r>
      <w:r w:rsidR="009F40AD" w:rsidRPr="00CC2D73">
        <w:rPr>
          <w:rFonts w:ascii="Arial" w:hAnsi="Arial" w:cs="Arial"/>
          <w:sz w:val="24"/>
          <w:szCs w:val="24"/>
        </w:rPr>
        <w:t xml:space="preserve"> institucionalização </w:t>
      </w:r>
      <w:r>
        <w:rPr>
          <w:rFonts w:ascii="Arial" w:hAnsi="Arial" w:cs="Arial"/>
          <w:sz w:val="24"/>
          <w:szCs w:val="24"/>
        </w:rPr>
        <w:t xml:space="preserve">do Programa evidencia </w:t>
      </w:r>
      <w:r w:rsidR="009F40AD">
        <w:rPr>
          <w:rFonts w:ascii="Arial" w:hAnsi="Arial" w:cs="Arial"/>
          <w:sz w:val="24"/>
          <w:szCs w:val="24"/>
        </w:rPr>
        <w:t>as</w:t>
      </w:r>
      <w:r w:rsidR="009F40AD" w:rsidRPr="00CC2D73">
        <w:rPr>
          <w:rFonts w:ascii="Arial" w:hAnsi="Arial" w:cs="Arial"/>
          <w:sz w:val="24"/>
          <w:szCs w:val="24"/>
        </w:rPr>
        <w:t xml:space="preserve"> necessidade</w:t>
      </w:r>
      <w:r w:rsidR="009F40AD">
        <w:rPr>
          <w:rFonts w:ascii="Arial" w:hAnsi="Arial" w:cs="Arial"/>
          <w:sz w:val="24"/>
          <w:szCs w:val="24"/>
        </w:rPr>
        <w:t>s</w:t>
      </w:r>
      <w:r>
        <w:rPr>
          <w:rFonts w:ascii="Arial" w:hAnsi="Arial" w:cs="Arial"/>
          <w:sz w:val="24"/>
          <w:szCs w:val="24"/>
        </w:rPr>
        <w:t xml:space="preserve"> do</w:t>
      </w:r>
      <w:r w:rsidR="009F40AD" w:rsidRPr="00CC2D73">
        <w:rPr>
          <w:rFonts w:ascii="Arial" w:hAnsi="Arial" w:cs="Arial"/>
          <w:sz w:val="24"/>
          <w:szCs w:val="24"/>
        </w:rPr>
        <w:t xml:space="preserve"> aumento da autonomia tecnológica e </w:t>
      </w:r>
      <w:r>
        <w:rPr>
          <w:rFonts w:ascii="Arial" w:hAnsi="Arial" w:cs="Arial"/>
          <w:sz w:val="24"/>
          <w:szCs w:val="24"/>
        </w:rPr>
        <w:t>competitividade no setor, da</w:t>
      </w:r>
      <w:r w:rsidR="009F40AD" w:rsidRPr="00CC2D73">
        <w:rPr>
          <w:rFonts w:ascii="Arial" w:hAnsi="Arial" w:cs="Arial"/>
          <w:sz w:val="24"/>
          <w:szCs w:val="24"/>
        </w:rPr>
        <w:t xml:space="preserve"> massificação do acesso a serviços de conexão em banda larga, da promoção da inclusão digital, da ampliação dos serviços de Governo Eletrônico, da promoção à capacitação da população para o uso das Tecnologias de Informação e Comunicação, da redução das des</w:t>
      </w:r>
      <w:r>
        <w:rPr>
          <w:rFonts w:ascii="Arial" w:hAnsi="Arial" w:cs="Arial"/>
          <w:sz w:val="24"/>
          <w:szCs w:val="24"/>
        </w:rPr>
        <w:t xml:space="preserve">igualdades sociais e regionais, </w:t>
      </w:r>
      <w:r w:rsidR="009F40AD" w:rsidRPr="00CC2D73">
        <w:rPr>
          <w:rFonts w:ascii="Arial" w:hAnsi="Arial" w:cs="Arial"/>
          <w:sz w:val="24"/>
          <w:szCs w:val="24"/>
        </w:rPr>
        <w:t>do des</w:t>
      </w:r>
      <w:r>
        <w:rPr>
          <w:rFonts w:ascii="Arial" w:hAnsi="Arial" w:cs="Arial"/>
          <w:sz w:val="24"/>
          <w:szCs w:val="24"/>
        </w:rPr>
        <w:t>envolvimento econômico e social</w:t>
      </w:r>
      <w:r w:rsidR="009F40AD" w:rsidRPr="00CC2D73">
        <w:rPr>
          <w:rFonts w:ascii="Arial" w:hAnsi="Arial" w:cs="Arial"/>
          <w:sz w:val="24"/>
          <w:szCs w:val="24"/>
        </w:rPr>
        <w:t xml:space="preserve"> e da geração de emprego e renda </w:t>
      </w:r>
      <w:r w:rsidR="009F40AD" w:rsidRPr="002A6CC9">
        <w:rPr>
          <w:rFonts w:ascii="Arial" w:hAnsi="Arial" w:cs="Arial"/>
          <w:sz w:val="24"/>
          <w:szCs w:val="24"/>
        </w:rPr>
        <w:t>(</w:t>
      </w:r>
      <w:r w:rsidR="009F40AD">
        <w:rPr>
          <w:rFonts w:ascii="Arial" w:hAnsi="Arial" w:cs="Arial"/>
          <w:sz w:val="24"/>
          <w:szCs w:val="24"/>
        </w:rPr>
        <w:t>SEPOG</w:t>
      </w:r>
      <w:r w:rsidR="009F40AD" w:rsidRPr="002A6CC9">
        <w:rPr>
          <w:rFonts w:ascii="Arial" w:hAnsi="Arial" w:cs="Arial"/>
          <w:sz w:val="24"/>
          <w:szCs w:val="24"/>
        </w:rPr>
        <w:t>, 2013)</w:t>
      </w:r>
      <w:r w:rsidR="009F40AD" w:rsidRPr="00CC2D73">
        <w:rPr>
          <w:rFonts w:ascii="Arial" w:hAnsi="Arial" w:cs="Arial"/>
          <w:sz w:val="24"/>
          <w:szCs w:val="24"/>
        </w:rPr>
        <w:t xml:space="preserve">. </w:t>
      </w:r>
    </w:p>
    <w:p w14:paraId="4F776D1F" w14:textId="3BF83D03" w:rsidR="009F40AD" w:rsidRPr="00830316" w:rsidRDefault="009F40AD" w:rsidP="009F40AD">
      <w:pPr>
        <w:spacing w:after="0" w:line="360" w:lineRule="auto"/>
        <w:ind w:firstLine="708"/>
        <w:jc w:val="both"/>
        <w:rPr>
          <w:rFonts w:ascii="Arial" w:hAnsi="Arial" w:cs="Arial"/>
          <w:b/>
          <w:sz w:val="24"/>
          <w:szCs w:val="24"/>
        </w:rPr>
      </w:pPr>
      <w:r w:rsidRPr="00CC2D73">
        <w:rPr>
          <w:rFonts w:ascii="Arial" w:hAnsi="Arial" w:cs="Arial"/>
          <w:sz w:val="24"/>
          <w:szCs w:val="24"/>
        </w:rPr>
        <w:lastRenderedPageBreak/>
        <w:t xml:space="preserve"> </w:t>
      </w:r>
      <w:r>
        <w:rPr>
          <w:rFonts w:ascii="Arial" w:hAnsi="Arial" w:cs="Arial"/>
          <w:sz w:val="24"/>
          <w:szCs w:val="24"/>
        </w:rPr>
        <w:t xml:space="preserve">Segundo </w:t>
      </w:r>
      <w:r w:rsidR="00BF2B4C">
        <w:rPr>
          <w:rFonts w:ascii="Arial" w:hAnsi="Arial" w:cs="Arial"/>
          <w:sz w:val="24"/>
          <w:szCs w:val="24"/>
        </w:rPr>
        <w:t>o</w:t>
      </w:r>
      <w:r>
        <w:rPr>
          <w:rFonts w:ascii="Arial" w:hAnsi="Arial" w:cs="Arial"/>
          <w:sz w:val="24"/>
          <w:szCs w:val="24"/>
        </w:rPr>
        <w:t xml:space="preserve"> próprio Ministério das Comunicações, o Programa que havia sido pensado como </w:t>
      </w:r>
      <w:r w:rsidRPr="00CC2D73">
        <w:rPr>
          <w:rFonts w:ascii="Arial" w:hAnsi="Arial" w:cs="Arial"/>
          <w:sz w:val="24"/>
          <w:szCs w:val="24"/>
        </w:rPr>
        <w:t>uma ferramenta de melhoria do acesso à internet e aos serviços públicos</w:t>
      </w:r>
      <w:r>
        <w:rPr>
          <w:rFonts w:ascii="Arial" w:hAnsi="Arial" w:cs="Arial"/>
          <w:sz w:val="24"/>
          <w:szCs w:val="24"/>
        </w:rPr>
        <w:t xml:space="preserve"> em pequenas </w:t>
      </w:r>
      <w:r w:rsidRPr="00CC2D73">
        <w:rPr>
          <w:rFonts w:ascii="Arial" w:hAnsi="Arial" w:cs="Arial"/>
          <w:sz w:val="24"/>
          <w:szCs w:val="24"/>
        </w:rPr>
        <w:t>cidades sem conexão,</w:t>
      </w:r>
      <w:r>
        <w:rPr>
          <w:rFonts w:ascii="Arial" w:hAnsi="Arial" w:cs="Arial"/>
          <w:sz w:val="24"/>
          <w:szCs w:val="24"/>
        </w:rPr>
        <w:t xml:space="preserve"> já</w:t>
      </w:r>
      <w:r w:rsidRPr="00CC2D73">
        <w:rPr>
          <w:rFonts w:ascii="Arial" w:hAnsi="Arial" w:cs="Arial"/>
          <w:sz w:val="24"/>
          <w:szCs w:val="24"/>
        </w:rPr>
        <w:t xml:space="preserve"> alcançava resultados incontestáveis no aperfeiçoamento dos serviços de saúde, gestão, educação e acesso livre à internet</w:t>
      </w:r>
      <w:r w:rsidR="003E5762">
        <w:rPr>
          <w:rStyle w:val="Refdenotaderodap"/>
          <w:rFonts w:ascii="Arial" w:hAnsi="Arial" w:cs="Arial"/>
          <w:sz w:val="24"/>
          <w:szCs w:val="24"/>
        </w:rPr>
        <w:footnoteReference w:id="3"/>
      </w:r>
      <w:r w:rsidRPr="00CC2D73">
        <w:rPr>
          <w:rFonts w:ascii="Arial" w:hAnsi="Arial" w:cs="Arial"/>
          <w:sz w:val="24"/>
          <w:szCs w:val="24"/>
        </w:rPr>
        <w:t xml:space="preserve">. </w:t>
      </w:r>
      <w:r w:rsidR="003E5762">
        <w:rPr>
          <w:rFonts w:ascii="Arial" w:hAnsi="Arial" w:cs="Arial"/>
          <w:sz w:val="24"/>
          <w:szCs w:val="24"/>
        </w:rPr>
        <w:t>Nela,</w:t>
      </w:r>
      <w:r w:rsidRPr="00CC2D73">
        <w:rPr>
          <w:rFonts w:ascii="Arial" w:hAnsi="Arial" w:cs="Arial"/>
          <w:sz w:val="24"/>
          <w:szCs w:val="24"/>
        </w:rPr>
        <w:t xml:space="preserve"> o</w:t>
      </w:r>
      <w:r>
        <w:rPr>
          <w:rFonts w:ascii="Arial" w:hAnsi="Arial" w:cs="Arial"/>
          <w:sz w:val="24"/>
          <w:szCs w:val="24"/>
        </w:rPr>
        <w:t xml:space="preserve"> então</w:t>
      </w:r>
      <w:r w:rsidRPr="00CC2D73">
        <w:rPr>
          <w:rFonts w:ascii="Arial" w:hAnsi="Arial" w:cs="Arial"/>
          <w:sz w:val="24"/>
          <w:szCs w:val="24"/>
        </w:rPr>
        <w:t xml:space="preserve"> secretário</w:t>
      </w:r>
      <w:r>
        <w:rPr>
          <w:rFonts w:ascii="Arial" w:hAnsi="Arial" w:cs="Arial"/>
          <w:sz w:val="24"/>
          <w:szCs w:val="24"/>
        </w:rPr>
        <w:t xml:space="preserve"> de inclusão digital, Américo Bernardes</w:t>
      </w:r>
      <w:r w:rsidRPr="00CC2D73">
        <w:rPr>
          <w:rFonts w:ascii="Arial" w:hAnsi="Arial" w:cs="Arial"/>
          <w:sz w:val="24"/>
          <w:szCs w:val="24"/>
        </w:rPr>
        <w:t xml:space="preserve">, </w:t>
      </w:r>
      <w:r w:rsidR="003E5762">
        <w:rPr>
          <w:rFonts w:ascii="Arial" w:hAnsi="Arial" w:cs="Arial"/>
          <w:sz w:val="24"/>
          <w:szCs w:val="24"/>
        </w:rPr>
        <w:t xml:space="preserve">afirma que </w:t>
      </w:r>
      <w:r w:rsidRPr="00CC2D73">
        <w:rPr>
          <w:rFonts w:ascii="Arial" w:hAnsi="Arial" w:cs="Arial"/>
          <w:sz w:val="24"/>
          <w:szCs w:val="24"/>
        </w:rPr>
        <w:t xml:space="preserve">o </w:t>
      </w:r>
      <w:r w:rsidR="00372390">
        <w:rPr>
          <w:rFonts w:ascii="Arial" w:hAnsi="Arial" w:cs="Arial"/>
          <w:sz w:val="24"/>
          <w:szCs w:val="24"/>
        </w:rPr>
        <w:t xml:space="preserve">Programa </w:t>
      </w:r>
      <w:r w:rsidRPr="00CC2D73">
        <w:rPr>
          <w:rFonts w:ascii="Arial" w:hAnsi="Arial" w:cs="Arial"/>
          <w:sz w:val="24"/>
          <w:szCs w:val="24"/>
        </w:rPr>
        <w:t>Cidades Digitais é uma política bem sucedida que mostra um enorme potencial de ação do governo federal com seus objetivos traçados no início da década de 2010</w:t>
      </w:r>
      <w:r>
        <w:rPr>
          <w:rFonts w:ascii="Arial" w:hAnsi="Arial" w:cs="Arial"/>
          <w:sz w:val="24"/>
          <w:szCs w:val="24"/>
        </w:rPr>
        <w:t>.</w:t>
      </w:r>
    </w:p>
    <w:p w14:paraId="33A20C43" w14:textId="35579056" w:rsidR="009F40AD" w:rsidRPr="001A55D2" w:rsidRDefault="00D22BDE" w:rsidP="009F40AD">
      <w:pPr>
        <w:spacing w:after="0" w:line="360" w:lineRule="auto"/>
        <w:ind w:firstLine="708"/>
        <w:jc w:val="both"/>
        <w:rPr>
          <w:rFonts w:ascii="Arial" w:hAnsi="Arial" w:cs="Arial"/>
          <w:sz w:val="24"/>
          <w:szCs w:val="24"/>
          <w:u w:val="single"/>
        </w:rPr>
      </w:pPr>
      <w:r>
        <w:rPr>
          <w:rFonts w:ascii="Arial" w:hAnsi="Arial" w:cs="Arial"/>
          <w:sz w:val="24"/>
          <w:szCs w:val="24"/>
        </w:rPr>
        <w:t>N</w:t>
      </w:r>
      <w:r w:rsidR="009F40AD" w:rsidRPr="00CC2D73">
        <w:rPr>
          <w:rFonts w:ascii="Arial" w:hAnsi="Arial" w:cs="Arial"/>
          <w:sz w:val="24"/>
          <w:szCs w:val="24"/>
        </w:rPr>
        <w:t>o cenário mundial</w:t>
      </w:r>
      <w:r>
        <w:rPr>
          <w:rFonts w:ascii="Arial" w:hAnsi="Arial" w:cs="Arial"/>
          <w:sz w:val="24"/>
          <w:szCs w:val="24"/>
        </w:rPr>
        <w:t xml:space="preserve"> atual</w:t>
      </w:r>
      <w:r w:rsidR="009F40AD" w:rsidRPr="00CC2D73">
        <w:rPr>
          <w:rFonts w:ascii="Arial" w:hAnsi="Arial" w:cs="Arial"/>
          <w:sz w:val="24"/>
          <w:szCs w:val="24"/>
        </w:rPr>
        <w:t xml:space="preserve">, é impossível pensar em igualdade de </w:t>
      </w:r>
      <w:r w:rsidR="009F40AD">
        <w:rPr>
          <w:rFonts w:ascii="Arial" w:hAnsi="Arial" w:cs="Arial"/>
          <w:sz w:val="24"/>
          <w:szCs w:val="24"/>
        </w:rPr>
        <w:t>oportunidade</w:t>
      </w:r>
      <w:r w:rsidR="009F40AD" w:rsidRPr="00CC2D73">
        <w:rPr>
          <w:rFonts w:ascii="Arial" w:hAnsi="Arial" w:cs="Arial"/>
          <w:sz w:val="24"/>
          <w:szCs w:val="24"/>
        </w:rPr>
        <w:t xml:space="preserve"> sem considera</w:t>
      </w:r>
      <w:r w:rsidR="009F40AD">
        <w:rPr>
          <w:rFonts w:ascii="Arial" w:hAnsi="Arial" w:cs="Arial"/>
          <w:sz w:val="24"/>
          <w:szCs w:val="24"/>
        </w:rPr>
        <w:t>r</w:t>
      </w:r>
      <w:r w:rsidR="009F40AD" w:rsidRPr="00CC2D73">
        <w:rPr>
          <w:rFonts w:ascii="Arial" w:hAnsi="Arial" w:cs="Arial"/>
          <w:sz w:val="24"/>
          <w:szCs w:val="24"/>
        </w:rPr>
        <w:t xml:space="preserve"> o acesso às tecnologias de informação e comunicação. </w:t>
      </w:r>
      <w:r w:rsidR="00B522D7">
        <w:rPr>
          <w:rFonts w:ascii="Arial" w:hAnsi="Arial" w:cs="Arial"/>
          <w:sz w:val="24"/>
          <w:szCs w:val="24"/>
        </w:rPr>
        <w:t xml:space="preserve">Segundo </w:t>
      </w:r>
      <w:proofErr w:type="spellStart"/>
      <w:r w:rsidR="00B522D7">
        <w:rPr>
          <w:rFonts w:ascii="Arial" w:hAnsi="Arial" w:cs="Arial"/>
          <w:sz w:val="24"/>
          <w:szCs w:val="24"/>
        </w:rPr>
        <w:t>Pupatto</w:t>
      </w:r>
      <w:proofErr w:type="spellEnd"/>
      <w:r w:rsidR="00B522D7">
        <w:rPr>
          <w:rFonts w:ascii="Arial" w:hAnsi="Arial" w:cs="Arial"/>
          <w:sz w:val="24"/>
          <w:szCs w:val="24"/>
        </w:rPr>
        <w:t xml:space="preserve"> (2013), </w:t>
      </w:r>
      <w:r w:rsidR="009F40AD" w:rsidRPr="00CC2D73">
        <w:rPr>
          <w:rFonts w:ascii="Arial" w:hAnsi="Arial" w:cs="Arial"/>
          <w:sz w:val="24"/>
          <w:szCs w:val="24"/>
        </w:rPr>
        <w:t>os formuladores pensam a inclusão digital como um instrumento de promoção do exercício da cidadania, abrindo possibilidades de desenvolvimento cultural, educacional, social e econômico para toda a sociedade brasileira. Além disso, na prática,</w:t>
      </w:r>
      <w:r w:rsidR="00B522D7">
        <w:rPr>
          <w:rFonts w:ascii="Arial" w:hAnsi="Arial" w:cs="Arial"/>
          <w:sz w:val="24"/>
          <w:szCs w:val="24"/>
        </w:rPr>
        <w:t xml:space="preserve"> a autora acredita que</w:t>
      </w:r>
      <w:r w:rsidR="009F40AD" w:rsidRPr="00CC2D73">
        <w:rPr>
          <w:rFonts w:ascii="Arial" w:hAnsi="Arial" w:cs="Arial"/>
          <w:sz w:val="24"/>
          <w:szCs w:val="24"/>
        </w:rPr>
        <w:t xml:space="preserve"> a</w:t>
      </w:r>
      <w:r w:rsidR="009F40AD">
        <w:rPr>
          <w:rFonts w:ascii="Arial" w:hAnsi="Arial" w:cs="Arial"/>
          <w:sz w:val="24"/>
          <w:szCs w:val="24"/>
        </w:rPr>
        <w:t xml:space="preserve"> real inclusão digital implica </w:t>
      </w:r>
      <w:r w:rsidR="009F40AD" w:rsidRPr="00CC2D73">
        <w:rPr>
          <w:rFonts w:ascii="Arial" w:hAnsi="Arial" w:cs="Arial"/>
          <w:sz w:val="24"/>
          <w:szCs w:val="24"/>
        </w:rPr>
        <w:t>a valorização da cidadania, da capacidade de autodeterminação das pessoas e da busca do saber e da informação</w:t>
      </w:r>
      <w:r w:rsidR="009F40AD" w:rsidRPr="001A55D2">
        <w:rPr>
          <w:rFonts w:ascii="Arial" w:hAnsi="Arial" w:cs="Arial"/>
          <w:sz w:val="24"/>
          <w:szCs w:val="24"/>
        </w:rPr>
        <w:t>.</w:t>
      </w:r>
    </w:p>
    <w:p w14:paraId="6ABD438C" w14:textId="5D72CBFF" w:rsidR="009F40AD" w:rsidRDefault="009F40AD" w:rsidP="009F40AD">
      <w:pPr>
        <w:spacing w:after="0" w:line="360" w:lineRule="auto"/>
        <w:ind w:firstLine="708"/>
        <w:jc w:val="both"/>
        <w:rPr>
          <w:rFonts w:ascii="Arial" w:hAnsi="Arial" w:cs="Arial"/>
          <w:sz w:val="24"/>
          <w:szCs w:val="24"/>
        </w:rPr>
      </w:pPr>
      <w:r>
        <w:rPr>
          <w:rFonts w:ascii="Arial" w:hAnsi="Arial" w:cs="Arial"/>
          <w:sz w:val="24"/>
          <w:szCs w:val="24"/>
        </w:rPr>
        <w:t>E</w:t>
      </w:r>
      <w:r w:rsidRPr="00CC2D73">
        <w:rPr>
          <w:rFonts w:ascii="Arial" w:hAnsi="Arial" w:cs="Arial"/>
          <w:sz w:val="24"/>
          <w:szCs w:val="24"/>
        </w:rPr>
        <w:t xml:space="preserve">m Quixeramobim, no </w:t>
      </w:r>
      <w:r>
        <w:rPr>
          <w:rFonts w:ascii="Arial" w:hAnsi="Arial" w:cs="Arial"/>
          <w:sz w:val="24"/>
          <w:szCs w:val="24"/>
        </w:rPr>
        <w:t xml:space="preserve">sertão </w:t>
      </w:r>
      <w:r w:rsidR="00D22BDE">
        <w:rPr>
          <w:rFonts w:ascii="Arial" w:hAnsi="Arial" w:cs="Arial"/>
          <w:sz w:val="24"/>
          <w:szCs w:val="24"/>
        </w:rPr>
        <w:t>Ceará, atesta</w:t>
      </w:r>
      <w:r w:rsidR="00BF2B4C">
        <w:rPr>
          <w:rFonts w:ascii="Arial" w:hAnsi="Arial" w:cs="Arial"/>
          <w:sz w:val="24"/>
          <w:szCs w:val="24"/>
        </w:rPr>
        <w:t>-se</w:t>
      </w:r>
      <w:r w:rsidR="00D22BDE">
        <w:rPr>
          <w:rFonts w:ascii="Arial" w:hAnsi="Arial" w:cs="Arial"/>
          <w:sz w:val="24"/>
          <w:szCs w:val="24"/>
        </w:rPr>
        <w:t xml:space="preserve"> que </w:t>
      </w:r>
      <w:r w:rsidRPr="00CC2D73">
        <w:rPr>
          <w:rFonts w:ascii="Arial" w:hAnsi="Arial" w:cs="Arial"/>
          <w:sz w:val="24"/>
          <w:szCs w:val="24"/>
        </w:rPr>
        <w:t>o</w:t>
      </w:r>
      <w:r w:rsidR="00D22BDE">
        <w:rPr>
          <w:rFonts w:ascii="Arial" w:hAnsi="Arial" w:cs="Arial"/>
          <w:sz w:val="24"/>
          <w:szCs w:val="24"/>
        </w:rPr>
        <w:t xml:space="preserve"> P</w:t>
      </w:r>
      <w:r w:rsidRPr="00CC2D73">
        <w:rPr>
          <w:rFonts w:ascii="Arial" w:hAnsi="Arial" w:cs="Arial"/>
          <w:sz w:val="24"/>
          <w:szCs w:val="24"/>
        </w:rPr>
        <w:t>rograma entrou em funcionamento em março de 2015 e, desde então, já conecta secretarias e escolas municipais, e viabiliza o uso de computadores instalados nestas unidades de ensino</w:t>
      </w:r>
      <w:r w:rsidR="003E5762">
        <w:rPr>
          <w:rStyle w:val="Refdenotaderodap"/>
          <w:rFonts w:ascii="Arial" w:hAnsi="Arial" w:cs="Arial"/>
          <w:sz w:val="24"/>
          <w:szCs w:val="24"/>
        </w:rPr>
        <w:footnoteReference w:id="4"/>
      </w:r>
      <w:r w:rsidRPr="00CC2D73">
        <w:rPr>
          <w:rFonts w:ascii="Arial" w:hAnsi="Arial" w:cs="Arial"/>
          <w:sz w:val="24"/>
          <w:szCs w:val="24"/>
        </w:rPr>
        <w:t xml:space="preserve">. </w:t>
      </w:r>
      <w:r w:rsidRPr="00687A70">
        <w:rPr>
          <w:rFonts w:ascii="Arial" w:hAnsi="Arial" w:cs="Arial"/>
          <w:sz w:val="24"/>
          <w:szCs w:val="24"/>
        </w:rPr>
        <w:t xml:space="preserve">Em Toledo, no Paraná, </w:t>
      </w:r>
      <w:r w:rsidR="00BF2B4C">
        <w:rPr>
          <w:rFonts w:ascii="Arial" w:hAnsi="Arial" w:cs="Arial"/>
          <w:sz w:val="24"/>
          <w:szCs w:val="24"/>
        </w:rPr>
        <w:t xml:space="preserve">o Ministério </w:t>
      </w:r>
      <w:proofErr w:type="gramStart"/>
      <w:r w:rsidR="00BF2B4C">
        <w:rPr>
          <w:rFonts w:ascii="Arial" w:hAnsi="Arial" w:cs="Arial"/>
          <w:sz w:val="24"/>
          <w:szCs w:val="24"/>
        </w:rPr>
        <w:t>da Comunicações</w:t>
      </w:r>
      <w:proofErr w:type="gramEnd"/>
      <w:r w:rsidR="00D22BDE" w:rsidRPr="00687A70">
        <w:rPr>
          <w:rFonts w:ascii="Arial" w:hAnsi="Arial" w:cs="Arial"/>
          <w:sz w:val="24"/>
          <w:szCs w:val="24"/>
        </w:rPr>
        <w:t xml:space="preserve"> garante que </w:t>
      </w:r>
      <w:r w:rsidRPr="00687A70">
        <w:rPr>
          <w:rFonts w:ascii="Arial" w:hAnsi="Arial" w:cs="Arial"/>
          <w:sz w:val="24"/>
          <w:szCs w:val="24"/>
        </w:rPr>
        <w:t>após instalação da infraestrutura de rede a saúde avançou em relação à implantação do programa Raio</w:t>
      </w:r>
      <w:r w:rsidR="00E0392D">
        <w:rPr>
          <w:rFonts w:ascii="Arial" w:hAnsi="Arial" w:cs="Arial"/>
          <w:sz w:val="24"/>
          <w:szCs w:val="24"/>
        </w:rPr>
        <w:t>s</w:t>
      </w:r>
      <w:r w:rsidRPr="00687A70">
        <w:rPr>
          <w:rFonts w:ascii="Arial" w:hAnsi="Arial" w:cs="Arial"/>
          <w:sz w:val="24"/>
          <w:szCs w:val="24"/>
        </w:rPr>
        <w:t>-X Digital e já permite o acesso à resultados de exames diretamente pela internet.</w:t>
      </w:r>
      <w:r w:rsidRPr="00CC2D73">
        <w:rPr>
          <w:rFonts w:ascii="Arial" w:hAnsi="Arial" w:cs="Arial"/>
          <w:sz w:val="24"/>
          <w:szCs w:val="24"/>
        </w:rPr>
        <w:t xml:space="preserve"> </w:t>
      </w:r>
      <w:r>
        <w:rPr>
          <w:rFonts w:ascii="Arial" w:hAnsi="Arial" w:cs="Arial"/>
          <w:sz w:val="24"/>
          <w:szCs w:val="24"/>
        </w:rPr>
        <w:t>A</w:t>
      </w:r>
      <w:r w:rsidRPr="00CC2D73">
        <w:rPr>
          <w:rFonts w:ascii="Arial" w:hAnsi="Arial" w:cs="Arial"/>
          <w:sz w:val="24"/>
          <w:szCs w:val="24"/>
        </w:rPr>
        <w:t xml:space="preserve">inda em Toledo, </w:t>
      </w:r>
      <w:r>
        <w:rPr>
          <w:rFonts w:ascii="Arial" w:hAnsi="Arial" w:cs="Arial"/>
          <w:sz w:val="24"/>
          <w:szCs w:val="24"/>
        </w:rPr>
        <w:t xml:space="preserve">como adendo, </w:t>
      </w:r>
      <w:r w:rsidRPr="00CC2D73">
        <w:rPr>
          <w:rFonts w:ascii="Arial" w:hAnsi="Arial" w:cs="Arial"/>
          <w:sz w:val="24"/>
          <w:szCs w:val="24"/>
        </w:rPr>
        <w:t xml:space="preserve">um dos pontos de conexão Wi-Fi é o Centro da Juventude, ambiente que oferece cursos e oficinas </w:t>
      </w:r>
      <w:r>
        <w:rPr>
          <w:rFonts w:ascii="Arial" w:hAnsi="Arial" w:cs="Arial"/>
          <w:sz w:val="24"/>
          <w:szCs w:val="24"/>
        </w:rPr>
        <w:t xml:space="preserve">extracurriculares voltadas às TIC </w:t>
      </w:r>
      <w:r w:rsidRPr="00CC2D73">
        <w:rPr>
          <w:rFonts w:ascii="Arial" w:hAnsi="Arial" w:cs="Arial"/>
          <w:sz w:val="24"/>
          <w:szCs w:val="24"/>
        </w:rPr>
        <w:t>para inúmeros jovens</w:t>
      </w:r>
      <w:r w:rsidRPr="00B234A5">
        <w:rPr>
          <w:rFonts w:ascii="Arial" w:hAnsi="Arial" w:cs="Arial"/>
          <w:sz w:val="24"/>
          <w:szCs w:val="24"/>
        </w:rPr>
        <w:t>.</w:t>
      </w:r>
    </w:p>
    <w:p w14:paraId="79D5508F" w14:textId="767CDECE" w:rsidR="009F40AD" w:rsidRPr="00D93E27" w:rsidRDefault="009F40AD" w:rsidP="009F40AD">
      <w:pPr>
        <w:spacing w:after="0" w:line="360" w:lineRule="auto"/>
        <w:ind w:firstLine="708"/>
        <w:jc w:val="both"/>
        <w:rPr>
          <w:rFonts w:ascii="Arial" w:hAnsi="Arial" w:cs="Arial"/>
          <w:sz w:val="24"/>
          <w:szCs w:val="24"/>
        </w:rPr>
      </w:pPr>
      <w:r>
        <w:rPr>
          <w:rFonts w:ascii="Arial" w:hAnsi="Arial" w:cs="Arial"/>
          <w:sz w:val="24"/>
          <w:szCs w:val="24"/>
        </w:rPr>
        <w:t>Nesse sentido, o</w:t>
      </w:r>
      <w:r w:rsidRPr="00CC2D73">
        <w:rPr>
          <w:rFonts w:ascii="Arial" w:hAnsi="Arial" w:cs="Arial"/>
          <w:sz w:val="24"/>
          <w:szCs w:val="24"/>
        </w:rPr>
        <w:t xml:space="preserve"> </w:t>
      </w:r>
      <w:r>
        <w:rPr>
          <w:rFonts w:ascii="Arial" w:hAnsi="Arial" w:cs="Arial"/>
          <w:sz w:val="24"/>
          <w:szCs w:val="24"/>
        </w:rPr>
        <w:t xml:space="preserve">Programa </w:t>
      </w:r>
      <w:r w:rsidRPr="00CC2D73">
        <w:rPr>
          <w:rFonts w:ascii="Arial" w:hAnsi="Arial" w:cs="Arial"/>
          <w:sz w:val="24"/>
          <w:szCs w:val="24"/>
        </w:rPr>
        <w:t xml:space="preserve">Cidades Digitais </w:t>
      </w:r>
      <w:r w:rsidR="00D22BDE">
        <w:rPr>
          <w:rFonts w:ascii="Arial" w:hAnsi="Arial" w:cs="Arial"/>
          <w:sz w:val="24"/>
          <w:szCs w:val="24"/>
        </w:rPr>
        <w:t>é</w:t>
      </w:r>
      <w:r>
        <w:rPr>
          <w:rFonts w:ascii="Arial" w:hAnsi="Arial" w:cs="Arial"/>
          <w:sz w:val="24"/>
          <w:szCs w:val="24"/>
        </w:rPr>
        <w:t xml:space="preserve"> um projeto estruturante cuja</w:t>
      </w:r>
      <w:r w:rsidRPr="00CC2D73">
        <w:rPr>
          <w:rFonts w:ascii="Arial" w:hAnsi="Arial" w:cs="Arial"/>
          <w:sz w:val="24"/>
          <w:szCs w:val="24"/>
        </w:rPr>
        <w:t xml:space="preserve"> meta é contribuir para o estabelecimento da cultura digital por meio de uma política </w:t>
      </w:r>
      <w:r w:rsidRPr="00CC2D73">
        <w:rPr>
          <w:rFonts w:ascii="Arial" w:hAnsi="Arial" w:cs="Arial"/>
          <w:sz w:val="24"/>
          <w:szCs w:val="24"/>
        </w:rPr>
        <w:lastRenderedPageBreak/>
        <w:t>contínua e efetiva que integre várias ações de inclusão e seja sustentável ao longo do tempo</w:t>
      </w:r>
      <w:r w:rsidR="00B522D7">
        <w:rPr>
          <w:rFonts w:ascii="Arial" w:hAnsi="Arial" w:cs="Arial"/>
          <w:sz w:val="24"/>
          <w:szCs w:val="24"/>
        </w:rPr>
        <w:t xml:space="preserve"> (SEPOG, 2012)</w:t>
      </w:r>
      <w:r w:rsidRPr="00CC2D73">
        <w:rPr>
          <w:rFonts w:ascii="Arial" w:hAnsi="Arial" w:cs="Arial"/>
          <w:sz w:val="24"/>
          <w:szCs w:val="24"/>
        </w:rPr>
        <w:t xml:space="preserve">. </w:t>
      </w:r>
      <w:r w:rsidR="00B522D7">
        <w:rPr>
          <w:rFonts w:ascii="Arial" w:hAnsi="Arial" w:cs="Arial"/>
          <w:sz w:val="24"/>
          <w:szCs w:val="24"/>
        </w:rPr>
        <w:t>Ademais, a</w:t>
      </w:r>
      <w:r>
        <w:rPr>
          <w:rFonts w:ascii="Arial" w:hAnsi="Arial" w:cs="Arial"/>
          <w:sz w:val="24"/>
          <w:szCs w:val="24"/>
        </w:rPr>
        <w:t xml:space="preserve"> </w:t>
      </w:r>
      <w:r w:rsidR="00B522D7">
        <w:rPr>
          <w:rFonts w:ascii="Arial" w:hAnsi="Arial" w:cs="Arial"/>
          <w:sz w:val="24"/>
          <w:szCs w:val="24"/>
        </w:rPr>
        <w:t xml:space="preserve">implantação de uma </w:t>
      </w:r>
      <w:r w:rsidRPr="00CC2D73">
        <w:rPr>
          <w:rFonts w:ascii="Arial" w:hAnsi="Arial" w:cs="Arial"/>
          <w:sz w:val="24"/>
          <w:szCs w:val="24"/>
        </w:rPr>
        <w:t xml:space="preserve">infraestrutura de rede, principalmente nas regiões mais remotas, </w:t>
      </w:r>
      <w:r w:rsidR="00B522D7">
        <w:rPr>
          <w:rFonts w:ascii="Arial" w:hAnsi="Arial" w:cs="Arial"/>
          <w:sz w:val="24"/>
          <w:szCs w:val="24"/>
        </w:rPr>
        <w:t xml:space="preserve">também </w:t>
      </w:r>
      <w:r w:rsidRPr="00CC2D73">
        <w:rPr>
          <w:rFonts w:ascii="Arial" w:hAnsi="Arial" w:cs="Arial"/>
          <w:sz w:val="24"/>
          <w:szCs w:val="24"/>
        </w:rPr>
        <w:t>traz benefícios econômicos para essas regiões,</w:t>
      </w:r>
      <w:r>
        <w:rPr>
          <w:rFonts w:ascii="Arial" w:hAnsi="Arial" w:cs="Arial"/>
          <w:sz w:val="24"/>
          <w:szCs w:val="24"/>
        </w:rPr>
        <w:t xml:space="preserve"> seja</w:t>
      </w:r>
      <w:r w:rsidRPr="00CC2D73">
        <w:rPr>
          <w:rFonts w:ascii="Arial" w:hAnsi="Arial" w:cs="Arial"/>
          <w:sz w:val="24"/>
          <w:szCs w:val="24"/>
        </w:rPr>
        <w:t xml:space="preserve"> atraindo provedores de acesso à internet e demais empresas de tecnologia, </w:t>
      </w:r>
      <w:r>
        <w:rPr>
          <w:rFonts w:ascii="Arial" w:hAnsi="Arial" w:cs="Arial"/>
          <w:sz w:val="24"/>
          <w:szCs w:val="24"/>
        </w:rPr>
        <w:t xml:space="preserve">ou </w:t>
      </w:r>
      <w:r w:rsidRPr="00CC2D73">
        <w:rPr>
          <w:rFonts w:ascii="Arial" w:hAnsi="Arial" w:cs="Arial"/>
          <w:sz w:val="24"/>
          <w:szCs w:val="24"/>
        </w:rPr>
        <w:t>incentivando a atuação de micro e pequenos empresários locais</w:t>
      </w:r>
      <w:r w:rsidR="00B522D7">
        <w:rPr>
          <w:rFonts w:ascii="Arial" w:hAnsi="Arial" w:cs="Arial"/>
          <w:sz w:val="24"/>
          <w:szCs w:val="24"/>
        </w:rPr>
        <w:t xml:space="preserve"> (PUPATTO, 2013)</w:t>
      </w:r>
      <w:r w:rsidRPr="001A55D2">
        <w:rPr>
          <w:rFonts w:ascii="Arial" w:hAnsi="Arial" w:cs="Arial"/>
          <w:sz w:val="24"/>
          <w:szCs w:val="24"/>
        </w:rPr>
        <w:t>.</w:t>
      </w:r>
      <w:r w:rsidRPr="00D93E27">
        <w:rPr>
          <w:rFonts w:ascii="Arial" w:hAnsi="Arial" w:cs="Arial"/>
          <w:sz w:val="24"/>
          <w:szCs w:val="24"/>
        </w:rPr>
        <w:t xml:space="preserve"> </w:t>
      </w:r>
    </w:p>
    <w:p w14:paraId="07808413" w14:textId="77777777" w:rsidR="009F40AD" w:rsidRPr="00CC2D73" w:rsidRDefault="009F40AD" w:rsidP="009F40AD">
      <w:pPr>
        <w:spacing w:after="0" w:line="360" w:lineRule="auto"/>
        <w:ind w:firstLine="708"/>
        <w:jc w:val="both"/>
        <w:rPr>
          <w:rFonts w:ascii="Arial" w:hAnsi="Arial" w:cs="Arial"/>
          <w:sz w:val="24"/>
          <w:szCs w:val="24"/>
        </w:rPr>
      </w:pPr>
      <w:r w:rsidRPr="00CC2D73">
        <w:rPr>
          <w:rFonts w:ascii="Arial" w:hAnsi="Arial" w:cs="Arial"/>
          <w:sz w:val="24"/>
          <w:szCs w:val="24"/>
        </w:rPr>
        <w:t xml:space="preserve">Assim como o Plano Nacional de Banda Larga (PNBL), as medidas para a formação da infraestrutura do projeto passam, basicamente, pela construção de redes de fibra óptica que interligam os órgãos públicos locais, a disponibilização de aplicativos de governo eletrônico para as prefeituras, a capacitação de servidores municipais para uso e gestão da rede, e a oferta de pontos de acesso à internet para uso livre e gratuito em espaços públicos de grande circulação, como praças, parques e rodoviárias </w:t>
      </w:r>
      <w:r w:rsidRPr="009D6BCC">
        <w:rPr>
          <w:rFonts w:ascii="Arial" w:hAnsi="Arial" w:cs="Arial"/>
          <w:sz w:val="24"/>
          <w:szCs w:val="24"/>
        </w:rPr>
        <w:t>(SEPOG, 2013).</w:t>
      </w:r>
    </w:p>
    <w:p w14:paraId="685785C5" w14:textId="77777777" w:rsidR="009F40AD" w:rsidRPr="009D6BCC" w:rsidRDefault="009F40AD" w:rsidP="009F40AD">
      <w:pPr>
        <w:spacing w:after="0" w:line="360" w:lineRule="auto"/>
        <w:ind w:firstLine="708"/>
        <w:jc w:val="both"/>
        <w:rPr>
          <w:rFonts w:ascii="Arial" w:hAnsi="Arial" w:cs="Arial"/>
          <w:sz w:val="24"/>
          <w:szCs w:val="24"/>
        </w:rPr>
      </w:pPr>
      <w:r>
        <w:rPr>
          <w:rFonts w:ascii="Arial" w:hAnsi="Arial" w:cs="Arial"/>
          <w:sz w:val="24"/>
          <w:szCs w:val="24"/>
        </w:rPr>
        <w:t>O</w:t>
      </w:r>
      <w:r w:rsidRPr="009D6BCC">
        <w:rPr>
          <w:rFonts w:ascii="Arial" w:hAnsi="Arial" w:cs="Arial"/>
          <w:sz w:val="24"/>
          <w:szCs w:val="24"/>
        </w:rPr>
        <w:t xml:space="preserve"> </w:t>
      </w:r>
      <w:r>
        <w:rPr>
          <w:rFonts w:ascii="Arial" w:hAnsi="Arial" w:cs="Arial"/>
          <w:sz w:val="24"/>
          <w:szCs w:val="24"/>
        </w:rPr>
        <w:t>P</w:t>
      </w:r>
      <w:r w:rsidRPr="009D6BCC">
        <w:rPr>
          <w:rFonts w:ascii="Arial" w:hAnsi="Arial" w:cs="Arial"/>
          <w:sz w:val="24"/>
          <w:szCs w:val="24"/>
        </w:rPr>
        <w:t xml:space="preserve">rojeto de </w:t>
      </w:r>
      <w:r>
        <w:rPr>
          <w:rFonts w:ascii="Arial" w:hAnsi="Arial" w:cs="Arial"/>
          <w:sz w:val="24"/>
          <w:szCs w:val="24"/>
        </w:rPr>
        <w:t>C</w:t>
      </w:r>
      <w:r w:rsidRPr="009D6BCC">
        <w:rPr>
          <w:rFonts w:ascii="Arial" w:hAnsi="Arial" w:cs="Arial"/>
          <w:sz w:val="24"/>
          <w:szCs w:val="24"/>
        </w:rPr>
        <w:t xml:space="preserve">idades </w:t>
      </w:r>
      <w:r>
        <w:rPr>
          <w:rFonts w:ascii="Arial" w:hAnsi="Arial" w:cs="Arial"/>
          <w:sz w:val="24"/>
          <w:szCs w:val="24"/>
        </w:rPr>
        <w:t>D</w:t>
      </w:r>
      <w:r w:rsidRPr="009D6BCC">
        <w:rPr>
          <w:rFonts w:ascii="Arial" w:hAnsi="Arial" w:cs="Arial"/>
          <w:sz w:val="24"/>
          <w:szCs w:val="24"/>
        </w:rPr>
        <w:t xml:space="preserve">igitais possui um foco mais amplo do que somente interconectar espaços públicos e prestar serviços de comunicação. Eles atuam na inclusão digital com a modernização da gestão local e melhoria da qualidade de serviços prestados à população, </w:t>
      </w:r>
      <w:r>
        <w:rPr>
          <w:rFonts w:ascii="Arial" w:hAnsi="Arial" w:cs="Arial"/>
          <w:sz w:val="24"/>
          <w:szCs w:val="24"/>
        </w:rPr>
        <w:t>n</w:t>
      </w:r>
      <w:r w:rsidRPr="009D6BCC">
        <w:rPr>
          <w:rFonts w:ascii="Arial" w:hAnsi="Arial" w:cs="Arial"/>
          <w:sz w:val="24"/>
          <w:szCs w:val="24"/>
        </w:rPr>
        <w:t>o desenvolvimento cultural, educacional, social e econômico de toda sociedade</w:t>
      </w:r>
      <w:r>
        <w:rPr>
          <w:rFonts w:ascii="Arial" w:hAnsi="Arial" w:cs="Arial"/>
          <w:sz w:val="24"/>
          <w:szCs w:val="24"/>
        </w:rPr>
        <w:t>, e,</w:t>
      </w:r>
      <w:r w:rsidRPr="009D6BCC">
        <w:rPr>
          <w:rFonts w:ascii="Arial" w:hAnsi="Arial" w:cs="Arial"/>
          <w:sz w:val="24"/>
          <w:szCs w:val="24"/>
        </w:rPr>
        <w:t xml:space="preserve"> </w:t>
      </w:r>
      <w:r>
        <w:rPr>
          <w:rFonts w:ascii="Arial" w:hAnsi="Arial" w:cs="Arial"/>
          <w:sz w:val="24"/>
          <w:szCs w:val="24"/>
        </w:rPr>
        <w:t>m</w:t>
      </w:r>
      <w:r w:rsidRPr="009D6BCC">
        <w:rPr>
          <w:rFonts w:ascii="Arial" w:hAnsi="Arial" w:cs="Arial"/>
          <w:sz w:val="24"/>
          <w:szCs w:val="24"/>
        </w:rPr>
        <w:t>uito mais do que uma ação de implantação de infraestrutura e conexão, o</w:t>
      </w:r>
      <w:r>
        <w:rPr>
          <w:rFonts w:ascii="Arial" w:hAnsi="Arial" w:cs="Arial"/>
          <w:sz w:val="24"/>
          <w:szCs w:val="24"/>
        </w:rPr>
        <w:t xml:space="preserve"> P</w:t>
      </w:r>
      <w:r w:rsidRPr="009D6BCC">
        <w:rPr>
          <w:rFonts w:ascii="Arial" w:hAnsi="Arial" w:cs="Arial"/>
          <w:sz w:val="24"/>
          <w:szCs w:val="24"/>
        </w:rPr>
        <w:t>rojeto constitui uma política de construção de um centro aglutinador da cultura digital para o desenvolvimento social</w:t>
      </w:r>
      <w:r>
        <w:rPr>
          <w:rFonts w:ascii="Arial" w:hAnsi="Arial" w:cs="Arial"/>
          <w:sz w:val="24"/>
          <w:szCs w:val="24"/>
        </w:rPr>
        <w:t xml:space="preserve"> e econômico</w:t>
      </w:r>
      <w:r w:rsidRPr="009D6BCC">
        <w:rPr>
          <w:rFonts w:ascii="Arial" w:hAnsi="Arial" w:cs="Arial"/>
          <w:sz w:val="24"/>
          <w:szCs w:val="24"/>
        </w:rPr>
        <w:t xml:space="preserve"> regional (PUPATTO, 2013).</w:t>
      </w:r>
    </w:p>
    <w:p w14:paraId="00B3D19A" w14:textId="0FDD1049" w:rsidR="009F40AD" w:rsidRPr="00CB779B" w:rsidRDefault="00836B92" w:rsidP="00AC2394">
      <w:pPr>
        <w:spacing w:line="360" w:lineRule="auto"/>
        <w:ind w:firstLine="708"/>
        <w:jc w:val="both"/>
        <w:rPr>
          <w:rFonts w:ascii="Arial" w:hAnsi="Arial" w:cs="Arial"/>
          <w:sz w:val="24"/>
          <w:szCs w:val="24"/>
        </w:rPr>
      </w:pPr>
      <w:r>
        <w:rPr>
          <w:rFonts w:ascii="Arial" w:hAnsi="Arial" w:cs="Arial"/>
          <w:sz w:val="24"/>
          <w:szCs w:val="24"/>
        </w:rPr>
        <w:t>Em</w:t>
      </w:r>
      <w:r w:rsidR="009F40AD" w:rsidRPr="00654F1B">
        <w:rPr>
          <w:rFonts w:ascii="Arial" w:hAnsi="Arial" w:cs="Arial"/>
          <w:sz w:val="24"/>
          <w:szCs w:val="24"/>
        </w:rPr>
        <w:t xml:space="preserve"> </w:t>
      </w:r>
      <w:r>
        <w:rPr>
          <w:rFonts w:ascii="Arial" w:hAnsi="Arial" w:cs="Arial"/>
          <w:sz w:val="24"/>
          <w:szCs w:val="24"/>
        </w:rPr>
        <w:t>sua execução</w:t>
      </w:r>
      <w:r w:rsidR="009F40AD" w:rsidRPr="00654F1B">
        <w:rPr>
          <w:rFonts w:ascii="Arial" w:hAnsi="Arial" w:cs="Arial"/>
          <w:sz w:val="24"/>
          <w:szCs w:val="24"/>
        </w:rPr>
        <w:t>,</w:t>
      </w:r>
      <w:r>
        <w:rPr>
          <w:rFonts w:ascii="Arial" w:hAnsi="Arial" w:cs="Arial"/>
          <w:sz w:val="24"/>
          <w:szCs w:val="24"/>
        </w:rPr>
        <w:t xml:space="preserve"> o Programa se constituiu em</w:t>
      </w:r>
      <w:r w:rsidR="009F40AD" w:rsidRPr="00654F1B">
        <w:rPr>
          <w:rFonts w:ascii="Arial" w:hAnsi="Arial" w:cs="Arial"/>
          <w:sz w:val="24"/>
          <w:szCs w:val="24"/>
        </w:rPr>
        <w:t xml:space="preserve"> </w:t>
      </w:r>
      <w:r w:rsidR="009F40AD">
        <w:rPr>
          <w:rFonts w:ascii="Arial" w:hAnsi="Arial" w:cs="Arial"/>
          <w:sz w:val="24"/>
          <w:szCs w:val="24"/>
        </w:rPr>
        <w:t>duas etapas propostas pelo Governo Federal</w:t>
      </w:r>
      <w:r>
        <w:rPr>
          <w:rFonts w:ascii="Arial" w:hAnsi="Arial" w:cs="Arial"/>
          <w:sz w:val="24"/>
          <w:szCs w:val="24"/>
        </w:rPr>
        <w:t>,</w:t>
      </w:r>
      <w:r w:rsidR="009F40AD">
        <w:rPr>
          <w:rFonts w:ascii="Arial" w:hAnsi="Arial" w:cs="Arial"/>
          <w:sz w:val="24"/>
          <w:szCs w:val="24"/>
        </w:rPr>
        <w:t xml:space="preserve"> </w:t>
      </w:r>
      <w:r>
        <w:rPr>
          <w:rFonts w:ascii="Arial" w:hAnsi="Arial" w:cs="Arial"/>
          <w:sz w:val="24"/>
          <w:szCs w:val="24"/>
        </w:rPr>
        <w:t xml:space="preserve">com </w:t>
      </w:r>
      <w:r w:rsidR="009F40AD" w:rsidRPr="00654F1B">
        <w:rPr>
          <w:rFonts w:ascii="Arial" w:hAnsi="Arial" w:cs="Arial"/>
          <w:sz w:val="24"/>
          <w:szCs w:val="24"/>
        </w:rPr>
        <w:t>critérios específicos estabelecido</w:t>
      </w:r>
      <w:r w:rsidR="009F40AD">
        <w:rPr>
          <w:rFonts w:ascii="Arial" w:hAnsi="Arial" w:cs="Arial"/>
          <w:sz w:val="24"/>
          <w:szCs w:val="24"/>
        </w:rPr>
        <w:t>s</w:t>
      </w:r>
      <w:r w:rsidR="009F40AD" w:rsidRPr="00654F1B">
        <w:rPr>
          <w:rFonts w:ascii="Arial" w:hAnsi="Arial" w:cs="Arial"/>
          <w:sz w:val="24"/>
          <w:szCs w:val="24"/>
        </w:rPr>
        <w:t xml:space="preserve"> pelos responsáveis de cada chamada </w:t>
      </w:r>
      <w:r>
        <w:rPr>
          <w:rFonts w:ascii="Arial" w:hAnsi="Arial" w:cs="Arial"/>
          <w:sz w:val="24"/>
          <w:szCs w:val="24"/>
        </w:rPr>
        <w:t>de habilitação</w:t>
      </w:r>
      <w:r w:rsidR="009F40AD">
        <w:rPr>
          <w:rFonts w:ascii="Arial" w:hAnsi="Arial" w:cs="Arial"/>
          <w:sz w:val="24"/>
          <w:szCs w:val="24"/>
        </w:rPr>
        <w:t xml:space="preserve"> – uma realizada pelo Ministério das Comunicações e outra </w:t>
      </w:r>
      <w:r>
        <w:rPr>
          <w:rFonts w:ascii="Arial" w:hAnsi="Arial" w:cs="Arial"/>
          <w:sz w:val="24"/>
          <w:szCs w:val="24"/>
        </w:rPr>
        <w:t>pel</w:t>
      </w:r>
      <w:r w:rsidR="00F70FC9">
        <w:rPr>
          <w:rFonts w:ascii="Arial" w:hAnsi="Arial" w:cs="Arial"/>
          <w:sz w:val="24"/>
          <w:szCs w:val="24"/>
        </w:rPr>
        <w:t>a Segunda Fase do</w:t>
      </w:r>
      <w:r w:rsidR="009F40AD">
        <w:rPr>
          <w:rFonts w:ascii="Arial" w:hAnsi="Arial" w:cs="Arial"/>
          <w:sz w:val="24"/>
          <w:szCs w:val="24"/>
        </w:rPr>
        <w:t xml:space="preserve"> Progra</w:t>
      </w:r>
      <w:r w:rsidR="00F70FC9">
        <w:rPr>
          <w:rFonts w:ascii="Arial" w:hAnsi="Arial" w:cs="Arial"/>
          <w:sz w:val="24"/>
          <w:szCs w:val="24"/>
        </w:rPr>
        <w:t xml:space="preserve">ma de Aceleração do Crescimento </w:t>
      </w:r>
      <w:r w:rsidR="009F40AD">
        <w:rPr>
          <w:rFonts w:ascii="Arial" w:hAnsi="Arial" w:cs="Arial"/>
          <w:sz w:val="24"/>
          <w:szCs w:val="24"/>
        </w:rPr>
        <w:t xml:space="preserve">(PAC </w:t>
      </w:r>
      <w:proofErr w:type="gramStart"/>
      <w:r w:rsidR="009F40AD">
        <w:rPr>
          <w:rFonts w:ascii="Arial" w:hAnsi="Arial" w:cs="Arial"/>
          <w:sz w:val="24"/>
          <w:szCs w:val="24"/>
        </w:rPr>
        <w:t>2</w:t>
      </w:r>
      <w:proofErr w:type="gramEnd"/>
      <w:r w:rsidR="009F40AD">
        <w:rPr>
          <w:rFonts w:ascii="Arial" w:hAnsi="Arial" w:cs="Arial"/>
          <w:sz w:val="24"/>
          <w:szCs w:val="24"/>
        </w:rPr>
        <w:t>)</w:t>
      </w:r>
      <w:r w:rsidR="009F40AD" w:rsidRPr="00654F1B">
        <w:rPr>
          <w:rFonts w:ascii="Arial" w:hAnsi="Arial" w:cs="Arial"/>
          <w:sz w:val="24"/>
          <w:szCs w:val="24"/>
        </w:rPr>
        <w:t>.</w:t>
      </w:r>
      <w:r>
        <w:rPr>
          <w:rFonts w:ascii="Arial" w:hAnsi="Arial" w:cs="Arial"/>
          <w:sz w:val="24"/>
          <w:szCs w:val="24"/>
        </w:rPr>
        <w:t xml:space="preserve"> A primeira, em caráter experimental, recebeu o título de Projeto Piloto</w:t>
      </w:r>
      <w:r w:rsidR="00EC3919">
        <w:rPr>
          <w:rFonts w:ascii="Arial" w:hAnsi="Arial" w:cs="Arial"/>
          <w:sz w:val="24"/>
          <w:szCs w:val="24"/>
        </w:rPr>
        <w:t xml:space="preserve"> e será o ponto principal de análise. A segunda, </w:t>
      </w:r>
      <w:r w:rsidR="007E5953">
        <w:rPr>
          <w:rFonts w:ascii="Arial" w:hAnsi="Arial" w:cs="Arial"/>
          <w:sz w:val="24"/>
          <w:szCs w:val="24"/>
        </w:rPr>
        <w:t xml:space="preserve">com maior cobertura, possui </w:t>
      </w:r>
      <w:r w:rsidR="00EC3919">
        <w:rPr>
          <w:rFonts w:ascii="Arial" w:hAnsi="Arial" w:cs="Arial"/>
          <w:sz w:val="24"/>
          <w:szCs w:val="24"/>
        </w:rPr>
        <w:t xml:space="preserve">com características de extensão via PAC </w:t>
      </w:r>
      <w:proofErr w:type="gramStart"/>
      <w:r w:rsidR="00EC3919">
        <w:rPr>
          <w:rFonts w:ascii="Arial" w:hAnsi="Arial" w:cs="Arial"/>
          <w:sz w:val="24"/>
          <w:szCs w:val="24"/>
        </w:rPr>
        <w:t>2</w:t>
      </w:r>
      <w:proofErr w:type="gramEnd"/>
      <w:r w:rsidR="007E5953">
        <w:rPr>
          <w:rFonts w:ascii="Arial" w:hAnsi="Arial" w:cs="Arial"/>
          <w:sz w:val="24"/>
          <w:szCs w:val="24"/>
        </w:rPr>
        <w:t xml:space="preserve"> e</w:t>
      </w:r>
      <w:r w:rsidR="00EC3919">
        <w:rPr>
          <w:rFonts w:ascii="Arial" w:hAnsi="Arial" w:cs="Arial"/>
          <w:sz w:val="24"/>
          <w:szCs w:val="24"/>
        </w:rPr>
        <w:t xml:space="preserve"> será objeto de discussão após </w:t>
      </w:r>
      <w:r w:rsidR="007E5953">
        <w:rPr>
          <w:rFonts w:ascii="Arial" w:hAnsi="Arial" w:cs="Arial"/>
          <w:sz w:val="24"/>
          <w:szCs w:val="24"/>
        </w:rPr>
        <w:t xml:space="preserve">as conclusões </w:t>
      </w:r>
      <w:r w:rsidR="00F70FC9">
        <w:rPr>
          <w:rFonts w:ascii="Arial" w:hAnsi="Arial" w:cs="Arial"/>
          <w:sz w:val="24"/>
          <w:szCs w:val="24"/>
        </w:rPr>
        <w:t xml:space="preserve">retiradas </w:t>
      </w:r>
      <w:r w:rsidR="007E5953">
        <w:rPr>
          <w:rFonts w:ascii="Arial" w:hAnsi="Arial" w:cs="Arial"/>
          <w:sz w:val="24"/>
          <w:szCs w:val="24"/>
        </w:rPr>
        <w:t xml:space="preserve">do Projeto Piloto. </w:t>
      </w:r>
      <w:r w:rsidR="00EC3919">
        <w:rPr>
          <w:rFonts w:ascii="Arial" w:hAnsi="Arial" w:cs="Arial"/>
          <w:sz w:val="24"/>
          <w:szCs w:val="24"/>
        </w:rPr>
        <w:t xml:space="preserve"> </w:t>
      </w:r>
    </w:p>
    <w:p w14:paraId="0D7CBE2A" w14:textId="16B0F3DC" w:rsidR="009F40AD" w:rsidRPr="00CB779B" w:rsidRDefault="00571B1B" w:rsidP="009F40AD">
      <w:pPr>
        <w:pStyle w:val="PargrafodaLista"/>
        <w:numPr>
          <w:ilvl w:val="2"/>
          <w:numId w:val="1"/>
        </w:numPr>
        <w:spacing w:line="360" w:lineRule="auto"/>
        <w:jc w:val="both"/>
        <w:rPr>
          <w:rFonts w:ascii="Arial" w:hAnsi="Arial" w:cs="Arial"/>
          <w:b/>
          <w:bCs/>
          <w:sz w:val="24"/>
          <w:szCs w:val="24"/>
          <w:u w:val="single"/>
        </w:rPr>
      </w:pPr>
      <w:r>
        <w:rPr>
          <w:rFonts w:ascii="Arial" w:hAnsi="Arial" w:cs="Arial"/>
          <w:b/>
          <w:bCs/>
          <w:sz w:val="24"/>
          <w:szCs w:val="24"/>
        </w:rPr>
        <w:t>SELEÇÃO</w:t>
      </w:r>
      <w:proofErr w:type="gramStart"/>
      <w:r>
        <w:rPr>
          <w:rFonts w:ascii="Arial" w:hAnsi="Arial" w:cs="Arial"/>
          <w:b/>
          <w:bCs/>
          <w:sz w:val="24"/>
          <w:szCs w:val="24"/>
        </w:rPr>
        <w:t>, ENTREGA</w:t>
      </w:r>
      <w:proofErr w:type="gramEnd"/>
      <w:r>
        <w:rPr>
          <w:rFonts w:ascii="Arial" w:hAnsi="Arial" w:cs="Arial"/>
          <w:b/>
          <w:bCs/>
          <w:sz w:val="24"/>
          <w:szCs w:val="24"/>
        </w:rPr>
        <w:t xml:space="preserve"> E CONCLUSÃO </w:t>
      </w:r>
      <w:r w:rsidR="002A5FFB">
        <w:rPr>
          <w:rFonts w:ascii="Arial" w:hAnsi="Arial" w:cs="Arial"/>
          <w:b/>
          <w:bCs/>
          <w:sz w:val="24"/>
          <w:szCs w:val="24"/>
        </w:rPr>
        <w:t>DO</w:t>
      </w:r>
      <w:r w:rsidR="009F40AD">
        <w:rPr>
          <w:rFonts w:ascii="Arial" w:hAnsi="Arial" w:cs="Arial"/>
          <w:b/>
          <w:bCs/>
          <w:sz w:val="24"/>
          <w:szCs w:val="24"/>
        </w:rPr>
        <w:t xml:space="preserve"> PROJETO PILOTO</w:t>
      </w:r>
      <w:r>
        <w:rPr>
          <w:rFonts w:ascii="Arial" w:hAnsi="Arial" w:cs="Arial"/>
          <w:b/>
          <w:bCs/>
          <w:sz w:val="24"/>
          <w:szCs w:val="24"/>
        </w:rPr>
        <w:t xml:space="preserve"> DO PROGRAMA</w:t>
      </w:r>
    </w:p>
    <w:p w14:paraId="59E2D5E9" w14:textId="77777777" w:rsidR="00A5587A" w:rsidRDefault="009F40AD" w:rsidP="009F40AD">
      <w:pPr>
        <w:spacing w:after="0" w:line="360" w:lineRule="auto"/>
        <w:ind w:firstLine="708"/>
        <w:jc w:val="both"/>
        <w:rPr>
          <w:rFonts w:ascii="Arial" w:hAnsi="Arial" w:cs="Arial"/>
          <w:sz w:val="24"/>
          <w:szCs w:val="24"/>
        </w:rPr>
      </w:pPr>
      <w:r w:rsidRPr="00CB779B">
        <w:rPr>
          <w:rFonts w:ascii="Arial" w:hAnsi="Arial" w:cs="Arial"/>
          <w:sz w:val="24"/>
          <w:szCs w:val="24"/>
        </w:rPr>
        <w:t>Publicad</w:t>
      </w:r>
      <w:r>
        <w:rPr>
          <w:rFonts w:ascii="Arial" w:hAnsi="Arial" w:cs="Arial"/>
          <w:sz w:val="24"/>
          <w:szCs w:val="24"/>
        </w:rPr>
        <w:t>a no D</w:t>
      </w:r>
      <w:r w:rsidRPr="00CB779B">
        <w:rPr>
          <w:rFonts w:ascii="Arial" w:hAnsi="Arial" w:cs="Arial"/>
          <w:sz w:val="24"/>
          <w:szCs w:val="24"/>
        </w:rPr>
        <w:t>O</w:t>
      </w:r>
      <w:r>
        <w:rPr>
          <w:rFonts w:ascii="Arial" w:hAnsi="Arial" w:cs="Arial"/>
          <w:sz w:val="24"/>
          <w:szCs w:val="24"/>
        </w:rPr>
        <w:t>U</w:t>
      </w:r>
      <w:r w:rsidR="003E5762">
        <w:rPr>
          <w:rFonts w:ascii="Arial" w:hAnsi="Arial" w:cs="Arial"/>
          <w:sz w:val="24"/>
          <w:szCs w:val="24"/>
        </w:rPr>
        <w:t xml:space="preserve"> d</w:t>
      </w:r>
      <w:r w:rsidRPr="00CB779B">
        <w:rPr>
          <w:rFonts w:ascii="Arial" w:hAnsi="Arial" w:cs="Arial"/>
          <w:sz w:val="24"/>
          <w:szCs w:val="24"/>
        </w:rPr>
        <w:t>o dia 2 de abril de 2012 (Pág. 132; S</w:t>
      </w:r>
      <w:r>
        <w:rPr>
          <w:rFonts w:ascii="Arial" w:hAnsi="Arial" w:cs="Arial"/>
          <w:sz w:val="24"/>
          <w:szCs w:val="24"/>
        </w:rPr>
        <w:t>eção 3), a primeira chamada das Cidades</w:t>
      </w:r>
      <w:r w:rsidRPr="00CB779B">
        <w:rPr>
          <w:rFonts w:ascii="Arial" w:hAnsi="Arial" w:cs="Arial"/>
          <w:sz w:val="24"/>
          <w:szCs w:val="24"/>
        </w:rPr>
        <w:t xml:space="preserve"> Digitais recebeu um total d</w:t>
      </w:r>
      <w:r w:rsidR="00A5587A">
        <w:rPr>
          <w:rFonts w:ascii="Arial" w:hAnsi="Arial" w:cs="Arial"/>
          <w:sz w:val="24"/>
          <w:szCs w:val="24"/>
        </w:rPr>
        <w:t>e 146 propostas que atendiam 192</w:t>
      </w:r>
      <w:r w:rsidRPr="00CB779B">
        <w:rPr>
          <w:rFonts w:ascii="Arial" w:hAnsi="Arial" w:cs="Arial"/>
          <w:sz w:val="24"/>
          <w:szCs w:val="24"/>
        </w:rPr>
        <w:t xml:space="preserve"> </w:t>
      </w:r>
      <w:r w:rsidRPr="00CB779B">
        <w:rPr>
          <w:rFonts w:ascii="Arial" w:hAnsi="Arial" w:cs="Arial"/>
          <w:sz w:val="24"/>
          <w:szCs w:val="24"/>
        </w:rPr>
        <w:lastRenderedPageBreak/>
        <w:t xml:space="preserve">municípios de todo o país. </w:t>
      </w:r>
      <w:r>
        <w:rPr>
          <w:rFonts w:ascii="Arial" w:hAnsi="Arial" w:cs="Arial"/>
          <w:sz w:val="24"/>
          <w:szCs w:val="24"/>
        </w:rPr>
        <w:t>Nela</w:t>
      </w:r>
      <w:r w:rsidRPr="00CB779B">
        <w:rPr>
          <w:rFonts w:ascii="Arial" w:hAnsi="Arial" w:cs="Arial"/>
          <w:sz w:val="24"/>
          <w:szCs w:val="24"/>
        </w:rPr>
        <w:t xml:space="preserve">, eram estabelecidas as prioridades de atendimento a municípios e </w:t>
      </w:r>
      <w:r>
        <w:rPr>
          <w:rFonts w:ascii="Arial" w:hAnsi="Arial" w:cs="Arial"/>
          <w:sz w:val="24"/>
          <w:szCs w:val="24"/>
        </w:rPr>
        <w:t xml:space="preserve">algumas </w:t>
      </w:r>
      <w:r w:rsidRPr="00CB779B">
        <w:rPr>
          <w:rFonts w:ascii="Arial" w:hAnsi="Arial" w:cs="Arial"/>
          <w:sz w:val="24"/>
          <w:szCs w:val="24"/>
        </w:rPr>
        <w:t xml:space="preserve">regiões administrativas do Distrito Federal, </w:t>
      </w:r>
      <w:r>
        <w:rPr>
          <w:rFonts w:ascii="Arial" w:hAnsi="Arial" w:cs="Arial"/>
          <w:sz w:val="24"/>
          <w:szCs w:val="24"/>
        </w:rPr>
        <w:t xml:space="preserve">em ambos os casos </w:t>
      </w:r>
      <w:r w:rsidRPr="00CB779B">
        <w:rPr>
          <w:rFonts w:ascii="Arial" w:hAnsi="Arial" w:cs="Arial"/>
          <w:sz w:val="24"/>
          <w:szCs w:val="24"/>
        </w:rPr>
        <w:t xml:space="preserve">com </w:t>
      </w:r>
      <w:r>
        <w:rPr>
          <w:rFonts w:ascii="Arial" w:hAnsi="Arial" w:cs="Arial"/>
          <w:sz w:val="24"/>
          <w:szCs w:val="24"/>
        </w:rPr>
        <w:t>baixos</w:t>
      </w:r>
      <w:r w:rsidRPr="00CB779B">
        <w:rPr>
          <w:rFonts w:ascii="Arial" w:hAnsi="Arial" w:cs="Arial"/>
          <w:sz w:val="24"/>
          <w:szCs w:val="24"/>
        </w:rPr>
        <w:t xml:space="preserve"> níveis de desenvolvimento socioeconômico e com menores densidades de conexão em banda larga. </w:t>
      </w:r>
    </w:p>
    <w:p w14:paraId="05981419" w14:textId="02C22B65" w:rsidR="009F40AD" w:rsidRPr="00CB779B" w:rsidRDefault="00F826E8" w:rsidP="009F40AD">
      <w:pPr>
        <w:spacing w:after="0" w:line="360" w:lineRule="auto"/>
        <w:ind w:firstLine="708"/>
        <w:jc w:val="both"/>
        <w:rPr>
          <w:rFonts w:ascii="Arial" w:hAnsi="Arial" w:cs="Arial"/>
          <w:b/>
          <w:bCs/>
          <w:sz w:val="24"/>
          <w:szCs w:val="24"/>
          <w:u w:val="single"/>
        </w:rPr>
      </w:pPr>
      <w:r>
        <w:rPr>
          <w:rFonts w:ascii="Arial" w:hAnsi="Arial" w:cs="Arial"/>
          <w:sz w:val="24"/>
          <w:szCs w:val="24"/>
        </w:rPr>
        <w:t>No mais</w:t>
      </w:r>
      <w:r w:rsidR="00A5587A">
        <w:rPr>
          <w:rFonts w:ascii="Arial" w:hAnsi="Arial" w:cs="Arial"/>
          <w:sz w:val="24"/>
          <w:szCs w:val="24"/>
        </w:rPr>
        <w:t>,</w:t>
      </w:r>
      <w:r w:rsidR="009F40AD" w:rsidRPr="00CB779B">
        <w:rPr>
          <w:rFonts w:ascii="Arial" w:hAnsi="Arial" w:cs="Arial"/>
          <w:sz w:val="24"/>
          <w:szCs w:val="24"/>
        </w:rPr>
        <w:t xml:space="preserve"> </w:t>
      </w:r>
      <w:r>
        <w:rPr>
          <w:rFonts w:ascii="Arial" w:hAnsi="Arial" w:cs="Arial"/>
          <w:sz w:val="24"/>
          <w:szCs w:val="24"/>
        </w:rPr>
        <w:t xml:space="preserve">é </w:t>
      </w:r>
      <w:r w:rsidR="009F40AD" w:rsidRPr="00CB779B">
        <w:rPr>
          <w:rFonts w:ascii="Arial" w:hAnsi="Arial" w:cs="Arial"/>
          <w:sz w:val="24"/>
          <w:szCs w:val="24"/>
        </w:rPr>
        <w:t>importante ressaltar que a diferença entre o número de propostas e o número de cidades se deve a pres</w:t>
      </w:r>
      <w:r w:rsidR="009F40AD">
        <w:rPr>
          <w:rFonts w:ascii="Arial" w:hAnsi="Arial" w:cs="Arial"/>
          <w:sz w:val="24"/>
          <w:szCs w:val="24"/>
        </w:rPr>
        <w:t>ença de consórcios que engloba</w:t>
      </w:r>
      <w:r w:rsidR="009F40AD" w:rsidRPr="00CB779B">
        <w:rPr>
          <w:rFonts w:ascii="Arial" w:hAnsi="Arial" w:cs="Arial"/>
          <w:sz w:val="24"/>
          <w:szCs w:val="24"/>
        </w:rPr>
        <w:t>m mais de uma localidade</w:t>
      </w:r>
      <w:r w:rsidR="009F40AD">
        <w:rPr>
          <w:rFonts w:ascii="Arial" w:hAnsi="Arial" w:cs="Arial"/>
          <w:sz w:val="24"/>
          <w:szCs w:val="24"/>
        </w:rPr>
        <w:t xml:space="preserve"> e eram permitidos no processo</w:t>
      </w:r>
      <w:r w:rsidR="009F40AD" w:rsidRPr="00CB779B">
        <w:rPr>
          <w:rFonts w:ascii="Arial" w:hAnsi="Arial" w:cs="Arial"/>
          <w:sz w:val="24"/>
          <w:szCs w:val="24"/>
        </w:rPr>
        <w:t xml:space="preserve">. </w:t>
      </w:r>
      <w:r w:rsidR="009F40AD">
        <w:rPr>
          <w:rFonts w:ascii="Arial" w:hAnsi="Arial" w:cs="Arial"/>
          <w:sz w:val="24"/>
          <w:szCs w:val="24"/>
        </w:rPr>
        <w:t>Na</w:t>
      </w:r>
      <w:r w:rsidR="009F40AD" w:rsidRPr="00CB779B">
        <w:rPr>
          <w:rFonts w:ascii="Arial" w:hAnsi="Arial" w:cs="Arial"/>
          <w:sz w:val="24"/>
          <w:szCs w:val="24"/>
        </w:rPr>
        <w:t xml:space="preserve"> sequência, outras portarias também determinaram as equipes que fariam parte da comissão de seleção das cidades e as regras de escolha para que as 80 primeiras localidades participantes da primeira etapa do programa – o Projeto Piloto – fossem convocadas. </w:t>
      </w:r>
    </w:p>
    <w:p w14:paraId="2DBBAAA9" w14:textId="3247D288" w:rsidR="00A17E85" w:rsidRDefault="009F40AD" w:rsidP="00A17E85">
      <w:pPr>
        <w:spacing w:after="0" w:line="360" w:lineRule="auto"/>
        <w:ind w:firstLine="708"/>
        <w:jc w:val="both"/>
        <w:rPr>
          <w:rFonts w:ascii="Arial" w:hAnsi="Arial" w:cs="Arial"/>
          <w:sz w:val="24"/>
          <w:szCs w:val="24"/>
        </w:rPr>
      </w:pPr>
      <w:r>
        <w:rPr>
          <w:rFonts w:ascii="Arial" w:hAnsi="Arial" w:cs="Arial"/>
          <w:sz w:val="24"/>
          <w:szCs w:val="24"/>
        </w:rPr>
        <w:t>Como orientação de avaliação do processo para a escolha dos municípios</w:t>
      </w:r>
      <w:r w:rsidRPr="00654F1B">
        <w:rPr>
          <w:rFonts w:ascii="Arial" w:hAnsi="Arial" w:cs="Arial"/>
          <w:sz w:val="24"/>
          <w:szCs w:val="24"/>
        </w:rPr>
        <w:t>, o</w:t>
      </w:r>
      <w:r>
        <w:rPr>
          <w:rFonts w:ascii="Arial" w:hAnsi="Arial" w:cs="Arial"/>
          <w:sz w:val="24"/>
          <w:szCs w:val="24"/>
        </w:rPr>
        <w:t xml:space="preserve">s avaliadores deveriam pontuar – com valores não definidos pela nota técnica – </w:t>
      </w:r>
      <w:r w:rsidR="00A17E85">
        <w:rPr>
          <w:rFonts w:ascii="Arial" w:hAnsi="Arial" w:cs="Arial"/>
          <w:sz w:val="24"/>
          <w:szCs w:val="24"/>
        </w:rPr>
        <w:t>cinco</w:t>
      </w:r>
      <w:r>
        <w:rPr>
          <w:rFonts w:ascii="Arial" w:hAnsi="Arial" w:cs="Arial"/>
          <w:sz w:val="24"/>
          <w:szCs w:val="24"/>
        </w:rPr>
        <w:t xml:space="preserve"> quesitos </w:t>
      </w:r>
      <w:r w:rsidR="004958A4">
        <w:rPr>
          <w:rFonts w:ascii="Arial" w:hAnsi="Arial" w:cs="Arial"/>
          <w:sz w:val="24"/>
          <w:szCs w:val="24"/>
        </w:rPr>
        <w:t>estabelecidos</w:t>
      </w:r>
      <w:r>
        <w:rPr>
          <w:rFonts w:ascii="Arial" w:hAnsi="Arial" w:cs="Arial"/>
          <w:sz w:val="24"/>
          <w:szCs w:val="24"/>
        </w:rPr>
        <w:t>:</w:t>
      </w:r>
      <w:r w:rsidR="002309C6">
        <w:rPr>
          <w:rFonts w:ascii="Arial" w:hAnsi="Arial" w:cs="Arial"/>
          <w:sz w:val="24"/>
          <w:szCs w:val="24"/>
        </w:rPr>
        <w:t xml:space="preserve"> </w:t>
      </w:r>
      <w:r w:rsidR="004958A4">
        <w:rPr>
          <w:rFonts w:ascii="Arial" w:hAnsi="Arial" w:cs="Arial"/>
          <w:sz w:val="24"/>
          <w:szCs w:val="24"/>
        </w:rPr>
        <w:t>(1) a apresentação do Projeto; (2) a capacidade gerencial e técnica de coordenar o Programa; (3)</w:t>
      </w:r>
      <w:r w:rsidRPr="00654F1B">
        <w:rPr>
          <w:rFonts w:ascii="Arial" w:hAnsi="Arial" w:cs="Arial"/>
          <w:sz w:val="24"/>
          <w:szCs w:val="24"/>
        </w:rPr>
        <w:t xml:space="preserve"> </w:t>
      </w:r>
      <w:r w:rsidR="004958A4">
        <w:rPr>
          <w:rFonts w:ascii="Arial" w:hAnsi="Arial" w:cs="Arial"/>
          <w:sz w:val="24"/>
          <w:szCs w:val="24"/>
        </w:rPr>
        <w:t xml:space="preserve">o </w:t>
      </w:r>
      <w:r w:rsidRPr="00654F1B">
        <w:rPr>
          <w:rFonts w:ascii="Arial" w:hAnsi="Arial" w:cs="Arial"/>
          <w:sz w:val="24"/>
          <w:szCs w:val="24"/>
        </w:rPr>
        <w:t xml:space="preserve">Índice </w:t>
      </w:r>
      <w:r>
        <w:rPr>
          <w:rFonts w:ascii="Arial" w:hAnsi="Arial" w:cs="Arial"/>
          <w:sz w:val="24"/>
          <w:szCs w:val="24"/>
        </w:rPr>
        <w:t xml:space="preserve">da </w:t>
      </w:r>
      <w:r w:rsidRPr="009D72D4">
        <w:rPr>
          <w:rFonts w:ascii="Arial" w:hAnsi="Arial" w:cs="Arial"/>
          <w:sz w:val="24"/>
          <w:szCs w:val="24"/>
        </w:rPr>
        <w:t>Federação das Indústrias do Estado do Rio de Janeiro</w:t>
      </w:r>
      <w:r>
        <w:rPr>
          <w:rFonts w:ascii="Arial" w:hAnsi="Arial" w:cs="Arial"/>
          <w:sz w:val="24"/>
          <w:szCs w:val="24"/>
        </w:rPr>
        <w:t xml:space="preserve"> para o</w:t>
      </w:r>
      <w:r w:rsidRPr="00654F1B">
        <w:rPr>
          <w:rFonts w:ascii="Arial" w:hAnsi="Arial" w:cs="Arial"/>
          <w:sz w:val="24"/>
          <w:szCs w:val="24"/>
        </w:rPr>
        <w:t xml:space="preserve"> Desenvolvimento Municipal (IFDM)</w:t>
      </w:r>
      <w:r w:rsidR="004958A4">
        <w:rPr>
          <w:rFonts w:ascii="Arial" w:hAnsi="Arial" w:cs="Arial"/>
          <w:sz w:val="24"/>
          <w:szCs w:val="24"/>
        </w:rPr>
        <w:t>; (4)</w:t>
      </w:r>
      <w:r w:rsidRPr="00654F1B">
        <w:rPr>
          <w:rFonts w:ascii="Arial" w:hAnsi="Arial" w:cs="Arial"/>
          <w:sz w:val="24"/>
          <w:szCs w:val="24"/>
        </w:rPr>
        <w:t xml:space="preserve"> </w:t>
      </w:r>
      <w:r w:rsidR="00884700">
        <w:rPr>
          <w:rFonts w:ascii="Arial" w:hAnsi="Arial" w:cs="Arial"/>
          <w:sz w:val="24"/>
          <w:szCs w:val="24"/>
        </w:rPr>
        <w:t>a d</w:t>
      </w:r>
      <w:r w:rsidR="00884700" w:rsidRPr="00654F1B">
        <w:rPr>
          <w:rFonts w:ascii="Arial" w:hAnsi="Arial" w:cs="Arial"/>
          <w:sz w:val="24"/>
          <w:szCs w:val="24"/>
        </w:rPr>
        <w:t>en</w:t>
      </w:r>
      <w:r w:rsidR="00884700">
        <w:rPr>
          <w:rFonts w:ascii="Arial" w:hAnsi="Arial" w:cs="Arial"/>
          <w:sz w:val="24"/>
          <w:szCs w:val="24"/>
        </w:rPr>
        <w:t xml:space="preserve">sidade de </w:t>
      </w:r>
      <w:r w:rsidR="004958A4">
        <w:rPr>
          <w:rFonts w:ascii="Arial" w:hAnsi="Arial" w:cs="Arial"/>
          <w:sz w:val="24"/>
          <w:szCs w:val="24"/>
        </w:rPr>
        <w:t>conexão à banda larga municipal; e (5)</w:t>
      </w:r>
      <w:r w:rsidR="002309C6">
        <w:rPr>
          <w:rFonts w:ascii="Arial" w:hAnsi="Arial" w:cs="Arial"/>
          <w:sz w:val="24"/>
          <w:szCs w:val="24"/>
        </w:rPr>
        <w:t xml:space="preserve"> </w:t>
      </w:r>
      <w:r>
        <w:rPr>
          <w:rFonts w:ascii="Arial" w:hAnsi="Arial" w:cs="Arial"/>
          <w:sz w:val="24"/>
          <w:szCs w:val="24"/>
        </w:rPr>
        <w:t xml:space="preserve">as </w:t>
      </w:r>
      <w:r w:rsidR="00884700">
        <w:rPr>
          <w:rFonts w:ascii="Arial" w:hAnsi="Arial" w:cs="Arial"/>
          <w:sz w:val="24"/>
          <w:szCs w:val="24"/>
        </w:rPr>
        <w:t>receitas correntes do m</w:t>
      </w:r>
      <w:r w:rsidRPr="00654F1B">
        <w:rPr>
          <w:rFonts w:ascii="Arial" w:hAnsi="Arial" w:cs="Arial"/>
          <w:sz w:val="24"/>
          <w:szCs w:val="24"/>
        </w:rPr>
        <w:t>unicípio</w:t>
      </w:r>
      <w:r>
        <w:rPr>
          <w:rFonts w:ascii="Arial" w:hAnsi="Arial" w:cs="Arial"/>
          <w:sz w:val="24"/>
          <w:szCs w:val="24"/>
        </w:rPr>
        <w:t xml:space="preserve">. </w:t>
      </w:r>
    </w:p>
    <w:p w14:paraId="58DE9B22" w14:textId="6EF24143" w:rsidR="00837DE1" w:rsidRPr="00837DE1" w:rsidRDefault="00124EF2" w:rsidP="00837DE1">
      <w:pPr>
        <w:pStyle w:val="Legenda"/>
        <w:keepNext/>
        <w:spacing w:before="240" w:line="480" w:lineRule="auto"/>
        <w:jc w:val="center"/>
        <w:rPr>
          <w:rFonts w:ascii="Arial" w:hAnsi="Arial" w:cs="Arial"/>
          <w:i w:val="0"/>
          <w:color w:val="auto"/>
          <w:sz w:val="24"/>
        </w:rPr>
      </w:pPr>
      <w:r w:rsidRPr="00124EF2">
        <w:rPr>
          <w:rFonts w:ascii="Arial" w:hAnsi="Arial" w:cs="Arial"/>
          <w:i w:val="0"/>
          <w:color w:val="auto"/>
          <w:sz w:val="24"/>
        </w:rPr>
        <w:t xml:space="preserve">Figura </w:t>
      </w:r>
      <w:r w:rsidRPr="00124EF2">
        <w:rPr>
          <w:rFonts w:ascii="Arial" w:hAnsi="Arial" w:cs="Arial"/>
          <w:i w:val="0"/>
          <w:color w:val="auto"/>
          <w:sz w:val="24"/>
        </w:rPr>
        <w:fldChar w:fldCharType="begin"/>
      </w:r>
      <w:r w:rsidRPr="00124EF2">
        <w:rPr>
          <w:rFonts w:ascii="Arial" w:hAnsi="Arial" w:cs="Arial"/>
          <w:i w:val="0"/>
          <w:color w:val="auto"/>
          <w:sz w:val="24"/>
        </w:rPr>
        <w:instrText xml:space="preserve"> SEQ Figura \* ARABIC </w:instrText>
      </w:r>
      <w:r w:rsidRPr="00124EF2">
        <w:rPr>
          <w:rFonts w:ascii="Arial" w:hAnsi="Arial" w:cs="Arial"/>
          <w:i w:val="0"/>
          <w:color w:val="auto"/>
          <w:sz w:val="24"/>
        </w:rPr>
        <w:fldChar w:fldCharType="separate"/>
      </w:r>
      <w:r w:rsidR="00E073E3">
        <w:rPr>
          <w:rFonts w:ascii="Arial" w:hAnsi="Arial" w:cs="Arial"/>
          <w:i w:val="0"/>
          <w:noProof/>
          <w:color w:val="auto"/>
          <w:sz w:val="24"/>
        </w:rPr>
        <w:t>1</w:t>
      </w:r>
      <w:r w:rsidRPr="00124EF2">
        <w:rPr>
          <w:rFonts w:ascii="Arial" w:hAnsi="Arial" w:cs="Arial"/>
          <w:i w:val="0"/>
          <w:color w:val="auto"/>
          <w:sz w:val="24"/>
        </w:rPr>
        <w:fldChar w:fldCharType="end"/>
      </w:r>
      <w:r w:rsidRPr="00124EF2">
        <w:rPr>
          <w:rFonts w:ascii="Arial" w:hAnsi="Arial" w:cs="Arial"/>
          <w:i w:val="0"/>
          <w:color w:val="auto"/>
          <w:sz w:val="24"/>
        </w:rPr>
        <w:t xml:space="preserve"> - Processo de Seleção do Projeto Piloto do Programa Cidades Digitais</w:t>
      </w:r>
    </w:p>
    <w:p w14:paraId="5D27B807" w14:textId="5EBEA657" w:rsidR="00837DE1" w:rsidRPr="00837DE1" w:rsidRDefault="000D644C" w:rsidP="00963FA1">
      <w:pPr>
        <w:spacing w:before="240" w:after="0" w:line="480" w:lineRule="auto"/>
        <w:jc w:val="center"/>
        <w:rPr>
          <w:rFonts w:ascii="Arial" w:hAnsi="Arial" w:cs="Arial"/>
          <w:sz w:val="24"/>
          <w:szCs w:val="24"/>
        </w:rPr>
      </w:pPr>
      <w:r>
        <w:rPr>
          <w:rFonts w:ascii="Arial" w:hAnsi="Arial" w:cs="Arial"/>
          <w:noProof/>
          <w:sz w:val="24"/>
          <w:szCs w:val="24"/>
          <w:lang w:eastAsia="pt-BR"/>
        </w:rPr>
        <w:drawing>
          <wp:inline distT="0" distB="0" distL="0" distR="0" wp14:anchorId="18AA7FD3" wp14:editId="452F5779">
            <wp:extent cx="5207109" cy="288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7109" cy="2880000"/>
                    </a:xfrm>
                    <a:prstGeom prst="rect">
                      <a:avLst/>
                    </a:prstGeom>
                    <a:noFill/>
                  </pic:spPr>
                </pic:pic>
              </a:graphicData>
            </a:graphic>
          </wp:inline>
        </w:drawing>
      </w:r>
    </w:p>
    <w:p w14:paraId="699AFFA5" w14:textId="5BA42737" w:rsidR="00124EF2" w:rsidRPr="00124EF2" w:rsidRDefault="00124EF2" w:rsidP="00124EF2">
      <w:pPr>
        <w:spacing w:line="480" w:lineRule="auto"/>
        <w:ind w:firstLine="708"/>
        <w:jc w:val="center"/>
        <w:rPr>
          <w:rFonts w:ascii="Arial" w:hAnsi="Arial" w:cs="Arial"/>
          <w:sz w:val="20"/>
          <w:szCs w:val="20"/>
        </w:rPr>
      </w:pPr>
      <w:r w:rsidRPr="001267CE">
        <w:rPr>
          <w:rFonts w:ascii="Arial" w:hAnsi="Arial" w:cs="Arial"/>
          <w:sz w:val="20"/>
          <w:szCs w:val="20"/>
        </w:rPr>
        <w:t xml:space="preserve">Fonte: Elaboração </w:t>
      </w:r>
      <w:r>
        <w:rPr>
          <w:rFonts w:ascii="Arial" w:hAnsi="Arial" w:cs="Arial"/>
          <w:sz w:val="20"/>
          <w:szCs w:val="20"/>
        </w:rPr>
        <w:t>própria</w:t>
      </w:r>
      <w:r w:rsidR="00D029EA">
        <w:rPr>
          <w:rFonts w:ascii="Arial" w:hAnsi="Arial" w:cs="Arial"/>
          <w:sz w:val="20"/>
          <w:szCs w:val="20"/>
        </w:rPr>
        <w:t xml:space="preserve"> com base nas Informações do Ministério das Comunicações</w:t>
      </w:r>
      <w:r w:rsidR="00B641DC">
        <w:rPr>
          <w:rFonts w:ascii="Arial" w:hAnsi="Arial" w:cs="Arial"/>
          <w:sz w:val="20"/>
          <w:szCs w:val="20"/>
        </w:rPr>
        <w:t xml:space="preserve"> (MC)</w:t>
      </w:r>
    </w:p>
    <w:p w14:paraId="4C95BC7D" w14:textId="3FA87871" w:rsidR="009F40AD" w:rsidRDefault="00A17E85" w:rsidP="00837DE1">
      <w:pPr>
        <w:spacing w:line="360" w:lineRule="auto"/>
        <w:ind w:firstLine="708"/>
        <w:jc w:val="both"/>
        <w:rPr>
          <w:rFonts w:ascii="Arial" w:hAnsi="Arial" w:cs="Arial"/>
          <w:sz w:val="24"/>
          <w:szCs w:val="24"/>
        </w:rPr>
      </w:pPr>
      <w:r>
        <w:rPr>
          <w:rFonts w:ascii="Arial" w:hAnsi="Arial" w:cs="Arial"/>
          <w:sz w:val="24"/>
          <w:szCs w:val="24"/>
        </w:rPr>
        <w:t>Entre os cinco critérios estabelecidos pelo Ministério</w:t>
      </w:r>
      <w:r w:rsidR="00A51B87">
        <w:rPr>
          <w:rFonts w:ascii="Arial" w:hAnsi="Arial" w:cs="Arial"/>
          <w:sz w:val="24"/>
          <w:szCs w:val="24"/>
        </w:rPr>
        <w:t xml:space="preserve"> das Comunicações</w:t>
      </w:r>
      <w:r>
        <w:rPr>
          <w:rFonts w:ascii="Arial" w:hAnsi="Arial" w:cs="Arial"/>
          <w:sz w:val="24"/>
          <w:szCs w:val="24"/>
        </w:rPr>
        <w:t xml:space="preserve">, </w:t>
      </w:r>
      <w:r w:rsidR="00F826E8">
        <w:rPr>
          <w:rFonts w:ascii="Arial" w:hAnsi="Arial" w:cs="Arial"/>
          <w:sz w:val="24"/>
          <w:szCs w:val="24"/>
        </w:rPr>
        <w:t xml:space="preserve">os </w:t>
      </w:r>
      <w:r>
        <w:rPr>
          <w:rFonts w:ascii="Arial" w:hAnsi="Arial" w:cs="Arial"/>
          <w:sz w:val="24"/>
          <w:szCs w:val="24"/>
        </w:rPr>
        <w:t xml:space="preserve">dois </w:t>
      </w:r>
      <w:r w:rsidR="007C2BF8">
        <w:rPr>
          <w:rFonts w:ascii="Arial" w:hAnsi="Arial" w:cs="Arial"/>
          <w:sz w:val="24"/>
          <w:szCs w:val="24"/>
        </w:rPr>
        <w:t>primeiros</w:t>
      </w:r>
      <w:r w:rsidR="00A51B87">
        <w:rPr>
          <w:rFonts w:ascii="Arial" w:hAnsi="Arial" w:cs="Arial"/>
          <w:sz w:val="24"/>
          <w:szCs w:val="24"/>
        </w:rPr>
        <w:t xml:space="preserve"> a serem</w:t>
      </w:r>
      <w:r w:rsidR="007C2BF8">
        <w:rPr>
          <w:rFonts w:ascii="Arial" w:hAnsi="Arial" w:cs="Arial"/>
          <w:sz w:val="24"/>
          <w:szCs w:val="24"/>
        </w:rPr>
        <w:t xml:space="preserve"> citados </w:t>
      </w:r>
      <w:r>
        <w:rPr>
          <w:rFonts w:ascii="Arial" w:hAnsi="Arial" w:cs="Arial"/>
          <w:sz w:val="24"/>
          <w:szCs w:val="24"/>
        </w:rPr>
        <w:t xml:space="preserve">eram </w:t>
      </w:r>
      <w:r w:rsidR="007C2BF8">
        <w:rPr>
          <w:rFonts w:ascii="Arial" w:hAnsi="Arial" w:cs="Arial"/>
          <w:sz w:val="24"/>
          <w:szCs w:val="24"/>
        </w:rPr>
        <w:t>eliminatórios. O</w:t>
      </w:r>
      <w:r>
        <w:rPr>
          <w:rFonts w:ascii="Arial" w:hAnsi="Arial" w:cs="Arial"/>
          <w:sz w:val="24"/>
          <w:szCs w:val="24"/>
        </w:rPr>
        <w:t xml:space="preserve">u seja, era necessário que cada </w:t>
      </w:r>
      <w:r>
        <w:rPr>
          <w:rFonts w:ascii="Arial" w:hAnsi="Arial" w:cs="Arial"/>
          <w:sz w:val="24"/>
          <w:szCs w:val="24"/>
        </w:rPr>
        <w:lastRenderedPageBreak/>
        <w:t xml:space="preserve">proponente atingisse uma pontuação mínima em cada um deles: </w:t>
      </w:r>
      <w:r w:rsidRPr="00654F1B">
        <w:rPr>
          <w:rFonts w:ascii="Arial" w:hAnsi="Arial" w:cs="Arial"/>
          <w:sz w:val="24"/>
          <w:szCs w:val="24"/>
        </w:rPr>
        <w:t>27</w:t>
      </w:r>
      <w:r w:rsidR="00A51B87">
        <w:rPr>
          <w:rFonts w:ascii="Arial" w:hAnsi="Arial" w:cs="Arial"/>
          <w:sz w:val="24"/>
          <w:szCs w:val="24"/>
        </w:rPr>
        <w:t xml:space="preserve"> ou mais</w:t>
      </w:r>
      <w:r w:rsidRPr="00654F1B">
        <w:rPr>
          <w:rFonts w:ascii="Arial" w:hAnsi="Arial" w:cs="Arial"/>
          <w:sz w:val="24"/>
          <w:szCs w:val="24"/>
        </w:rPr>
        <w:t xml:space="preserve"> pontos</w:t>
      </w:r>
      <w:r w:rsidR="00A51B87">
        <w:rPr>
          <w:rFonts w:ascii="Arial" w:hAnsi="Arial" w:cs="Arial"/>
          <w:sz w:val="24"/>
          <w:szCs w:val="24"/>
        </w:rPr>
        <w:t xml:space="preserve"> </w:t>
      </w:r>
      <w:r>
        <w:rPr>
          <w:rFonts w:ascii="Arial" w:hAnsi="Arial" w:cs="Arial"/>
          <w:sz w:val="24"/>
          <w:szCs w:val="24"/>
        </w:rPr>
        <w:t>em relação à a</w:t>
      </w:r>
      <w:r w:rsidRPr="00654F1B">
        <w:rPr>
          <w:rFonts w:ascii="Arial" w:hAnsi="Arial" w:cs="Arial"/>
          <w:sz w:val="24"/>
          <w:szCs w:val="24"/>
        </w:rPr>
        <w:t xml:space="preserve">presentação do Projeto </w:t>
      </w:r>
      <w:r w:rsidR="00EA3081">
        <w:rPr>
          <w:rFonts w:ascii="Arial" w:hAnsi="Arial" w:cs="Arial"/>
          <w:sz w:val="24"/>
          <w:szCs w:val="24"/>
        </w:rPr>
        <w:t xml:space="preserve">(Item A) </w:t>
      </w:r>
      <w:r w:rsidRPr="00654F1B">
        <w:rPr>
          <w:rFonts w:ascii="Arial" w:hAnsi="Arial" w:cs="Arial"/>
          <w:sz w:val="24"/>
          <w:szCs w:val="24"/>
        </w:rPr>
        <w:t xml:space="preserve">e 10 </w:t>
      </w:r>
      <w:r w:rsidR="00A51B87">
        <w:rPr>
          <w:rFonts w:ascii="Arial" w:hAnsi="Arial" w:cs="Arial"/>
          <w:sz w:val="24"/>
          <w:szCs w:val="24"/>
        </w:rPr>
        <w:t>ou mais pontos</w:t>
      </w:r>
      <w:r w:rsidRPr="00654F1B">
        <w:rPr>
          <w:rFonts w:ascii="Arial" w:hAnsi="Arial" w:cs="Arial"/>
          <w:sz w:val="24"/>
          <w:szCs w:val="24"/>
        </w:rPr>
        <w:t xml:space="preserve"> </w:t>
      </w:r>
      <w:r w:rsidR="00A51B87">
        <w:rPr>
          <w:rFonts w:ascii="Arial" w:hAnsi="Arial" w:cs="Arial"/>
          <w:sz w:val="24"/>
          <w:szCs w:val="24"/>
        </w:rPr>
        <w:t>n</w:t>
      </w:r>
      <w:r w:rsidR="00EA3081">
        <w:rPr>
          <w:rFonts w:ascii="Arial" w:hAnsi="Arial" w:cs="Arial"/>
          <w:sz w:val="24"/>
          <w:szCs w:val="24"/>
        </w:rPr>
        <w:t>a</w:t>
      </w:r>
      <w:r>
        <w:rPr>
          <w:rFonts w:ascii="Arial" w:hAnsi="Arial" w:cs="Arial"/>
          <w:sz w:val="24"/>
          <w:szCs w:val="24"/>
        </w:rPr>
        <w:t xml:space="preserve"> capacidade g</w:t>
      </w:r>
      <w:r w:rsidRPr="00654F1B">
        <w:rPr>
          <w:rFonts w:ascii="Arial" w:hAnsi="Arial" w:cs="Arial"/>
          <w:sz w:val="24"/>
          <w:szCs w:val="24"/>
        </w:rPr>
        <w:t>er</w:t>
      </w:r>
      <w:r>
        <w:rPr>
          <w:rFonts w:ascii="Arial" w:hAnsi="Arial" w:cs="Arial"/>
          <w:sz w:val="24"/>
          <w:szCs w:val="24"/>
        </w:rPr>
        <w:t>encial e t</w:t>
      </w:r>
      <w:r w:rsidRPr="00654F1B">
        <w:rPr>
          <w:rFonts w:ascii="Arial" w:hAnsi="Arial" w:cs="Arial"/>
          <w:sz w:val="24"/>
          <w:szCs w:val="24"/>
        </w:rPr>
        <w:t>écnica</w:t>
      </w:r>
      <w:r w:rsidR="00EA3081">
        <w:rPr>
          <w:rFonts w:ascii="Arial" w:hAnsi="Arial" w:cs="Arial"/>
          <w:sz w:val="24"/>
          <w:szCs w:val="24"/>
        </w:rPr>
        <w:t xml:space="preserve"> </w:t>
      </w:r>
      <w:r w:rsidR="00A51B87">
        <w:rPr>
          <w:rFonts w:ascii="Arial" w:hAnsi="Arial" w:cs="Arial"/>
          <w:sz w:val="24"/>
          <w:szCs w:val="24"/>
        </w:rPr>
        <w:t>para</w:t>
      </w:r>
      <w:r w:rsidR="00EA3081">
        <w:rPr>
          <w:rFonts w:ascii="Arial" w:hAnsi="Arial" w:cs="Arial"/>
          <w:sz w:val="24"/>
          <w:szCs w:val="24"/>
        </w:rPr>
        <w:t xml:space="preserve"> </w:t>
      </w:r>
      <w:r w:rsidR="00F826E8">
        <w:rPr>
          <w:rFonts w:ascii="Arial" w:hAnsi="Arial" w:cs="Arial"/>
          <w:sz w:val="24"/>
          <w:szCs w:val="24"/>
        </w:rPr>
        <w:t>receber o Programa</w:t>
      </w:r>
      <w:r w:rsidR="00F826E8">
        <w:rPr>
          <w:rStyle w:val="Refdenotaderodap"/>
          <w:rFonts w:ascii="Arial" w:hAnsi="Arial" w:cs="Arial"/>
          <w:sz w:val="24"/>
          <w:szCs w:val="24"/>
        </w:rPr>
        <w:footnoteReference w:id="5"/>
      </w:r>
      <w:r w:rsidR="00F826E8">
        <w:rPr>
          <w:rFonts w:ascii="Arial" w:hAnsi="Arial" w:cs="Arial"/>
          <w:sz w:val="24"/>
          <w:szCs w:val="24"/>
        </w:rPr>
        <w:t xml:space="preserve"> </w:t>
      </w:r>
      <w:r w:rsidR="00EA3081">
        <w:rPr>
          <w:rFonts w:ascii="Arial" w:hAnsi="Arial" w:cs="Arial"/>
          <w:sz w:val="24"/>
          <w:szCs w:val="24"/>
        </w:rPr>
        <w:t>(Item B</w:t>
      </w:r>
      <w:r w:rsidR="00F826E8">
        <w:rPr>
          <w:rFonts w:ascii="Arial" w:hAnsi="Arial" w:cs="Arial"/>
          <w:sz w:val="24"/>
          <w:szCs w:val="24"/>
        </w:rPr>
        <w:t>)</w:t>
      </w:r>
      <w:r>
        <w:rPr>
          <w:rFonts w:ascii="Arial" w:hAnsi="Arial" w:cs="Arial"/>
          <w:sz w:val="24"/>
          <w:szCs w:val="24"/>
        </w:rPr>
        <w:t>.</w:t>
      </w:r>
      <w:r w:rsidR="007C2BF8">
        <w:rPr>
          <w:rFonts w:ascii="Arial" w:hAnsi="Arial" w:cs="Arial"/>
          <w:sz w:val="24"/>
          <w:szCs w:val="24"/>
        </w:rPr>
        <w:t xml:space="preserve"> </w:t>
      </w:r>
      <w:r w:rsidR="00F826E8">
        <w:rPr>
          <w:rFonts w:ascii="Arial" w:hAnsi="Arial" w:cs="Arial"/>
          <w:sz w:val="24"/>
          <w:szCs w:val="24"/>
        </w:rPr>
        <w:t>Além disso</w:t>
      </w:r>
      <w:r w:rsidR="007C2BF8">
        <w:rPr>
          <w:rFonts w:ascii="Arial" w:hAnsi="Arial" w:cs="Arial"/>
          <w:sz w:val="24"/>
          <w:szCs w:val="24"/>
        </w:rPr>
        <w:t>,</w:t>
      </w:r>
      <w:r w:rsidR="00F826E8">
        <w:rPr>
          <w:rFonts w:ascii="Arial" w:hAnsi="Arial" w:cs="Arial"/>
          <w:sz w:val="24"/>
          <w:szCs w:val="24"/>
        </w:rPr>
        <w:t xml:space="preserve"> também</w:t>
      </w:r>
      <w:r w:rsidR="007C2BF8">
        <w:rPr>
          <w:rFonts w:ascii="Arial" w:hAnsi="Arial" w:cs="Arial"/>
          <w:sz w:val="24"/>
          <w:szCs w:val="24"/>
        </w:rPr>
        <w:t xml:space="preserve"> </w:t>
      </w:r>
      <w:r w:rsidR="00EA3081">
        <w:rPr>
          <w:rFonts w:ascii="Arial" w:hAnsi="Arial" w:cs="Arial"/>
          <w:sz w:val="24"/>
          <w:szCs w:val="24"/>
        </w:rPr>
        <w:t>seriam</w:t>
      </w:r>
      <w:r w:rsidR="007C2BF8">
        <w:rPr>
          <w:rFonts w:ascii="Arial" w:hAnsi="Arial" w:cs="Arial"/>
          <w:sz w:val="24"/>
          <w:szCs w:val="24"/>
        </w:rPr>
        <w:t xml:space="preserve"> eliminadas todas </w:t>
      </w:r>
      <w:r w:rsidR="00EA3081">
        <w:rPr>
          <w:rFonts w:ascii="Arial" w:hAnsi="Arial" w:cs="Arial"/>
          <w:sz w:val="24"/>
          <w:szCs w:val="24"/>
        </w:rPr>
        <w:t>as</w:t>
      </w:r>
      <w:r w:rsidR="007C2BF8">
        <w:rPr>
          <w:rFonts w:ascii="Arial" w:hAnsi="Arial" w:cs="Arial"/>
          <w:sz w:val="24"/>
          <w:szCs w:val="24"/>
        </w:rPr>
        <w:t xml:space="preserve"> cidades que não possuí</w:t>
      </w:r>
      <w:r w:rsidR="00F826E8">
        <w:rPr>
          <w:rFonts w:ascii="Arial" w:hAnsi="Arial" w:cs="Arial"/>
          <w:sz w:val="24"/>
          <w:szCs w:val="24"/>
        </w:rPr>
        <w:t>ssem</w:t>
      </w:r>
      <w:r w:rsidR="007C2BF8">
        <w:rPr>
          <w:rFonts w:ascii="Arial" w:hAnsi="Arial" w:cs="Arial"/>
          <w:sz w:val="24"/>
          <w:szCs w:val="24"/>
        </w:rPr>
        <w:t xml:space="preserve"> a </w:t>
      </w:r>
      <w:r w:rsidR="007C2BF8" w:rsidRPr="00654F1B">
        <w:rPr>
          <w:rFonts w:ascii="Arial" w:hAnsi="Arial" w:cs="Arial"/>
          <w:sz w:val="24"/>
          <w:szCs w:val="24"/>
        </w:rPr>
        <w:t>possibilidade de conexão</w:t>
      </w:r>
      <w:r w:rsidR="007C2BF8">
        <w:rPr>
          <w:rFonts w:ascii="Arial" w:hAnsi="Arial" w:cs="Arial"/>
          <w:sz w:val="24"/>
          <w:szCs w:val="24"/>
        </w:rPr>
        <w:t xml:space="preserve"> via Telecomunicações</w:t>
      </w:r>
      <w:r w:rsidR="007C2BF8" w:rsidRPr="00A12BBD">
        <w:rPr>
          <w:rFonts w:ascii="Arial" w:hAnsi="Arial" w:cs="Arial"/>
          <w:sz w:val="24"/>
          <w:szCs w:val="24"/>
        </w:rPr>
        <w:t xml:space="preserve"> Brasileiras</w:t>
      </w:r>
      <w:r w:rsidR="007C2BF8">
        <w:rPr>
          <w:rFonts w:ascii="Arial" w:hAnsi="Arial" w:cs="Arial"/>
          <w:sz w:val="24"/>
          <w:szCs w:val="24"/>
        </w:rPr>
        <w:t xml:space="preserve"> </w:t>
      </w:r>
      <w:r w:rsidR="007C2BF8" w:rsidRPr="00A12BBD">
        <w:rPr>
          <w:rFonts w:ascii="Arial" w:hAnsi="Arial" w:cs="Arial"/>
          <w:sz w:val="24"/>
          <w:szCs w:val="24"/>
        </w:rPr>
        <w:t>S.A.</w:t>
      </w:r>
      <w:r w:rsidR="007C2BF8">
        <w:rPr>
          <w:rFonts w:ascii="Arial" w:hAnsi="Arial" w:cs="Arial"/>
          <w:sz w:val="24"/>
          <w:szCs w:val="24"/>
        </w:rPr>
        <w:t xml:space="preserve"> (TELEBRAS)</w:t>
      </w:r>
      <w:r w:rsidR="007C2BF8" w:rsidRPr="00654F1B">
        <w:rPr>
          <w:rFonts w:ascii="Arial" w:hAnsi="Arial" w:cs="Arial"/>
          <w:sz w:val="24"/>
          <w:szCs w:val="24"/>
        </w:rPr>
        <w:t xml:space="preserve"> ou qualquer outra operador</w:t>
      </w:r>
      <w:r w:rsidR="007C2BF8">
        <w:rPr>
          <w:rFonts w:ascii="Arial" w:hAnsi="Arial" w:cs="Arial"/>
          <w:sz w:val="24"/>
          <w:szCs w:val="24"/>
        </w:rPr>
        <w:t xml:space="preserve">a, devido à distância do </w:t>
      </w:r>
      <w:proofErr w:type="spellStart"/>
      <w:r w:rsidR="007C2BF8" w:rsidRPr="007C2BF8">
        <w:rPr>
          <w:rFonts w:ascii="Arial" w:hAnsi="Arial" w:cs="Arial"/>
          <w:i/>
          <w:sz w:val="24"/>
          <w:szCs w:val="24"/>
        </w:rPr>
        <w:t>backdone</w:t>
      </w:r>
      <w:proofErr w:type="spellEnd"/>
      <w:r w:rsidR="002B6D3D" w:rsidRPr="002B6D3D">
        <w:rPr>
          <w:rStyle w:val="Refdenotaderodap"/>
          <w:rFonts w:ascii="Arial" w:hAnsi="Arial" w:cs="Arial"/>
          <w:sz w:val="24"/>
          <w:szCs w:val="24"/>
        </w:rPr>
        <w:footnoteReference w:id="6"/>
      </w:r>
      <w:r w:rsidR="007C2BF8">
        <w:rPr>
          <w:rFonts w:ascii="Arial" w:hAnsi="Arial" w:cs="Arial"/>
          <w:sz w:val="24"/>
          <w:szCs w:val="24"/>
        </w:rPr>
        <w:t xml:space="preserve"> de internet</w:t>
      </w:r>
      <w:r w:rsidR="00EA3081">
        <w:rPr>
          <w:rFonts w:ascii="Arial" w:hAnsi="Arial" w:cs="Arial"/>
          <w:sz w:val="24"/>
          <w:szCs w:val="24"/>
        </w:rPr>
        <w:t xml:space="preserve"> entre os anos de fomento do Pr</w:t>
      </w:r>
      <w:r w:rsidR="00F826E8">
        <w:rPr>
          <w:rFonts w:ascii="Arial" w:hAnsi="Arial" w:cs="Arial"/>
          <w:sz w:val="24"/>
          <w:szCs w:val="24"/>
        </w:rPr>
        <w:t>ograma</w:t>
      </w:r>
      <w:r w:rsidR="002B6D3D">
        <w:rPr>
          <w:rStyle w:val="Refdenotaderodap"/>
          <w:rFonts w:ascii="Arial" w:hAnsi="Arial" w:cs="Arial"/>
          <w:sz w:val="24"/>
          <w:szCs w:val="24"/>
        </w:rPr>
        <w:footnoteReference w:id="7"/>
      </w:r>
      <w:r w:rsidR="007C2BF8">
        <w:rPr>
          <w:rFonts w:ascii="Arial" w:hAnsi="Arial" w:cs="Arial"/>
          <w:sz w:val="24"/>
          <w:szCs w:val="24"/>
        </w:rPr>
        <w:t>.</w:t>
      </w:r>
    </w:p>
    <w:p w14:paraId="349A7D99" w14:textId="0FCBA104" w:rsidR="00124EF2" w:rsidRPr="00DB2274" w:rsidRDefault="00124EF2" w:rsidP="00124EF2">
      <w:pPr>
        <w:pStyle w:val="Legenda"/>
        <w:keepNext/>
        <w:jc w:val="center"/>
        <w:rPr>
          <w:rFonts w:ascii="Arial" w:hAnsi="Arial" w:cs="Arial"/>
          <w:i w:val="0"/>
          <w:iCs w:val="0"/>
          <w:color w:val="auto"/>
          <w:sz w:val="24"/>
          <w:szCs w:val="24"/>
        </w:rPr>
      </w:pPr>
      <w:r w:rsidRPr="00DB2274">
        <w:rPr>
          <w:rFonts w:ascii="Arial" w:hAnsi="Arial" w:cs="Arial"/>
          <w:i w:val="0"/>
          <w:iCs w:val="0"/>
          <w:color w:val="auto"/>
          <w:sz w:val="24"/>
          <w:szCs w:val="24"/>
        </w:rPr>
        <w:t xml:space="preserve">Figura </w:t>
      </w:r>
      <w:r w:rsidRPr="00DB2274">
        <w:rPr>
          <w:rFonts w:ascii="Arial" w:hAnsi="Arial" w:cs="Arial"/>
          <w:i w:val="0"/>
          <w:iCs w:val="0"/>
          <w:color w:val="auto"/>
          <w:sz w:val="24"/>
          <w:szCs w:val="24"/>
        </w:rPr>
        <w:fldChar w:fldCharType="begin"/>
      </w:r>
      <w:r w:rsidRPr="00DB2274">
        <w:rPr>
          <w:rFonts w:ascii="Arial" w:hAnsi="Arial" w:cs="Arial"/>
          <w:i w:val="0"/>
          <w:iCs w:val="0"/>
          <w:color w:val="auto"/>
          <w:sz w:val="24"/>
          <w:szCs w:val="24"/>
        </w:rPr>
        <w:instrText xml:space="preserve"> SEQ Figura \* ARABIC </w:instrText>
      </w:r>
      <w:r w:rsidRPr="00DB2274">
        <w:rPr>
          <w:rFonts w:ascii="Arial" w:hAnsi="Arial" w:cs="Arial"/>
          <w:i w:val="0"/>
          <w:iCs w:val="0"/>
          <w:color w:val="auto"/>
          <w:sz w:val="24"/>
          <w:szCs w:val="24"/>
        </w:rPr>
        <w:fldChar w:fldCharType="separate"/>
      </w:r>
      <w:r w:rsidR="00E073E3">
        <w:rPr>
          <w:rFonts w:ascii="Arial" w:hAnsi="Arial" w:cs="Arial"/>
          <w:i w:val="0"/>
          <w:iCs w:val="0"/>
          <w:noProof/>
          <w:color w:val="auto"/>
          <w:sz w:val="24"/>
          <w:szCs w:val="24"/>
        </w:rPr>
        <w:t>2</w:t>
      </w:r>
      <w:r w:rsidRPr="00DB2274">
        <w:rPr>
          <w:rFonts w:ascii="Arial" w:hAnsi="Arial" w:cs="Arial"/>
          <w:i w:val="0"/>
          <w:iCs w:val="0"/>
          <w:color w:val="auto"/>
          <w:sz w:val="24"/>
          <w:szCs w:val="24"/>
        </w:rPr>
        <w:fldChar w:fldCharType="end"/>
      </w:r>
      <w:r w:rsidRPr="00DB2274">
        <w:rPr>
          <w:rFonts w:ascii="Arial" w:hAnsi="Arial" w:cs="Arial"/>
          <w:i w:val="0"/>
          <w:iCs w:val="0"/>
          <w:color w:val="auto"/>
          <w:sz w:val="24"/>
          <w:szCs w:val="24"/>
        </w:rPr>
        <w:t xml:space="preserve"> </w:t>
      </w:r>
      <w:r w:rsidR="00E6339B">
        <w:rPr>
          <w:rFonts w:ascii="Arial" w:hAnsi="Arial" w:cs="Arial"/>
          <w:i w:val="0"/>
          <w:iCs w:val="0"/>
          <w:color w:val="auto"/>
          <w:sz w:val="24"/>
          <w:szCs w:val="24"/>
        </w:rPr>
        <w:t>-</w:t>
      </w:r>
      <w:r w:rsidRPr="00DB2274">
        <w:rPr>
          <w:rFonts w:ascii="Arial" w:hAnsi="Arial" w:cs="Arial"/>
          <w:i w:val="0"/>
          <w:iCs w:val="0"/>
          <w:color w:val="auto"/>
          <w:sz w:val="24"/>
          <w:szCs w:val="24"/>
        </w:rPr>
        <w:t xml:space="preserve"> </w:t>
      </w:r>
      <w:r w:rsidR="001175D8">
        <w:rPr>
          <w:rFonts w:ascii="Arial" w:hAnsi="Arial" w:cs="Arial"/>
          <w:i w:val="0"/>
          <w:iCs w:val="0"/>
          <w:color w:val="auto"/>
          <w:sz w:val="24"/>
          <w:szCs w:val="24"/>
        </w:rPr>
        <w:t xml:space="preserve">Mapa de </w:t>
      </w:r>
      <w:r w:rsidRPr="00DB2274">
        <w:rPr>
          <w:rFonts w:ascii="Arial" w:hAnsi="Arial" w:cs="Arial"/>
          <w:i w:val="0"/>
          <w:iCs w:val="0"/>
          <w:color w:val="auto"/>
          <w:sz w:val="24"/>
          <w:szCs w:val="24"/>
        </w:rPr>
        <w:t xml:space="preserve">Cidades que participaram do processo de seleção da Etapa Piloto do Programa </w:t>
      </w:r>
    </w:p>
    <w:p w14:paraId="25D13332" w14:textId="77777777" w:rsidR="00124EF2" w:rsidRDefault="00124EF2" w:rsidP="00124EF2">
      <w:pPr>
        <w:spacing w:after="0"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24949BA1" wp14:editId="2F97C7C3">
            <wp:extent cx="4499049" cy="38880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_plt.png"/>
                    <pic:cNvPicPr/>
                  </pic:nvPicPr>
                  <pic:blipFill>
                    <a:blip r:embed="rId18">
                      <a:extLst>
                        <a:ext uri="{28A0092B-C50C-407E-A947-70E740481C1C}">
                          <a14:useLocalDpi xmlns:a14="http://schemas.microsoft.com/office/drawing/2010/main" val="0"/>
                        </a:ext>
                      </a:extLst>
                    </a:blip>
                    <a:stretch>
                      <a:fillRect/>
                    </a:stretch>
                  </pic:blipFill>
                  <pic:spPr>
                    <a:xfrm>
                      <a:off x="0" y="0"/>
                      <a:ext cx="4499049" cy="3888000"/>
                    </a:xfrm>
                    <a:prstGeom prst="rect">
                      <a:avLst/>
                    </a:prstGeom>
                  </pic:spPr>
                </pic:pic>
              </a:graphicData>
            </a:graphic>
          </wp:inline>
        </w:drawing>
      </w:r>
    </w:p>
    <w:p w14:paraId="6CE2A757" w14:textId="510CE28A" w:rsidR="00124EF2" w:rsidRPr="00124EF2" w:rsidRDefault="00D029EA" w:rsidP="00D029EA">
      <w:pPr>
        <w:spacing w:line="480" w:lineRule="auto"/>
        <w:ind w:firstLine="708"/>
        <w:jc w:val="center"/>
        <w:rPr>
          <w:rFonts w:ascii="Arial" w:hAnsi="Arial" w:cs="Arial"/>
          <w:sz w:val="20"/>
          <w:szCs w:val="20"/>
        </w:rPr>
      </w:pPr>
      <w:r>
        <w:rPr>
          <w:rFonts w:ascii="Arial" w:hAnsi="Arial" w:cs="Arial"/>
          <w:sz w:val="20"/>
          <w:szCs w:val="20"/>
        </w:rPr>
        <w:t>Fonte</w:t>
      </w:r>
      <w:r w:rsidRPr="001267CE">
        <w:rPr>
          <w:rFonts w:ascii="Arial" w:hAnsi="Arial" w:cs="Arial"/>
          <w:sz w:val="20"/>
          <w:szCs w:val="20"/>
        </w:rPr>
        <w:t xml:space="preserve">: Elaboração </w:t>
      </w:r>
      <w:r>
        <w:rPr>
          <w:rFonts w:ascii="Arial" w:hAnsi="Arial" w:cs="Arial"/>
          <w:sz w:val="20"/>
          <w:szCs w:val="20"/>
        </w:rPr>
        <w:t>própria com base nas Informações do Ministério das Comunicações</w:t>
      </w:r>
      <w:r w:rsidR="00B641DC">
        <w:rPr>
          <w:rFonts w:ascii="Arial" w:hAnsi="Arial" w:cs="Arial"/>
          <w:sz w:val="20"/>
          <w:szCs w:val="20"/>
        </w:rPr>
        <w:t xml:space="preserve"> (MC)</w:t>
      </w:r>
    </w:p>
    <w:p w14:paraId="12F991BF" w14:textId="18AC3EE6" w:rsidR="00837DE1" w:rsidRDefault="00837DE1" w:rsidP="00837DE1">
      <w:pPr>
        <w:spacing w:after="0" w:line="360" w:lineRule="auto"/>
        <w:ind w:firstLine="708"/>
        <w:jc w:val="both"/>
        <w:rPr>
          <w:rFonts w:ascii="Arial" w:hAnsi="Arial" w:cs="Arial"/>
          <w:sz w:val="24"/>
          <w:szCs w:val="24"/>
        </w:rPr>
      </w:pPr>
      <w:r>
        <w:rPr>
          <w:rFonts w:ascii="Arial" w:hAnsi="Arial" w:cs="Arial"/>
          <w:sz w:val="24"/>
          <w:szCs w:val="24"/>
        </w:rPr>
        <w:t xml:space="preserve">Nesse sentido, após toda a avaliação de critérios eliminatórios, 82 cidades se mantinham na disputa pelo investimento do Ministério das Comunicações. Assim, os outros três critérios citados também seriam utilizados em um somatório com os que já foram aplicados e os municípios com as 80 maiores notas seriam selecionados e </w:t>
      </w:r>
      <w:r>
        <w:rPr>
          <w:rFonts w:ascii="Arial" w:hAnsi="Arial" w:cs="Arial"/>
          <w:sz w:val="24"/>
          <w:szCs w:val="24"/>
        </w:rPr>
        <w:lastRenderedPageBreak/>
        <w:t>contemplados com o Programa Cidades Digitais</w:t>
      </w:r>
      <w:r w:rsidR="00E820CC">
        <w:rPr>
          <w:rFonts w:ascii="Arial" w:hAnsi="Arial" w:cs="Arial"/>
          <w:sz w:val="24"/>
          <w:szCs w:val="24"/>
        </w:rPr>
        <w:t xml:space="preserve"> (e duas ficariam fora por falta de vagas)</w:t>
      </w:r>
      <w:r>
        <w:rPr>
          <w:rFonts w:ascii="Arial" w:hAnsi="Arial" w:cs="Arial"/>
          <w:sz w:val="24"/>
          <w:szCs w:val="24"/>
        </w:rPr>
        <w:t xml:space="preserve">. Contudo, oito cidades viriam a desistir de receber o investimento por algum motivo não identificado e apenas 72 projetos seriam executados. </w:t>
      </w:r>
    </w:p>
    <w:p w14:paraId="6CD7457A" w14:textId="199137A8" w:rsidR="00124EF2" w:rsidRDefault="00571B1B" w:rsidP="001A6888">
      <w:pPr>
        <w:spacing w:line="360" w:lineRule="auto"/>
        <w:ind w:firstLine="708"/>
        <w:jc w:val="both"/>
        <w:rPr>
          <w:rFonts w:ascii="Arial" w:hAnsi="Arial" w:cs="Arial"/>
          <w:sz w:val="24"/>
          <w:szCs w:val="24"/>
        </w:rPr>
      </w:pPr>
      <w:r>
        <w:rPr>
          <w:rFonts w:ascii="Arial" w:hAnsi="Arial" w:cs="Arial"/>
          <w:sz w:val="24"/>
          <w:szCs w:val="24"/>
        </w:rPr>
        <w:t>Dentre os selecionados, a maior parte dos municípios estava presentes na Região Nordeste (33), seguido pelas Regiões Norte (13)</w:t>
      </w:r>
      <w:r w:rsidR="009B71CE">
        <w:rPr>
          <w:rFonts w:ascii="Arial" w:hAnsi="Arial" w:cs="Arial"/>
          <w:sz w:val="24"/>
          <w:szCs w:val="24"/>
        </w:rPr>
        <w:t>,</w:t>
      </w:r>
      <w:r>
        <w:rPr>
          <w:rFonts w:ascii="Arial" w:hAnsi="Arial" w:cs="Arial"/>
          <w:sz w:val="24"/>
          <w:szCs w:val="24"/>
        </w:rPr>
        <w:t xml:space="preserve"> Sudeste (13)</w:t>
      </w:r>
      <w:r w:rsidR="009B71CE">
        <w:rPr>
          <w:rFonts w:ascii="Arial" w:hAnsi="Arial" w:cs="Arial"/>
          <w:sz w:val="24"/>
          <w:szCs w:val="24"/>
        </w:rPr>
        <w:t xml:space="preserve"> e Sul (12)</w:t>
      </w:r>
      <w:r>
        <w:rPr>
          <w:rFonts w:ascii="Arial" w:hAnsi="Arial" w:cs="Arial"/>
          <w:sz w:val="24"/>
          <w:szCs w:val="24"/>
        </w:rPr>
        <w:t xml:space="preserve">. Em menor número, Região Centro-Oeste </w:t>
      </w:r>
      <w:r w:rsidR="009B71CE">
        <w:rPr>
          <w:rFonts w:ascii="Arial" w:hAnsi="Arial" w:cs="Arial"/>
          <w:sz w:val="24"/>
          <w:szCs w:val="24"/>
        </w:rPr>
        <w:t>recebeu apenas</w:t>
      </w:r>
      <w:r>
        <w:rPr>
          <w:rFonts w:ascii="Arial" w:hAnsi="Arial" w:cs="Arial"/>
          <w:sz w:val="24"/>
          <w:szCs w:val="24"/>
        </w:rPr>
        <w:t xml:space="preserve"> um</w:t>
      </w:r>
      <w:r w:rsidR="009B71CE">
        <w:rPr>
          <w:rFonts w:ascii="Arial" w:hAnsi="Arial" w:cs="Arial"/>
          <w:sz w:val="24"/>
          <w:szCs w:val="24"/>
        </w:rPr>
        <w:t xml:space="preserve"> projeto do Programa</w:t>
      </w:r>
      <w:r>
        <w:rPr>
          <w:rFonts w:ascii="Arial" w:hAnsi="Arial" w:cs="Arial"/>
          <w:sz w:val="24"/>
          <w:szCs w:val="24"/>
        </w:rPr>
        <w:t>. Por estado, o destaque fica para a Bahia (9), o Ceará (9), a Paraíba (9) e o Pará (9), o que evidencia o critério de escolha voltado às regiões que são caracterizadas como mais dependentes</w:t>
      </w:r>
      <w:r w:rsidR="009B71CE">
        <w:rPr>
          <w:rFonts w:ascii="Arial" w:hAnsi="Arial" w:cs="Arial"/>
          <w:sz w:val="24"/>
          <w:szCs w:val="24"/>
        </w:rPr>
        <w:t>, com desvantagens</w:t>
      </w:r>
      <w:r>
        <w:rPr>
          <w:rFonts w:ascii="Arial" w:hAnsi="Arial" w:cs="Arial"/>
          <w:sz w:val="24"/>
          <w:szCs w:val="24"/>
        </w:rPr>
        <w:t xml:space="preserve"> demográfica</w:t>
      </w:r>
      <w:r w:rsidR="009B71CE">
        <w:rPr>
          <w:rFonts w:ascii="Arial" w:hAnsi="Arial" w:cs="Arial"/>
          <w:sz w:val="24"/>
          <w:szCs w:val="24"/>
        </w:rPr>
        <w:t>s e sociais</w:t>
      </w:r>
      <w:r>
        <w:rPr>
          <w:rStyle w:val="Refdenotaderodap"/>
          <w:rFonts w:ascii="Arial" w:hAnsi="Arial" w:cs="Arial"/>
          <w:sz w:val="24"/>
          <w:szCs w:val="24"/>
        </w:rPr>
        <w:footnoteReference w:id="8"/>
      </w:r>
      <w:r>
        <w:rPr>
          <w:rFonts w:ascii="Arial" w:hAnsi="Arial" w:cs="Arial"/>
          <w:sz w:val="24"/>
          <w:szCs w:val="24"/>
        </w:rPr>
        <w:t>. Como nota, vale ressaltar que</w:t>
      </w:r>
      <w:r w:rsidR="009B71CE">
        <w:rPr>
          <w:rFonts w:ascii="Arial" w:hAnsi="Arial" w:cs="Arial"/>
          <w:sz w:val="24"/>
          <w:szCs w:val="24"/>
        </w:rPr>
        <w:t xml:space="preserve"> 10 estados não receberam nenhum projeto do Programa (Acre, Rondônia, Roraima, Tocantins, Alagoas, Sergipe, Espírito Santo, Mato Grosso, Mato Grosso do Sul, Goiás).</w:t>
      </w:r>
    </w:p>
    <w:p w14:paraId="55D2EB99" w14:textId="7063E95B" w:rsidR="001A6888" w:rsidRPr="001A6888" w:rsidRDefault="001A6888" w:rsidP="001A6888">
      <w:pPr>
        <w:pStyle w:val="Legenda"/>
        <w:keepNext/>
        <w:ind w:firstLine="708"/>
        <w:jc w:val="center"/>
        <w:rPr>
          <w:rFonts w:ascii="Arial" w:hAnsi="Arial" w:cs="Arial"/>
          <w:i w:val="0"/>
          <w:color w:val="auto"/>
          <w:sz w:val="24"/>
        </w:rPr>
      </w:pPr>
      <w:r w:rsidRPr="001A6888">
        <w:rPr>
          <w:rFonts w:ascii="Arial" w:hAnsi="Arial" w:cs="Arial"/>
          <w:i w:val="0"/>
          <w:color w:val="auto"/>
          <w:sz w:val="24"/>
        </w:rPr>
        <w:t xml:space="preserve">Figura </w:t>
      </w:r>
      <w:r w:rsidRPr="001A6888">
        <w:rPr>
          <w:rFonts w:ascii="Arial" w:hAnsi="Arial" w:cs="Arial"/>
          <w:i w:val="0"/>
          <w:color w:val="auto"/>
          <w:sz w:val="24"/>
        </w:rPr>
        <w:fldChar w:fldCharType="begin"/>
      </w:r>
      <w:r w:rsidRPr="001A6888">
        <w:rPr>
          <w:rFonts w:ascii="Arial" w:hAnsi="Arial" w:cs="Arial"/>
          <w:i w:val="0"/>
          <w:color w:val="auto"/>
          <w:sz w:val="24"/>
        </w:rPr>
        <w:instrText xml:space="preserve"> SEQ Figura \* ARABIC </w:instrText>
      </w:r>
      <w:r w:rsidRPr="001A6888">
        <w:rPr>
          <w:rFonts w:ascii="Arial" w:hAnsi="Arial" w:cs="Arial"/>
          <w:i w:val="0"/>
          <w:color w:val="auto"/>
          <w:sz w:val="24"/>
        </w:rPr>
        <w:fldChar w:fldCharType="separate"/>
      </w:r>
      <w:r w:rsidR="00E073E3">
        <w:rPr>
          <w:rFonts w:ascii="Arial" w:hAnsi="Arial" w:cs="Arial"/>
          <w:i w:val="0"/>
          <w:noProof/>
          <w:color w:val="auto"/>
          <w:sz w:val="24"/>
        </w:rPr>
        <w:t>3</w:t>
      </w:r>
      <w:r w:rsidRPr="001A6888">
        <w:rPr>
          <w:rFonts w:ascii="Arial" w:hAnsi="Arial" w:cs="Arial"/>
          <w:i w:val="0"/>
          <w:color w:val="auto"/>
          <w:sz w:val="24"/>
        </w:rPr>
        <w:fldChar w:fldCharType="end"/>
      </w:r>
      <w:r w:rsidRPr="001A6888">
        <w:rPr>
          <w:rFonts w:ascii="Arial" w:hAnsi="Arial" w:cs="Arial"/>
          <w:i w:val="0"/>
          <w:color w:val="auto"/>
          <w:sz w:val="24"/>
        </w:rPr>
        <w:t xml:space="preserve"> - Número de Municípios Contemplados por Ano</w:t>
      </w:r>
    </w:p>
    <w:p w14:paraId="208CFEC6" w14:textId="4155B6A3" w:rsidR="00D029EA" w:rsidRDefault="00530829" w:rsidP="00530829">
      <w:pPr>
        <w:spacing w:after="0"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104C5C71" wp14:editId="06B701A0">
            <wp:extent cx="4749903" cy="3456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t por ano.png"/>
                    <pic:cNvPicPr/>
                  </pic:nvPicPr>
                  <pic:blipFill>
                    <a:blip r:embed="rId19">
                      <a:extLst>
                        <a:ext uri="{28A0092B-C50C-407E-A947-70E740481C1C}">
                          <a14:useLocalDpi xmlns:a14="http://schemas.microsoft.com/office/drawing/2010/main" val="0"/>
                        </a:ext>
                      </a:extLst>
                    </a:blip>
                    <a:stretch>
                      <a:fillRect/>
                    </a:stretch>
                  </pic:blipFill>
                  <pic:spPr>
                    <a:xfrm>
                      <a:off x="0" y="0"/>
                      <a:ext cx="4749903" cy="3456000"/>
                    </a:xfrm>
                    <a:prstGeom prst="rect">
                      <a:avLst/>
                    </a:prstGeom>
                    <a:ln>
                      <a:noFill/>
                    </a:ln>
                    <a:effectLst>
                      <a:softEdge rad="112500"/>
                    </a:effectLst>
                  </pic:spPr>
                </pic:pic>
              </a:graphicData>
            </a:graphic>
          </wp:inline>
        </w:drawing>
      </w:r>
    </w:p>
    <w:p w14:paraId="32ADCC2B" w14:textId="1B3C9F8B" w:rsidR="001A6888" w:rsidRPr="001A6888" w:rsidRDefault="001A6888" w:rsidP="001A6888">
      <w:pPr>
        <w:spacing w:line="480" w:lineRule="auto"/>
        <w:ind w:firstLine="708"/>
        <w:jc w:val="center"/>
        <w:rPr>
          <w:rFonts w:ascii="Arial" w:hAnsi="Arial" w:cs="Arial"/>
          <w:sz w:val="20"/>
          <w:szCs w:val="20"/>
        </w:rPr>
      </w:pPr>
      <w:r>
        <w:rPr>
          <w:rFonts w:ascii="Arial" w:hAnsi="Arial" w:cs="Arial"/>
          <w:sz w:val="20"/>
          <w:szCs w:val="20"/>
        </w:rPr>
        <w:t>Fonte</w:t>
      </w:r>
      <w:r w:rsidRPr="001267CE">
        <w:rPr>
          <w:rFonts w:ascii="Arial" w:hAnsi="Arial" w:cs="Arial"/>
          <w:sz w:val="20"/>
          <w:szCs w:val="20"/>
        </w:rPr>
        <w:t xml:space="preserve">: Elaboração </w:t>
      </w:r>
      <w:r>
        <w:rPr>
          <w:rFonts w:ascii="Arial" w:hAnsi="Arial" w:cs="Arial"/>
          <w:sz w:val="20"/>
          <w:szCs w:val="20"/>
        </w:rPr>
        <w:t>própria com base nas Informações da Controladoria Geral da União (CGU)</w:t>
      </w:r>
    </w:p>
    <w:p w14:paraId="1B725EDF" w14:textId="5B06326F" w:rsidR="002C0C3A" w:rsidRDefault="009F40AD" w:rsidP="00FB5591">
      <w:pPr>
        <w:spacing w:after="0" w:line="360" w:lineRule="auto"/>
        <w:ind w:firstLine="708"/>
        <w:jc w:val="both"/>
        <w:rPr>
          <w:rFonts w:ascii="Arial" w:hAnsi="Arial" w:cs="Arial"/>
          <w:sz w:val="24"/>
          <w:szCs w:val="24"/>
        </w:rPr>
      </w:pPr>
      <w:r>
        <w:rPr>
          <w:rFonts w:ascii="Arial" w:hAnsi="Arial" w:cs="Arial"/>
          <w:sz w:val="24"/>
          <w:szCs w:val="24"/>
        </w:rPr>
        <w:t>Com as cidades que seriam selecionadas já definidas, a partir de 2012</w:t>
      </w:r>
      <w:r w:rsidR="00571B1B">
        <w:rPr>
          <w:rFonts w:ascii="Arial" w:hAnsi="Arial" w:cs="Arial"/>
          <w:sz w:val="24"/>
          <w:szCs w:val="24"/>
        </w:rPr>
        <w:t>,</w:t>
      </w:r>
      <w:r>
        <w:rPr>
          <w:rFonts w:ascii="Arial" w:hAnsi="Arial" w:cs="Arial"/>
          <w:sz w:val="24"/>
          <w:szCs w:val="24"/>
        </w:rPr>
        <w:t xml:space="preserve"> deu-se início ao processo de instal</w:t>
      </w:r>
      <w:r w:rsidR="009B71CE">
        <w:rPr>
          <w:rFonts w:ascii="Arial" w:hAnsi="Arial" w:cs="Arial"/>
          <w:sz w:val="24"/>
          <w:szCs w:val="24"/>
        </w:rPr>
        <w:t xml:space="preserve">ação da infraestrutura de rede. </w:t>
      </w:r>
      <w:r>
        <w:rPr>
          <w:rFonts w:ascii="Arial" w:hAnsi="Arial" w:cs="Arial"/>
          <w:sz w:val="24"/>
          <w:szCs w:val="24"/>
        </w:rPr>
        <w:t xml:space="preserve">Logo para o ano de 2013, três cidades foram contempladas com a instalação da infraestrutura. </w:t>
      </w:r>
      <w:r w:rsidR="00FB5591">
        <w:rPr>
          <w:rFonts w:ascii="Arial" w:hAnsi="Arial" w:cs="Arial"/>
          <w:sz w:val="24"/>
          <w:szCs w:val="24"/>
        </w:rPr>
        <w:t xml:space="preserve">Entre os </w:t>
      </w:r>
      <w:r w:rsidR="00FB5591">
        <w:rPr>
          <w:rFonts w:ascii="Arial" w:hAnsi="Arial" w:cs="Arial"/>
          <w:sz w:val="24"/>
          <w:szCs w:val="24"/>
        </w:rPr>
        <w:lastRenderedPageBreak/>
        <w:t>anos de 2013 e 2017,</w:t>
      </w:r>
      <w:r>
        <w:rPr>
          <w:rFonts w:ascii="Arial" w:hAnsi="Arial" w:cs="Arial"/>
          <w:sz w:val="24"/>
          <w:szCs w:val="24"/>
        </w:rPr>
        <w:t xml:space="preserve"> </w:t>
      </w:r>
      <w:r w:rsidR="00FB5591">
        <w:rPr>
          <w:rFonts w:ascii="Arial" w:hAnsi="Arial" w:cs="Arial"/>
          <w:sz w:val="24"/>
          <w:szCs w:val="24"/>
        </w:rPr>
        <w:t>todas as cidades selecionadas no Projeto Piloto tiveram sua situação concluída (Figura 3). Além disso, as notas</w:t>
      </w:r>
      <w:r w:rsidR="001A6888">
        <w:rPr>
          <w:rFonts w:ascii="Arial" w:hAnsi="Arial" w:cs="Arial"/>
          <w:sz w:val="24"/>
          <w:szCs w:val="24"/>
        </w:rPr>
        <w:t xml:space="preserve"> técnicas</w:t>
      </w:r>
      <w:r w:rsidR="00FB5591">
        <w:rPr>
          <w:rFonts w:ascii="Arial" w:hAnsi="Arial" w:cs="Arial"/>
          <w:sz w:val="24"/>
          <w:szCs w:val="24"/>
        </w:rPr>
        <w:t xml:space="preserve"> da Controladoria</w:t>
      </w:r>
      <w:r w:rsidR="001A6888">
        <w:rPr>
          <w:rFonts w:ascii="Arial" w:hAnsi="Arial" w:cs="Arial"/>
          <w:sz w:val="24"/>
          <w:szCs w:val="24"/>
        </w:rPr>
        <w:t xml:space="preserve"> Geral da União (CGU)</w:t>
      </w:r>
      <w:r>
        <w:rPr>
          <w:rFonts w:ascii="Arial" w:hAnsi="Arial" w:cs="Arial"/>
          <w:sz w:val="24"/>
          <w:szCs w:val="24"/>
        </w:rPr>
        <w:t xml:space="preserve"> </w:t>
      </w:r>
      <w:r w:rsidR="001A6888">
        <w:rPr>
          <w:rFonts w:ascii="Arial" w:hAnsi="Arial" w:cs="Arial"/>
          <w:sz w:val="24"/>
          <w:szCs w:val="24"/>
        </w:rPr>
        <w:t>fornecem</w:t>
      </w:r>
      <w:r>
        <w:rPr>
          <w:rFonts w:ascii="Arial" w:hAnsi="Arial" w:cs="Arial"/>
          <w:sz w:val="24"/>
          <w:szCs w:val="24"/>
        </w:rPr>
        <w:t xml:space="preserve"> as datas específicas de realização da avaliação final sobre a instalação da infraestrutura rede. </w:t>
      </w:r>
      <w:r w:rsidR="00FB5591">
        <w:rPr>
          <w:rFonts w:ascii="Arial" w:hAnsi="Arial" w:cs="Arial"/>
          <w:sz w:val="24"/>
          <w:szCs w:val="24"/>
        </w:rPr>
        <w:t>Desta forma</w:t>
      </w:r>
      <w:r>
        <w:rPr>
          <w:rFonts w:ascii="Arial" w:hAnsi="Arial" w:cs="Arial"/>
          <w:sz w:val="24"/>
          <w:szCs w:val="24"/>
        </w:rPr>
        <w:t xml:space="preserve">, </w:t>
      </w:r>
      <w:r w:rsidR="00E71FA1">
        <w:rPr>
          <w:rFonts w:ascii="Arial" w:hAnsi="Arial" w:cs="Arial"/>
          <w:sz w:val="24"/>
          <w:szCs w:val="24"/>
        </w:rPr>
        <w:t xml:space="preserve">é possível identificar </w:t>
      </w:r>
      <w:r w:rsidR="00B04F04">
        <w:rPr>
          <w:rFonts w:ascii="Arial" w:hAnsi="Arial" w:cs="Arial"/>
          <w:sz w:val="24"/>
          <w:szCs w:val="24"/>
        </w:rPr>
        <w:t>cada momento</w:t>
      </w:r>
      <w:r w:rsidR="00E71FA1">
        <w:rPr>
          <w:rFonts w:ascii="Arial" w:hAnsi="Arial" w:cs="Arial"/>
          <w:sz w:val="24"/>
          <w:szCs w:val="24"/>
        </w:rPr>
        <w:t xml:space="preserve"> em que foi entregue a obra</w:t>
      </w:r>
      <w:r w:rsidR="00B04F04">
        <w:rPr>
          <w:rFonts w:ascii="Arial" w:hAnsi="Arial" w:cs="Arial"/>
          <w:sz w:val="24"/>
          <w:szCs w:val="24"/>
        </w:rPr>
        <w:t xml:space="preserve"> </w:t>
      </w:r>
      <w:r w:rsidR="00E71FA1">
        <w:rPr>
          <w:rFonts w:ascii="Arial" w:hAnsi="Arial" w:cs="Arial"/>
          <w:sz w:val="24"/>
          <w:szCs w:val="24"/>
        </w:rPr>
        <w:t>de</w:t>
      </w:r>
      <w:r w:rsidR="00B04F04">
        <w:rPr>
          <w:rFonts w:ascii="Arial" w:hAnsi="Arial" w:cs="Arial"/>
          <w:sz w:val="24"/>
          <w:szCs w:val="24"/>
        </w:rPr>
        <w:t xml:space="preserve"> cada município em questão</w:t>
      </w:r>
      <w:r w:rsidR="00FB5591">
        <w:rPr>
          <w:rFonts w:ascii="Arial" w:hAnsi="Arial" w:cs="Arial"/>
          <w:sz w:val="24"/>
          <w:szCs w:val="24"/>
        </w:rPr>
        <w:t xml:space="preserve"> e, a partir de então, quando a cidade começou a desfrutar-se do Programa. </w:t>
      </w:r>
    </w:p>
    <w:p w14:paraId="6F92B62F" w14:textId="77777777" w:rsidR="00530829" w:rsidRDefault="00530829" w:rsidP="00530829">
      <w:pPr>
        <w:spacing w:after="0" w:line="360" w:lineRule="auto"/>
        <w:jc w:val="both"/>
        <w:rPr>
          <w:rFonts w:ascii="Arial" w:hAnsi="Arial" w:cs="Arial"/>
          <w:sz w:val="24"/>
          <w:szCs w:val="24"/>
        </w:rPr>
      </w:pPr>
    </w:p>
    <w:p w14:paraId="6A64193D" w14:textId="77777777" w:rsidR="00530829" w:rsidRDefault="00530829" w:rsidP="00530829">
      <w:pPr>
        <w:spacing w:after="0" w:line="360" w:lineRule="auto"/>
        <w:jc w:val="both"/>
        <w:rPr>
          <w:rFonts w:ascii="Arial" w:hAnsi="Arial" w:cs="Arial"/>
          <w:sz w:val="24"/>
          <w:szCs w:val="24"/>
        </w:rPr>
      </w:pPr>
    </w:p>
    <w:p w14:paraId="1D293638" w14:textId="77777777" w:rsidR="00530829" w:rsidRDefault="00530829" w:rsidP="00530829">
      <w:pPr>
        <w:spacing w:after="0" w:line="360" w:lineRule="auto"/>
        <w:jc w:val="both"/>
        <w:rPr>
          <w:rFonts w:ascii="Arial" w:hAnsi="Arial" w:cs="Arial"/>
          <w:sz w:val="24"/>
          <w:szCs w:val="24"/>
        </w:rPr>
      </w:pPr>
    </w:p>
    <w:p w14:paraId="5111BBE3" w14:textId="77777777" w:rsidR="00530829" w:rsidRDefault="00530829" w:rsidP="00530829">
      <w:pPr>
        <w:spacing w:after="0" w:line="360" w:lineRule="auto"/>
        <w:jc w:val="both"/>
        <w:rPr>
          <w:rFonts w:ascii="Arial" w:hAnsi="Arial" w:cs="Arial"/>
          <w:sz w:val="24"/>
          <w:szCs w:val="24"/>
        </w:rPr>
      </w:pPr>
    </w:p>
    <w:p w14:paraId="3061E07D" w14:textId="77777777" w:rsidR="00530829" w:rsidRDefault="00530829" w:rsidP="00530829">
      <w:pPr>
        <w:spacing w:after="0" w:line="360" w:lineRule="auto"/>
        <w:jc w:val="both"/>
        <w:rPr>
          <w:rFonts w:ascii="Arial" w:hAnsi="Arial" w:cs="Arial"/>
          <w:sz w:val="24"/>
          <w:szCs w:val="24"/>
        </w:rPr>
      </w:pPr>
    </w:p>
    <w:p w14:paraId="35EDD9E7" w14:textId="77777777" w:rsidR="00530829" w:rsidRDefault="00530829" w:rsidP="00530829">
      <w:pPr>
        <w:spacing w:after="0" w:line="360" w:lineRule="auto"/>
        <w:jc w:val="both"/>
        <w:rPr>
          <w:rFonts w:ascii="Arial" w:hAnsi="Arial" w:cs="Arial"/>
          <w:sz w:val="24"/>
          <w:szCs w:val="24"/>
        </w:rPr>
      </w:pPr>
    </w:p>
    <w:p w14:paraId="00CD3921" w14:textId="77777777" w:rsidR="00530829" w:rsidRDefault="00530829" w:rsidP="00530829">
      <w:pPr>
        <w:spacing w:after="0" w:line="360" w:lineRule="auto"/>
        <w:jc w:val="both"/>
        <w:rPr>
          <w:rFonts w:ascii="Arial" w:hAnsi="Arial" w:cs="Arial"/>
          <w:sz w:val="24"/>
          <w:szCs w:val="24"/>
        </w:rPr>
      </w:pPr>
    </w:p>
    <w:p w14:paraId="5C156208" w14:textId="77777777" w:rsidR="00530829" w:rsidRDefault="00530829" w:rsidP="00530829">
      <w:pPr>
        <w:spacing w:after="0" w:line="360" w:lineRule="auto"/>
        <w:jc w:val="both"/>
        <w:rPr>
          <w:rFonts w:ascii="Arial" w:hAnsi="Arial" w:cs="Arial"/>
          <w:sz w:val="24"/>
          <w:szCs w:val="24"/>
        </w:rPr>
      </w:pPr>
    </w:p>
    <w:p w14:paraId="3B5EABD8" w14:textId="77777777" w:rsidR="00530829" w:rsidRDefault="00530829" w:rsidP="00530829">
      <w:pPr>
        <w:spacing w:after="0" w:line="360" w:lineRule="auto"/>
        <w:jc w:val="both"/>
        <w:rPr>
          <w:rFonts w:ascii="Arial" w:hAnsi="Arial" w:cs="Arial"/>
          <w:sz w:val="24"/>
          <w:szCs w:val="24"/>
        </w:rPr>
      </w:pPr>
    </w:p>
    <w:p w14:paraId="39F341BB" w14:textId="77777777" w:rsidR="00530829" w:rsidRDefault="00530829" w:rsidP="00530829">
      <w:pPr>
        <w:spacing w:after="0" w:line="360" w:lineRule="auto"/>
        <w:jc w:val="both"/>
        <w:rPr>
          <w:rFonts w:ascii="Arial" w:hAnsi="Arial" w:cs="Arial"/>
          <w:sz w:val="24"/>
          <w:szCs w:val="24"/>
        </w:rPr>
      </w:pPr>
    </w:p>
    <w:p w14:paraId="442D689E" w14:textId="77777777" w:rsidR="00530829" w:rsidRDefault="00530829" w:rsidP="00530829">
      <w:pPr>
        <w:spacing w:after="0" w:line="360" w:lineRule="auto"/>
        <w:jc w:val="both"/>
        <w:rPr>
          <w:rFonts w:ascii="Arial" w:hAnsi="Arial" w:cs="Arial"/>
          <w:sz w:val="24"/>
          <w:szCs w:val="24"/>
        </w:rPr>
      </w:pPr>
    </w:p>
    <w:p w14:paraId="1D134C65" w14:textId="77777777" w:rsidR="00530829" w:rsidRDefault="00530829" w:rsidP="00530829">
      <w:pPr>
        <w:spacing w:after="0" w:line="360" w:lineRule="auto"/>
        <w:jc w:val="both"/>
        <w:rPr>
          <w:rFonts w:ascii="Arial" w:hAnsi="Arial" w:cs="Arial"/>
          <w:sz w:val="24"/>
          <w:szCs w:val="24"/>
        </w:rPr>
      </w:pPr>
    </w:p>
    <w:p w14:paraId="08666DC0" w14:textId="77777777" w:rsidR="00530829" w:rsidRDefault="00530829" w:rsidP="00530829">
      <w:pPr>
        <w:spacing w:after="0" w:line="360" w:lineRule="auto"/>
        <w:jc w:val="both"/>
        <w:rPr>
          <w:rFonts w:ascii="Arial" w:hAnsi="Arial" w:cs="Arial"/>
          <w:sz w:val="24"/>
          <w:szCs w:val="24"/>
        </w:rPr>
      </w:pPr>
    </w:p>
    <w:p w14:paraId="5C8D14EC" w14:textId="77777777" w:rsidR="00530829" w:rsidRDefault="00530829" w:rsidP="00530829">
      <w:pPr>
        <w:spacing w:after="0" w:line="360" w:lineRule="auto"/>
        <w:jc w:val="both"/>
        <w:rPr>
          <w:rFonts w:ascii="Arial" w:hAnsi="Arial" w:cs="Arial"/>
          <w:sz w:val="24"/>
          <w:szCs w:val="24"/>
        </w:rPr>
      </w:pPr>
    </w:p>
    <w:p w14:paraId="2B688817" w14:textId="77777777" w:rsidR="00530829" w:rsidRDefault="00530829" w:rsidP="00530829">
      <w:pPr>
        <w:spacing w:after="0" w:line="360" w:lineRule="auto"/>
        <w:jc w:val="both"/>
        <w:rPr>
          <w:rFonts w:ascii="Arial" w:hAnsi="Arial" w:cs="Arial"/>
          <w:sz w:val="24"/>
          <w:szCs w:val="24"/>
        </w:rPr>
      </w:pPr>
    </w:p>
    <w:p w14:paraId="6439927A" w14:textId="77777777" w:rsidR="00530829" w:rsidRDefault="00530829" w:rsidP="00530829">
      <w:pPr>
        <w:spacing w:after="0" w:line="360" w:lineRule="auto"/>
        <w:jc w:val="both"/>
        <w:rPr>
          <w:rFonts w:ascii="Arial" w:hAnsi="Arial" w:cs="Arial"/>
          <w:sz w:val="24"/>
          <w:szCs w:val="24"/>
        </w:rPr>
      </w:pPr>
    </w:p>
    <w:p w14:paraId="0FB52E09" w14:textId="77777777" w:rsidR="00530829" w:rsidRDefault="00530829" w:rsidP="00530829">
      <w:pPr>
        <w:spacing w:after="0" w:line="360" w:lineRule="auto"/>
        <w:jc w:val="both"/>
        <w:rPr>
          <w:rFonts w:ascii="Arial" w:hAnsi="Arial" w:cs="Arial"/>
          <w:sz w:val="24"/>
          <w:szCs w:val="24"/>
        </w:rPr>
      </w:pPr>
    </w:p>
    <w:p w14:paraId="34B3CF56" w14:textId="77777777" w:rsidR="00530829" w:rsidRDefault="00530829" w:rsidP="00530829">
      <w:pPr>
        <w:spacing w:after="0" w:line="360" w:lineRule="auto"/>
        <w:jc w:val="both"/>
        <w:rPr>
          <w:rFonts w:ascii="Arial" w:hAnsi="Arial" w:cs="Arial"/>
          <w:sz w:val="24"/>
          <w:szCs w:val="24"/>
        </w:rPr>
      </w:pPr>
    </w:p>
    <w:p w14:paraId="7125D554" w14:textId="77777777" w:rsidR="00530829" w:rsidRDefault="00530829" w:rsidP="00530829">
      <w:pPr>
        <w:spacing w:after="0" w:line="360" w:lineRule="auto"/>
        <w:jc w:val="both"/>
        <w:rPr>
          <w:rFonts w:ascii="Arial" w:hAnsi="Arial" w:cs="Arial"/>
          <w:sz w:val="24"/>
          <w:szCs w:val="24"/>
        </w:rPr>
      </w:pPr>
    </w:p>
    <w:p w14:paraId="5375F578" w14:textId="77777777" w:rsidR="00530829" w:rsidRDefault="00530829" w:rsidP="00530829">
      <w:pPr>
        <w:spacing w:after="0" w:line="360" w:lineRule="auto"/>
        <w:jc w:val="both"/>
        <w:rPr>
          <w:rFonts w:ascii="Arial" w:hAnsi="Arial" w:cs="Arial"/>
          <w:sz w:val="24"/>
          <w:szCs w:val="24"/>
        </w:rPr>
      </w:pPr>
    </w:p>
    <w:p w14:paraId="6F56E378" w14:textId="77777777" w:rsidR="00530829" w:rsidRDefault="00530829" w:rsidP="00530829">
      <w:pPr>
        <w:spacing w:after="0" w:line="360" w:lineRule="auto"/>
        <w:jc w:val="both"/>
        <w:rPr>
          <w:rFonts w:ascii="Arial" w:hAnsi="Arial" w:cs="Arial"/>
          <w:sz w:val="24"/>
          <w:szCs w:val="24"/>
        </w:rPr>
      </w:pPr>
    </w:p>
    <w:p w14:paraId="73615B7E" w14:textId="77777777" w:rsidR="00530829" w:rsidRDefault="00530829" w:rsidP="00530829">
      <w:pPr>
        <w:spacing w:after="0" w:line="360" w:lineRule="auto"/>
        <w:jc w:val="both"/>
        <w:rPr>
          <w:rFonts w:ascii="Arial" w:hAnsi="Arial" w:cs="Arial"/>
          <w:sz w:val="24"/>
          <w:szCs w:val="24"/>
        </w:rPr>
      </w:pPr>
    </w:p>
    <w:p w14:paraId="78FFD600" w14:textId="77777777" w:rsidR="00530829" w:rsidRDefault="00530829" w:rsidP="00530829">
      <w:pPr>
        <w:spacing w:after="0" w:line="360" w:lineRule="auto"/>
        <w:jc w:val="both"/>
        <w:rPr>
          <w:rFonts w:ascii="Arial" w:hAnsi="Arial" w:cs="Arial"/>
          <w:sz w:val="24"/>
          <w:szCs w:val="24"/>
        </w:rPr>
      </w:pPr>
    </w:p>
    <w:p w14:paraId="09C1A721" w14:textId="77777777" w:rsidR="00530829" w:rsidRDefault="00530829" w:rsidP="00530829">
      <w:pPr>
        <w:spacing w:after="0" w:line="360" w:lineRule="auto"/>
        <w:jc w:val="both"/>
        <w:rPr>
          <w:rFonts w:ascii="Arial" w:hAnsi="Arial" w:cs="Arial"/>
          <w:sz w:val="24"/>
          <w:szCs w:val="24"/>
        </w:rPr>
      </w:pPr>
    </w:p>
    <w:p w14:paraId="65354A78" w14:textId="77777777" w:rsidR="00530829" w:rsidRDefault="00530829" w:rsidP="00530829">
      <w:pPr>
        <w:spacing w:after="0" w:line="360" w:lineRule="auto"/>
        <w:jc w:val="both"/>
        <w:rPr>
          <w:rFonts w:ascii="Arial" w:hAnsi="Arial" w:cs="Arial"/>
          <w:sz w:val="24"/>
          <w:szCs w:val="24"/>
        </w:rPr>
      </w:pPr>
    </w:p>
    <w:p w14:paraId="01F2A29C" w14:textId="77777777" w:rsidR="00B04F04" w:rsidRDefault="00B04F04" w:rsidP="00530829">
      <w:pPr>
        <w:spacing w:after="0" w:line="360" w:lineRule="auto"/>
        <w:jc w:val="both"/>
        <w:rPr>
          <w:rFonts w:ascii="Arial" w:hAnsi="Arial" w:cs="Arial"/>
          <w:sz w:val="24"/>
          <w:szCs w:val="24"/>
        </w:rPr>
      </w:pPr>
    </w:p>
    <w:p w14:paraId="3AE1C869" w14:textId="77777777" w:rsidR="00426235" w:rsidRDefault="00426235" w:rsidP="00A6541A">
      <w:pPr>
        <w:spacing w:line="360" w:lineRule="auto"/>
        <w:jc w:val="both"/>
        <w:rPr>
          <w:rFonts w:ascii="Arial" w:hAnsi="Arial" w:cs="Arial"/>
          <w:sz w:val="24"/>
          <w:szCs w:val="24"/>
        </w:rPr>
      </w:pPr>
    </w:p>
    <w:p w14:paraId="543D142A" w14:textId="77777777" w:rsidR="00530829" w:rsidRDefault="00530829" w:rsidP="00530829">
      <w:pPr>
        <w:pStyle w:val="PargrafodaLista"/>
        <w:numPr>
          <w:ilvl w:val="0"/>
          <w:numId w:val="1"/>
        </w:numPr>
        <w:spacing w:after="0" w:line="480" w:lineRule="auto"/>
        <w:jc w:val="both"/>
        <w:rPr>
          <w:rFonts w:ascii="Arial" w:hAnsi="Arial" w:cs="Arial"/>
          <w:b/>
          <w:sz w:val="24"/>
          <w:szCs w:val="24"/>
        </w:rPr>
      </w:pPr>
      <w:r w:rsidRPr="00530829">
        <w:rPr>
          <w:rFonts w:ascii="Arial" w:hAnsi="Arial" w:cs="Arial"/>
          <w:b/>
          <w:sz w:val="24"/>
          <w:szCs w:val="24"/>
        </w:rPr>
        <w:lastRenderedPageBreak/>
        <w:t>ESTRATÉGIA EMPÍRICA</w:t>
      </w:r>
    </w:p>
    <w:p w14:paraId="1A40693D" w14:textId="463B82DF" w:rsidR="00530829" w:rsidRPr="00530829" w:rsidRDefault="00530829" w:rsidP="00530829">
      <w:pPr>
        <w:pStyle w:val="PargrafodaLista"/>
        <w:numPr>
          <w:ilvl w:val="1"/>
          <w:numId w:val="1"/>
        </w:numPr>
        <w:spacing w:after="0" w:line="480" w:lineRule="auto"/>
        <w:jc w:val="both"/>
        <w:rPr>
          <w:rFonts w:ascii="Arial" w:hAnsi="Arial" w:cs="Arial"/>
          <w:b/>
          <w:sz w:val="24"/>
          <w:szCs w:val="24"/>
        </w:rPr>
      </w:pPr>
      <w:r w:rsidRPr="00530829">
        <w:rPr>
          <w:rFonts w:ascii="Arial" w:hAnsi="Arial" w:cs="Arial"/>
          <w:b/>
          <w:sz w:val="24"/>
          <w:szCs w:val="24"/>
        </w:rPr>
        <w:t>BASE DE DADOS</w:t>
      </w:r>
    </w:p>
    <w:p w14:paraId="34121537" w14:textId="472E4463" w:rsidR="00530829" w:rsidRDefault="00530829" w:rsidP="00530829">
      <w:pPr>
        <w:spacing w:after="0" w:line="360" w:lineRule="auto"/>
        <w:ind w:firstLine="708"/>
        <w:jc w:val="both"/>
        <w:rPr>
          <w:rFonts w:ascii="Arial" w:hAnsi="Arial" w:cs="Arial"/>
          <w:sz w:val="24"/>
          <w:szCs w:val="24"/>
        </w:rPr>
      </w:pPr>
      <w:r>
        <w:rPr>
          <w:rFonts w:ascii="Arial" w:hAnsi="Arial" w:cs="Arial"/>
          <w:sz w:val="24"/>
          <w:szCs w:val="24"/>
        </w:rPr>
        <w:t>Com o objetivo de identificar os efeitos do Programa Cidades Digitais sobre o desempenho acadêmico dos indivíduos, foram rec</w:t>
      </w:r>
      <w:r w:rsidR="00DB4EF3">
        <w:rPr>
          <w:rFonts w:ascii="Arial" w:hAnsi="Arial" w:cs="Arial"/>
          <w:sz w:val="24"/>
          <w:szCs w:val="24"/>
        </w:rPr>
        <w:t>olhidas informações oriundas do Ministério</w:t>
      </w:r>
      <w:r>
        <w:rPr>
          <w:rFonts w:ascii="Arial" w:hAnsi="Arial" w:cs="Arial"/>
          <w:sz w:val="24"/>
          <w:szCs w:val="24"/>
        </w:rPr>
        <w:t xml:space="preserve"> de Educação</w:t>
      </w:r>
      <w:r w:rsidR="001D666B">
        <w:rPr>
          <w:rFonts w:ascii="Arial" w:hAnsi="Arial" w:cs="Arial"/>
          <w:sz w:val="24"/>
          <w:szCs w:val="24"/>
        </w:rPr>
        <w:t xml:space="preserve"> </w:t>
      </w:r>
      <w:r w:rsidR="00DB4EF3">
        <w:rPr>
          <w:rFonts w:ascii="Arial" w:hAnsi="Arial" w:cs="Arial"/>
          <w:sz w:val="24"/>
          <w:szCs w:val="24"/>
        </w:rPr>
        <w:t>(ME</w:t>
      </w:r>
      <w:r w:rsidR="001D666B">
        <w:rPr>
          <w:rFonts w:ascii="Arial" w:hAnsi="Arial" w:cs="Arial"/>
          <w:sz w:val="24"/>
          <w:szCs w:val="24"/>
        </w:rPr>
        <w:t>C</w:t>
      </w:r>
      <w:r w:rsidR="00DB4EF3">
        <w:rPr>
          <w:rFonts w:ascii="Arial" w:hAnsi="Arial" w:cs="Arial"/>
          <w:sz w:val="24"/>
          <w:szCs w:val="24"/>
        </w:rPr>
        <w:t xml:space="preserve">) </w:t>
      </w:r>
      <w:r>
        <w:rPr>
          <w:rFonts w:ascii="Arial" w:hAnsi="Arial" w:cs="Arial"/>
          <w:sz w:val="24"/>
          <w:szCs w:val="24"/>
        </w:rPr>
        <w:t>e da Controladoria Geral da União (CGU). De um lado, o Sistema de Avaliação do Ensino Básico (SAEB) foi a principal fonte de dados com base nas edições da Prova Brasil que vão de 2007 a 2017, realizadas bianualmente. Do outro, questionamentos solicitados através do Portal de Acesso à Informação</w:t>
      </w:r>
      <w:r w:rsidR="00DB4EF3">
        <w:rPr>
          <w:rFonts w:ascii="Arial" w:hAnsi="Arial" w:cs="Arial"/>
          <w:sz w:val="24"/>
          <w:szCs w:val="24"/>
        </w:rPr>
        <w:t xml:space="preserve"> da CGU </w:t>
      </w:r>
      <w:r>
        <w:rPr>
          <w:rFonts w:ascii="Arial" w:hAnsi="Arial" w:cs="Arial"/>
          <w:sz w:val="24"/>
          <w:szCs w:val="24"/>
        </w:rPr>
        <w:t xml:space="preserve">permitiram o acesso </w:t>
      </w:r>
      <w:r w:rsidR="00DB4EF3">
        <w:rPr>
          <w:rFonts w:ascii="Arial" w:hAnsi="Arial" w:cs="Arial"/>
          <w:sz w:val="24"/>
          <w:szCs w:val="24"/>
        </w:rPr>
        <w:t>aos dados</w:t>
      </w:r>
      <w:r>
        <w:rPr>
          <w:rFonts w:ascii="Arial" w:hAnsi="Arial" w:cs="Arial"/>
          <w:sz w:val="24"/>
          <w:szCs w:val="24"/>
        </w:rPr>
        <w:t xml:space="preserve"> do Pr</w:t>
      </w:r>
      <w:r w:rsidR="00DB4EF3">
        <w:rPr>
          <w:rFonts w:ascii="Arial" w:hAnsi="Arial" w:cs="Arial"/>
          <w:sz w:val="24"/>
          <w:szCs w:val="24"/>
        </w:rPr>
        <w:t>ograma junto ao extinto – e recentemente recriado – Ministério das Comunicações (</w:t>
      </w:r>
      <w:proofErr w:type="spellStart"/>
      <w:proofErr w:type="gramStart"/>
      <w:r w:rsidR="00DB4EF3">
        <w:rPr>
          <w:rFonts w:ascii="Arial" w:hAnsi="Arial" w:cs="Arial"/>
          <w:sz w:val="24"/>
          <w:szCs w:val="24"/>
        </w:rPr>
        <w:t>MC</w:t>
      </w:r>
      <w:r w:rsidR="001D666B">
        <w:rPr>
          <w:rFonts w:ascii="Arial" w:hAnsi="Arial" w:cs="Arial"/>
          <w:sz w:val="24"/>
          <w:szCs w:val="24"/>
        </w:rPr>
        <w:t>om</w:t>
      </w:r>
      <w:proofErr w:type="spellEnd"/>
      <w:proofErr w:type="gramEnd"/>
      <w:r w:rsidR="00DB4EF3">
        <w:rPr>
          <w:rFonts w:ascii="Arial" w:hAnsi="Arial" w:cs="Arial"/>
          <w:sz w:val="24"/>
          <w:szCs w:val="24"/>
        </w:rPr>
        <w:t>)</w:t>
      </w:r>
      <w:r>
        <w:rPr>
          <w:rFonts w:ascii="Arial" w:hAnsi="Arial" w:cs="Arial"/>
          <w:sz w:val="24"/>
          <w:szCs w:val="24"/>
        </w:rPr>
        <w:t>.</w:t>
      </w:r>
    </w:p>
    <w:p w14:paraId="764CEBFD" w14:textId="50E76FD7" w:rsidR="00530829" w:rsidRDefault="00530829" w:rsidP="00746EE1">
      <w:pPr>
        <w:spacing w:line="360" w:lineRule="auto"/>
        <w:jc w:val="both"/>
        <w:rPr>
          <w:rFonts w:ascii="Arial" w:hAnsi="Arial" w:cs="Arial"/>
          <w:sz w:val="24"/>
          <w:szCs w:val="24"/>
        </w:rPr>
      </w:pPr>
      <w:r>
        <w:rPr>
          <w:rFonts w:ascii="Arial" w:hAnsi="Arial" w:cs="Arial"/>
          <w:sz w:val="24"/>
          <w:szCs w:val="24"/>
        </w:rPr>
        <w:tab/>
        <w:t xml:space="preserve">Aplicada a cada dois anos para crianças e adolescentes que estão prestando o 5º e o 9º ano do Ensino Fundamental, a Prova Brasil (PB) e demais avaliações correlatas do SAEB buscam identificar a competência em Português e Matemática mediante a aplicação de testes de proficiência e coletar informações domiciliares e familiares relacionadas ao desempenho escolar do indivíduo. Além disso, também avalia o ambiente e a infraestrutura acadêmica na qual o aluno está inserido por meio de informações sobre os professores, a escola e </w:t>
      </w:r>
      <w:r w:rsidR="00746EE1">
        <w:rPr>
          <w:rFonts w:ascii="Arial" w:hAnsi="Arial" w:cs="Arial"/>
          <w:sz w:val="24"/>
          <w:szCs w:val="24"/>
        </w:rPr>
        <w:t>seus respectivos</w:t>
      </w:r>
      <w:r>
        <w:rPr>
          <w:rFonts w:ascii="Arial" w:hAnsi="Arial" w:cs="Arial"/>
          <w:sz w:val="24"/>
          <w:szCs w:val="24"/>
        </w:rPr>
        <w:t xml:space="preserve"> diretor</w:t>
      </w:r>
      <w:r w:rsidR="00746EE1">
        <w:rPr>
          <w:rFonts w:ascii="Arial" w:hAnsi="Arial" w:cs="Arial"/>
          <w:sz w:val="24"/>
          <w:szCs w:val="24"/>
        </w:rPr>
        <w:t>es</w:t>
      </w:r>
      <w:r>
        <w:rPr>
          <w:rFonts w:ascii="Arial" w:hAnsi="Arial" w:cs="Arial"/>
          <w:sz w:val="24"/>
          <w:szCs w:val="24"/>
        </w:rPr>
        <w:t xml:space="preserve">. </w:t>
      </w:r>
    </w:p>
    <w:p w14:paraId="0006454C" w14:textId="77777777" w:rsidR="00530829" w:rsidRPr="00AD3664" w:rsidRDefault="00530829" w:rsidP="00530829">
      <w:pPr>
        <w:pStyle w:val="Legenda"/>
        <w:keepNext/>
        <w:jc w:val="center"/>
        <w:rPr>
          <w:rFonts w:ascii="Arial" w:hAnsi="Arial" w:cs="Arial"/>
          <w:i w:val="0"/>
          <w:color w:val="auto"/>
          <w:sz w:val="24"/>
        </w:rPr>
      </w:pPr>
      <w:r w:rsidRPr="00AD3664">
        <w:rPr>
          <w:rFonts w:ascii="Arial" w:hAnsi="Arial" w:cs="Arial"/>
          <w:i w:val="0"/>
          <w:color w:val="auto"/>
          <w:sz w:val="24"/>
        </w:rPr>
        <w:t xml:space="preserve">Tabela </w:t>
      </w:r>
      <w:r w:rsidRPr="00AD3664">
        <w:rPr>
          <w:rFonts w:ascii="Arial" w:hAnsi="Arial" w:cs="Arial"/>
          <w:i w:val="0"/>
          <w:color w:val="auto"/>
          <w:sz w:val="24"/>
        </w:rPr>
        <w:fldChar w:fldCharType="begin"/>
      </w:r>
      <w:r w:rsidRPr="00AD3664">
        <w:rPr>
          <w:rFonts w:ascii="Arial" w:hAnsi="Arial" w:cs="Arial"/>
          <w:i w:val="0"/>
          <w:color w:val="auto"/>
          <w:sz w:val="24"/>
        </w:rPr>
        <w:instrText xml:space="preserve"> SEQ Tabela \* ARABIC </w:instrText>
      </w:r>
      <w:r w:rsidRPr="00AD3664">
        <w:rPr>
          <w:rFonts w:ascii="Arial" w:hAnsi="Arial" w:cs="Arial"/>
          <w:i w:val="0"/>
          <w:color w:val="auto"/>
          <w:sz w:val="24"/>
        </w:rPr>
        <w:fldChar w:fldCharType="separate"/>
      </w:r>
      <w:r w:rsidR="00E073E3">
        <w:rPr>
          <w:rFonts w:ascii="Arial" w:hAnsi="Arial" w:cs="Arial"/>
          <w:i w:val="0"/>
          <w:noProof/>
          <w:color w:val="auto"/>
          <w:sz w:val="24"/>
        </w:rPr>
        <w:t>3</w:t>
      </w:r>
      <w:r w:rsidRPr="00AD3664">
        <w:rPr>
          <w:rFonts w:ascii="Arial" w:hAnsi="Arial" w:cs="Arial"/>
          <w:i w:val="0"/>
          <w:color w:val="auto"/>
          <w:sz w:val="24"/>
        </w:rPr>
        <w:fldChar w:fldCharType="end"/>
      </w:r>
      <w:r w:rsidRPr="00AD3664">
        <w:rPr>
          <w:rFonts w:ascii="Arial" w:hAnsi="Arial" w:cs="Arial"/>
          <w:i w:val="0"/>
          <w:color w:val="auto"/>
          <w:sz w:val="24"/>
        </w:rPr>
        <w:t xml:space="preserve"> - </w:t>
      </w:r>
      <w:r w:rsidRPr="00B0224E">
        <w:rPr>
          <w:rFonts w:ascii="Arial" w:hAnsi="Arial" w:cs="Arial"/>
          <w:i w:val="0"/>
          <w:color w:val="auto"/>
          <w:sz w:val="24"/>
        </w:rPr>
        <w:t xml:space="preserve">Variáveis </w:t>
      </w:r>
      <w:r>
        <w:rPr>
          <w:rFonts w:ascii="Arial" w:hAnsi="Arial" w:cs="Arial"/>
          <w:i w:val="0"/>
          <w:color w:val="auto"/>
          <w:sz w:val="24"/>
        </w:rPr>
        <w:t>Relacionadas às TIC no Questionário da Prova Brasil</w:t>
      </w:r>
    </w:p>
    <w:tbl>
      <w:tblPr>
        <w:tblW w:w="0" w:type="auto"/>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770"/>
        <w:gridCol w:w="1730"/>
        <w:gridCol w:w="5711"/>
      </w:tblGrid>
      <w:tr w:rsidR="00530829" w:rsidRPr="00D851FC" w14:paraId="4701A2F7" w14:textId="77777777" w:rsidTr="005601A3">
        <w:trPr>
          <w:trHeight w:val="283"/>
          <w:jc w:val="center"/>
        </w:trPr>
        <w:tc>
          <w:tcPr>
            <w:tcW w:w="0" w:type="auto"/>
            <w:tcBorders>
              <w:top w:val="single" w:sz="12" w:space="0" w:color="auto"/>
              <w:bottom w:val="single" w:sz="4" w:space="0" w:color="auto"/>
            </w:tcBorders>
            <w:shd w:val="clear" w:color="auto" w:fill="auto"/>
            <w:noWrap/>
            <w:vAlign w:val="center"/>
            <w:hideMark/>
          </w:tcPr>
          <w:p w14:paraId="0B9D15CE" w14:textId="77777777" w:rsidR="00530829" w:rsidRPr="00D851FC" w:rsidRDefault="00530829" w:rsidP="00530829">
            <w:pPr>
              <w:spacing w:after="0" w:line="240" w:lineRule="auto"/>
              <w:jc w:val="center"/>
              <w:rPr>
                <w:rFonts w:ascii="Arial" w:eastAsia="Times New Roman" w:hAnsi="Arial" w:cs="Arial"/>
                <w:b/>
                <w:bCs/>
                <w:color w:val="000000"/>
                <w:sz w:val="20"/>
                <w:szCs w:val="18"/>
                <w:lang w:eastAsia="pt-BR"/>
              </w:rPr>
            </w:pPr>
            <w:r w:rsidRPr="00D851FC">
              <w:rPr>
                <w:rFonts w:ascii="Arial" w:eastAsia="Times New Roman" w:hAnsi="Arial" w:cs="Arial"/>
                <w:b/>
                <w:bCs/>
                <w:color w:val="000000"/>
                <w:sz w:val="20"/>
                <w:szCs w:val="18"/>
                <w:lang w:eastAsia="pt-BR"/>
              </w:rPr>
              <w:t>Tipo de Variável</w:t>
            </w:r>
          </w:p>
        </w:tc>
        <w:tc>
          <w:tcPr>
            <w:tcW w:w="0" w:type="auto"/>
            <w:tcBorders>
              <w:top w:val="single" w:sz="12" w:space="0" w:color="auto"/>
              <w:bottom w:val="single" w:sz="4" w:space="0" w:color="auto"/>
            </w:tcBorders>
            <w:shd w:val="clear" w:color="auto" w:fill="auto"/>
            <w:noWrap/>
            <w:vAlign w:val="center"/>
            <w:hideMark/>
          </w:tcPr>
          <w:p w14:paraId="245A4539" w14:textId="77777777" w:rsidR="00530829" w:rsidRPr="00D851FC" w:rsidRDefault="00530829" w:rsidP="00530829">
            <w:pPr>
              <w:spacing w:after="0" w:line="240" w:lineRule="auto"/>
              <w:jc w:val="center"/>
              <w:rPr>
                <w:rFonts w:ascii="Arial" w:eastAsia="Times New Roman" w:hAnsi="Arial" w:cs="Arial"/>
                <w:b/>
                <w:bCs/>
                <w:color w:val="000000"/>
                <w:sz w:val="20"/>
                <w:szCs w:val="18"/>
                <w:lang w:eastAsia="pt-BR"/>
              </w:rPr>
            </w:pPr>
            <w:r w:rsidRPr="00D851FC">
              <w:rPr>
                <w:rFonts w:ascii="Arial" w:eastAsia="Times New Roman" w:hAnsi="Arial" w:cs="Arial"/>
                <w:b/>
                <w:bCs/>
                <w:color w:val="000000"/>
                <w:sz w:val="20"/>
                <w:szCs w:val="18"/>
                <w:lang w:eastAsia="pt-BR"/>
              </w:rPr>
              <w:t>Variável</w:t>
            </w:r>
          </w:p>
        </w:tc>
        <w:tc>
          <w:tcPr>
            <w:tcW w:w="0" w:type="auto"/>
            <w:tcBorders>
              <w:top w:val="single" w:sz="12" w:space="0" w:color="auto"/>
              <w:bottom w:val="single" w:sz="4" w:space="0" w:color="auto"/>
            </w:tcBorders>
            <w:shd w:val="clear" w:color="auto" w:fill="auto"/>
            <w:noWrap/>
            <w:vAlign w:val="center"/>
            <w:hideMark/>
          </w:tcPr>
          <w:p w14:paraId="361E647B" w14:textId="77777777" w:rsidR="00530829" w:rsidRPr="00D851FC" w:rsidRDefault="00530829" w:rsidP="00530829">
            <w:pPr>
              <w:spacing w:after="0" w:line="240" w:lineRule="auto"/>
              <w:jc w:val="center"/>
              <w:rPr>
                <w:rFonts w:ascii="Arial" w:eastAsia="Times New Roman" w:hAnsi="Arial" w:cs="Arial"/>
                <w:b/>
                <w:bCs/>
                <w:color w:val="000000"/>
                <w:sz w:val="20"/>
                <w:szCs w:val="18"/>
                <w:lang w:eastAsia="pt-BR"/>
              </w:rPr>
            </w:pPr>
            <w:r w:rsidRPr="00D851FC">
              <w:rPr>
                <w:rFonts w:ascii="Arial" w:eastAsia="Times New Roman" w:hAnsi="Arial" w:cs="Arial"/>
                <w:b/>
                <w:bCs/>
                <w:color w:val="000000"/>
                <w:sz w:val="20"/>
                <w:szCs w:val="18"/>
                <w:lang w:eastAsia="pt-BR"/>
              </w:rPr>
              <w:t>Informação da Variável</w:t>
            </w:r>
          </w:p>
        </w:tc>
      </w:tr>
      <w:tr w:rsidR="00530829" w:rsidRPr="00D851FC" w14:paraId="5C675BD4" w14:textId="77777777" w:rsidTr="005601A3">
        <w:trPr>
          <w:trHeight w:val="283"/>
          <w:jc w:val="center"/>
        </w:trPr>
        <w:tc>
          <w:tcPr>
            <w:tcW w:w="0" w:type="auto"/>
            <w:vMerge w:val="restart"/>
            <w:tcBorders>
              <w:top w:val="single" w:sz="4" w:space="0" w:color="auto"/>
            </w:tcBorders>
            <w:shd w:val="clear" w:color="auto" w:fill="auto"/>
            <w:vAlign w:val="center"/>
            <w:hideMark/>
          </w:tcPr>
          <w:p w14:paraId="24D5C73B" w14:textId="77777777" w:rsidR="00530829" w:rsidRPr="00D851FC" w:rsidRDefault="00530829" w:rsidP="00530829">
            <w:pPr>
              <w:spacing w:after="0" w:line="240" w:lineRule="auto"/>
              <w:jc w:val="center"/>
              <w:rPr>
                <w:rFonts w:ascii="Arial" w:eastAsia="Times New Roman" w:hAnsi="Arial" w:cs="Arial"/>
                <w:b/>
                <w:bCs/>
                <w:color w:val="000000"/>
                <w:sz w:val="20"/>
                <w:szCs w:val="18"/>
                <w:lang w:eastAsia="pt-BR"/>
              </w:rPr>
            </w:pPr>
            <w:r w:rsidRPr="00D851FC">
              <w:rPr>
                <w:rFonts w:ascii="Arial" w:eastAsia="Times New Roman" w:hAnsi="Arial" w:cs="Arial"/>
                <w:b/>
                <w:bCs/>
                <w:color w:val="000000"/>
                <w:sz w:val="20"/>
                <w:szCs w:val="18"/>
                <w:lang w:eastAsia="pt-BR"/>
              </w:rPr>
              <w:t>TIC e Indivíduos</w:t>
            </w:r>
          </w:p>
        </w:tc>
        <w:tc>
          <w:tcPr>
            <w:tcW w:w="0" w:type="auto"/>
            <w:tcBorders>
              <w:top w:val="single" w:sz="4" w:space="0" w:color="auto"/>
            </w:tcBorders>
            <w:shd w:val="clear" w:color="auto" w:fill="auto"/>
            <w:vAlign w:val="center"/>
            <w:hideMark/>
          </w:tcPr>
          <w:p w14:paraId="3848F2AF" w14:textId="77777777" w:rsidR="00530829" w:rsidRPr="00D851FC" w:rsidRDefault="00530829" w:rsidP="00530829">
            <w:pPr>
              <w:spacing w:after="0" w:line="240" w:lineRule="auto"/>
              <w:jc w:val="center"/>
              <w:rPr>
                <w:rFonts w:ascii="Arial" w:eastAsia="Times New Roman" w:hAnsi="Arial" w:cs="Arial"/>
                <w:i/>
                <w:iCs/>
                <w:color w:val="000000"/>
                <w:sz w:val="20"/>
                <w:szCs w:val="18"/>
                <w:lang w:eastAsia="pt-BR"/>
              </w:rPr>
            </w:pPr>
            <w:r w:rsidRPr="00D851FC">
              <w:rPr>
                <w:rFonts w:ascii="Arial" w:eastAsia="Times New Roman" w:hAnsi="Arial" w:cs="Arial"/>
                <w:i/>
                <w:iCs/>
                <w:color w:val="000000"/>
                <w:sz w:val="20"/>
                <w:szCs w:val="18"/>
                <w:lang w:eastAsia="pt-BR"/>
              </w:rPr>
              <w:t>TX_RESP_Q013</w:t>
            </w:r>
          </w:p>
        </w:tc>
        <w:tc>
          <w:tcPr>
            <w:tcW w:w="0" w:type="auto"/>
            <w:tcBorders>
              <w:top w:val="single" w:sz="4" w:space="0" w:color="auto"/>
            </w:tcBorders>
            <w:shd w:val="clear" w:color="auto" w:fill="auto"/>
            <w:vAlign w:val="center"/>
            <w:hideMark/>
          </w:tcPr>
          <w:p w14:paraId="6192EBA7" w14:textId="77777777" w:rsidR="00530829" w:rsidRPr="00D851FC" w:rsidRDefault="00530829" w:rsidP="00530829">
            <w:pPr>
              <w:spacing w:after="0" w:line="240" w:lineRule="auto"/>
              <w:rPr>
                <w:rFonts w:ascii="Arial" w:eastAsia="Times New Roman" w:hAnsi="Arial" w:cs="Arial"/>
                <w:color w:val="000000"/>
                <w:sz w:val="20"/>
                <w:szCs w:val="18"/>
                <w:lang w:eastAsia="pt-BR"/>
              </w:rPr>
            </w:pPr>
            <w:r w:rsidRPr="00D851FC">
              <w:rPr>
                <w:rFonts w:ascii="Arial" w:eastAsia="Times New Roman" w:hAnsi="Arial" w:cs="Arial"/>
                <w:color w:val="000000"/>
                <w:sz w:val="20"/>
                <w:szCs w:val="18"/>
                <w:lang w:eastAsia="pt-BR"/>
              </w:rPr>
              <w:t>O indivíduo tem computador em casa?</w:t>
            </w:r>
          </w:p>
        </w:tc>
      </w:tr>
      <w:tr w:rsidR="00530829" w:rsidRPr="00D851FC" w14:paraId="45EA7750" w14:textId="77777777" w:rsidTr="005601A3">
        <w:trPr>
          <w:trHeight w:val="283"/>
          <w:jc w:val="center"/>
        </w:trPr>
        <w:tc>
          <w:tcPr>
            <w:tcW w:w="0" w:type="auto"/>
            <w:vMerge/>
            <w:vAlign w:val="center"/>
            <w:hideMark/>
          </w:tcPr>
          <w:p w14:paraId="043ABF04" w14:textId="77777777" w:rsidR="00530829" w:rsidRPr="00D851FC" w:rsidRDefault="00530829" w:rsidP="00530829">
            <w:pPr>
              <w:spacing w:after="0" w:line="240" w:lineRule="auto"/>
              <w:rPr>
                <w:rFonts w:ascii="Arial" w:eastAsia="Times New Roman" w:hAnsi="Arial" w:cs="Arial"/>
                <w:b/>
                <w:bCs/>
                <w:color w:val="000000"/>
                <w:sz w:val="20"/>
                <w:szCs w:val="18"/>
                <w:lang w:eastAsia="pt-BR"/>
              </w:rPr>
            </w:pPr>
          </w:p>
        </w:tc>
        <w:tc>
          <w:tcPr>
            <w:tcW w:w="0" w:type="auto"/>
            <w:shd w:val="clear" w:color="auto" w:fill="auto"/>
            <w:vAlign w:val="center"/>
            <w:hideMark/>
          </w:tcPr>
          <w:p w14:paraId="5CBEBE9D" w14:textId="77777777" w:rsidR="00530829" w:rsidRPr="00D851FC" w:rsidRDefault="00530829" w:rsidP="00530829">
            <w:pPr>
              <w:spacing w:after="0" w:line="240" w:lineRule="auto"/>
              <w:jc w:val="center"/>
              <w:rPr>
                <w:rFonts w:ascii="Arial" w:eastAsia="Times New Roman" w:hAnsi="Arial" w:cs="Arial"/>
                <w:i/>
                <w:iCs/>
                <w:color w:val="000000"/>
                <w:sz w:val="20"/>
                <w:szCs w:val="18"/>
                <w:lang w:eastAsia="pt-BR"/>
              </w:rPr>
            </w:pPr>
            <w:r w:rsidRPr="00D851FC">
              <w:rPr>
                <w:rFonts w:ascii="Arial" w:eastAsia="Times New Roman" w:hAnsi="Arial" w:cs="Arial"/>
                <w:i/>
                <w:iCs/>
                <w:color w:val="000000"/>
                <w:sz w:val="20"/>
                <w:szCs w:val="18"/>
                <w:lang w:eastAsia="pt-BR"/>
              </w:rPr>
              <w:t>TX_RESP_Q036*</w:t>
            </w:r>
          </w:p>
        </w:tc>
        <w:tc>
          <w:tcPr>
            <w:tcW w:w="0" w:type="auto"/>
            <w:shd w:val="clear" w:color="auto" w:fill="auto"/>
            <w:vAlign w:val="center"/>
            <w:hideMark/>
          </w:tcPr>
          <w:p w14:paraId="1CA375CA" w14:textId="2CF467D8" w:rsidR="00530829" w:rsidRPr="00D851FC" w:rsidRDefault="00530829" w:rsidP="00A1736C">
            <w:pPr>
              <w:spacing w:after="0" w:line="240" w:lineRule="auto"/>
              <w:rPr>
                <w:rFonts w:ascii="Arial" w:eastAsia="Times New Roman" w:hAnsi="Arial" w:cs="Arial"/>
                <w:color w:val="000000"/>
                <w:sz w:val="20"/>
                <w:szCs w:val="18"/>
                <w:lang w:eastAsia="pt-BR"/>
              </w:rPr>
            </w:pPr>
            <w:r w:rsidRPr="00D851FC">
              <w:rPr>
                <w:rFonts w:ascii="Arial" w:eastAsia="Times New Roman" w:hAnsi="Arial" w:cs="Arial"/>
                <w:color w:val="000000"/>
                <w:sz w:val="20"/>
                <w:szCs w:val="18"/>
                <w:lang w:eastAsia="pt-BR"/>
              </w:rPr>
              <w:t xml:space="preserve">O indivíduo </w:t>
            </w:r>
            <w:r w:rsidR="00A1736C">
              <w:rPr>
                <w:rFonts w:ascii="Arial" w:eastAsia="Times New Roman" w:hAnsi="Arial" w:cs="Arial"/>
                <w:color w:val="000000"/>
                <w:sz w:val="20"/>
                <w:szCs w:val="18"/>
                <w:lang w:eastAsia="pt-BR"/>
              </w:rPr>
              <w:t>ler</w:t>
            </w:r>
            <w:r w:rsidRPr="00D851FC">
              <w:rPr>
                <w:rFonts w:ascii="Arial" w:eastAsia="Times New Roman" w:hAnsi="Arial" w:cs="Arial"/>
                <w:color w:val="000000"/>
                <w:sz w:val="20"/>
                <w:szCs w:val="18"/>
                <w:lang w:eastAsia="pt-BR"/>
              </w:rPr>
              <w:t xml:space="preserve"> sites na internet?</w:t>
            </w:r>
          </w:p>
        </w:tc>
      </w:tr>
      <w:tr w:rsidR="00530829" w:rsidRPr="00D851FC" w14:paraId="73ECB4C2" w14:textId="77777777" w:rsidTr="005601A3">
        <w:trPr>
          <w:trHeight w:val="283"/>
          <w:jc w:val="center"/>
        </w:trPr>
        <w:tc>
          <w:tcPr>
            <w:tcW w:w="0" w:type="auto"/>
            <w:shd w:val="clear" w:color="auto" w:fill="auto"/>
            <w:vAlign w:val="center"/>
            <w:hideMark/>
          </w:tcPr>
          <w:p w14:paraId="4EF002FD" w14:textId="77777777" w:rsidR="00530829" w:rsidRPr="00D851FC" w:rsidRDefault="00530829" w:rsidP="00530829">
            <w:pPr>
              <w:spacing w:after="0" w:line="240" w:lineRule="auto"/>
              <w:jc w:val="center"/>
              <w:rPr>
                <w:rFonts w:ascii="Arial" w:eastAsia="Times New Roman" w:hAnsi="Arial" w:cs="Arial"/>
                <w:b/>
                <w:bCs/>
                <w:color w:val="000000"/>
                <w:sz w:val="20"/>
                <w:szCs w:val="18"/>
                <w:lang w:eastAsia="pt-BR"/>
              </w:rPr>
            </w:pPr>
          </w:p>
        </w:tc>
        <w:tc>
          <w:tcPr>
            <w:tcW w:w="0" w:type="auto"/>
            <w:shd w:val="clear" w:color="auto" w:fill="auto"/>
            <w:vAlign w:val="center"/>
            <w:hideMark/>
          </w:tcPr>
          <w:p w14:paraId="68AF9653" w14:textId="77777777" w:rsidR="00530829" w:rsidRPr="00D851FC" w:rsidRDefault="00530829" w:rsidP="00530829">
            <w:pPr>
              <w:spacing w:after="0" w:line="240" w:lineRule="auto"/>
              <w:jc w:val="center"/>
              <w:rPr>
                <w:rFonts w:ascii="Arial" w:eastAsia="Times New Roman" w:hAnsi="Arial" w:cs="Arial"/>
                <w:i/>
                <w:iCs/>
                <w:color w:val="000000"/>
                <w:sz w:val="20"/>
                <w:szCs w:val="18"/>
                <w:lang w:eastAsia="pt-BR"/>
              </w:rPr>
            </w:pPr>
          </w:p>
        </w:tc>
        <w:tc>
          <w:tcPr>
            <w:tcW w:w="0" w:type="auto"/>
            <w:shd w:val="clear" w:color="auto" w:fill="auto"/>
            <w:vAlign w:val="center"/>
            <w:hideMark/>
          </w:tcPr>
          <w:p w14:paraId="3326D601" w14:textId="77777777" w:rsidR="00530829" w:rsidRPr="00D851FC" w:rsidRDefault="00530829" w:rsidP="00530829">
            <w:pPr>
              <w:spacing w:after="0" w:line="240" w:lineRule="auto"/>
              <w:rPr>
                <w:rFonts w:ascii="Arial" w:eastAsia="Times New Roman" w:hAnsi="Arial" w:cs="Arial"/>
                <w:color w:val="000000"/>
                <w:sz w:val="20"/>
                <w:szCs w:val="18"/>
                <w:lang w:eastAsia="pt-BR"/>
              </w:rPr>
            </w:pPr>
          </w:p>
        </w:tc>
      </w:tr>
      <w:tr w:rsidR="00530829" w:rsidRPr="00D851FC" w14:paraId="027882A9" w14:textId="77777777" w:rsidTr="005601A3">
        <w:trPr>
          <w:trHeight w:val="283"/>
          <w:jc w:val="center"/>
        </w:trPr>
        <w:tc>
          <w:tcPr>
            <w:tcW w:w="0" w:type="auto"/>
            <w:vMerge w:val="restart"/>
            <w:shd w:val="clear" w:color="auto" w:fill="auto"/>
            <w:noWrap/>
            <w:vAlign w:val="center"/>
            <w:hideMark/>
          </w:tcPr>
          <w:p w14:paraId="5ADF72DB" w14:textId="77777777" w:rsidR="00530829" w:rsidRPr="00D851FC" w:rsidRDefault="00530829" w:rsidP="00530829">
            <w:pPr>
              <w:spacing w:after="0" w:line="240" w:lineRule="auto"/>
              <w:jc w:val="center"/>
              <w:rPr>
                <w:rFonts w:ascii="Arial" w:eastAsia="Times New Roman" w:hAnsi="Arial" w:cs="Arial"/>
                <w:b/>
                <w:bCs/>
                <w:color w:val="000000"/>
                <w:sz w:val="20"/>
                <w:szCs w:val="18"/>
                <w:lang w:eastAsia="pt-BR"/>
              </w:rPr>
            </w:pPr>
            <w:r w:rsidRPr="00D851FC">
              <w:rPr>
                <w:rFonts w:ascii="Arial" w:eastAsia="Times New Roman" w:hAnsi="Arial" w:cs="Arial"/>
                <w:b/>
                <w:bCs/>
                <w:color w:val="000000"/>
                <w:sz w:val="20"/>
                <w:szCs w:val="18"/>
                <w:lang w:eastAsia="pt-BR"/>
              </w:rPr>
              <w:t>TIC e Escolas</w:t>
            </w:r>
          </w:p>
        </w:tc>
        <w:tc>
          <w:tcPr>
            <w:tcW w:w="0" w:type="auto"/>
            <w:shd w:val="clear" w:color="auto" w:fill="auto"/>
            <w:vAlign w:val="center"/>
            <w:hideMark/>
          </w:tcPr>
          <w:p w14:paraId="4946297A" w14:textId="77777777" w:rsidR="00530829" w:rsidRPr="00D851FC" w:rsidRDefault="00530829" w:rsidP="00530829">
            <w:pPr>
              <w:spacing w:after="0" w:line="240" w:lineRule="auto"/>
              <w:jc w:val="center"/>
              <w:rPr>
                <w:rFonts w:ascii="Arial" w:eastAsia="Times New Roman" w:hAnsi="Arial" w:cs="Arial"/>
                <w:i/>
                <w:iCs/>
                <w:color w:val="000000"/>
                <w:sz w:val="20"/>
                <w:szCs w:val="18"/>
                <w:lang w:eastAsia="pt-BR"/>
              </w:rPr>
            </w:pPr>
            <w:r w:rsidRPr="00D851FC">
              <w:rPr>
                <w:rFonts w:ascii="Arial" w:eastAsia="Times New Roman" w:hAnsi="Arial" w:cs="Arial"/>
                <w:i/>
                <w:iCs/>
                <w:color w:val="000000"/>
                <w:sz w:val="20"/>
                <w:szCs w:val="18"/>
                <w:lang w:eastAsia="pt-BR"/>
              </w:rPr>
              <w:t>TX_ESC_Q037</w:t>
            </w:r>
          </w:p>
        </w:tc>
        <w:tc>
          <w:tcPr>
            <w:tcW w:w="0" w:type="auto"/>
            <w:shd w:val="clear" w:color="auto" w:fill="auto"/>
            <w:vAlign w:val="center"/>
            <w:hideMark/>
          </w:tcPr>
          <w:p w14:paraId="23B21912" w14:textId="77777777" w:rsidR="00530829" w:rsidRPr="00D851FC" w:rsidRDefault="00530829" w:rsidP="00530829">
            <w:pPr>
              <w:spacing w:after="0" w:line="240" w:lineRule="auto"/>
              <w:rPr>
                <w:rFonts w:ascii="Arial" w:eastAsia="Times New Roman" w:hAnsi="Arial" w:cs="Arial"/>
                <w:color w:val="000000"/>
                <w:sz w:val="20"/>
                <w:szCs w:val="18"/>
                <w:lang w:eastAsia="pt-BR"/>
              </w:rPr>
            </w:pPr>
            <w:r w:rsidRPr="00D851FC">
              <w:rPr>
                <w:rFonts w:ascii="Arial" w:eastAsia="Times New Roman" w:hAnsi="Arial" w:cs="Arial"/>
                <w:color w:val="000000"/>
                <w:sz w:val="20"/>
                <w:szCs w:val="18"/>
                <w:lang w:eastAsia="pt-BR"/>
              </w:rPr>
              <w:t xml:space="preserve">A escola oferece acesso </w:t>
            </w:r>
            <w:proofErr w:type="gramStart"/>
            <w:r w:rsidRPr="00D851FC">
              <w:rPr>
                <w:rFonts w:ascii="Arial" w:eastAsia="Times New Roman" w:hAnsi="Arial" w:cs="Arial"/>
                <w:color w:val="000000"/>
                <w:sz w:val="20"/>
                <w:szCs w:val="18"/>
                <w:lang w:eastAsia="pt-BR"/>
              </w:rPr>
              <w:t>à</w:t>
            </w:r>
            <w:proofErr w:type="gramEnd"/>
            <w:r w:rsidRPr="00D851FC">
              <w:rPr>
                <w:rFonts w:ascii="Arial" w:eastAsia="Times New Roman" w:hAnsi="Arial" w:cs="Arial"/>
                <w:color w:val="000000"/>
                <w:sz w:val="20"/>
                <w:szCs w:val="18"/>
                <w:lang w:eastAsia="pt-BR"/>
              </w:rPr>
              <w:t xml:space="preserve"> computadores para alunos? Quais as suas condições?</w:t>
            </w:r>
          </w:p>
        </w:tc>
      </w:tr>
      <w:tr w:rsidR="00530829" w:rsidRPr="00D851FC" w14:paraId="0837A0E7" w14:textId="77777777" w:rsidTr="005601A3">
        <w:trPr>
          <w:trHeight w:val="283"/>
          <w:jc w:val="center"/>
        </w:trPr>
        <w:tc>
          <w:tcPr>
            <w:tcW w:w="0" w:type="auto"/>
            <w:vMerge/>
            <w:vAlign w:val="center"/>
            <w:hideMark/>
          </w:tcPr>
          <w:p w14:paraId="64394CEF" w14:textId="77777777" w:rsidR="00530829" w:rsidRPr="00D851FC" w:rsidRDefault="00530829" w:rsidP="00530829">
            <w:pPr>
              <w:spacing w:after="0" w:line="240" w:lineRule="auto"/>
              <w:rPr>
                <w:rFonts w:ascii="Arial" w:eastAsia="Times New Roman" w:hAnsi="Arial" w:cs="Arial"/>
                <w:b/>
                <w:bCs/>
                <w:color w:val="000000"/>
                <w:sz w:val="20"/>
                <w:szCs w:val="18"/>
                <w:lang w:eastAsia="pt-BR"/>
              </w:rPr>
            </w:pPr>
          </w:p>
        </w:tc>
        <w:tc>
          <w:tcPr>
            <w:tcW w:w="0" w:type="auto"/>
            <w:shd w:val="clear" w:color="auto" w:fill="auto"/>
            <w:vAlign w:val="center"/>
            <w:hideMark/>
          </w:tcPr>
          <w:p w14:paraId="054947DE" w14:textId="77777777" w:rsidR="00530829" w:rsidRPr="00D851FC" w:rsidRDefault="00530829" w:rsidP="00530829">
            <w:pPr>
              <w:spacing w:after="0" w:line="240" w:lineRule="auto"/>
              <w:jc w:val="center"/>
              <w:rPr>
                <w:rFonts w:ascii="Arial" w:eastAsia="Times New Roman" w:hAnsi="Arial" w:cs="Arial"/>
                <w:i/>
                <w:iCs/>
                <w:color w:val="000000"/>
                <w:sz w:val="20"/>
                <w:szCs w:val="18"/>
                <w:lang w:eastAsia="pt-BR"/>
              </w:rPr>
            </w:pPr>
            <w:r w:rsidRPr="00D851FC">
              <w:rPr>
                <w:rFonts w:ascii="Arial" w:eastAsia="Times New Roman" w:hAnsi="Arial" w:cs="Arial"/>
                <w:i/>
                <w:iCs/>
                <w:color w:val="000000"/>
                <w:sz w:val="20"/>
                <w:szCs w:val="18"/>
                <w:lang w:eastAsia="pt-BR"/>
              </w:rPr>
              <w:t>TX_ESC_Q038</w:t>
            </w:r>
          </w:p>
        </w:tc>
        <w:tc>
          <w:tcPr>
            <w:tcW w:w="0" w:type="auto"/>
            <w:shd w:val="clear" w:color="auto" w:fill="auto"/>
            <w:vAlign w:val="center"/>
            <w:hideMark/>
          </w:tcPr>
          <w:p w14:paraId="6756CE5D" w14:textId="77777777" w:rsidR="00530829" w:rsidRPr="00D851FC" w:rsidRDefault="00530829" w:rsidP="00530829">
            <w:pPr>
              <w:spacing w:after="0" w:line="240" w:lineRule="auto"/>
              <w:rPr>
                <w:rFonts w:ascii="Arial" w:eastAsia="Times New Roman" w:hAnsi="Arial" w:cs="Arial"/>
                <w:color w:val="000000"/>
                <w:sz w:val="20"/>
                <w:szCs w:val="18"/>
                <w:lang w:eastAsia="pt-BR"/>
              </w:rPr>
            </w:pPr>
            <w:r w:rsidRPr="00D851FC">
              <w:rPr>
                <w:rFonts w:ascii="Arial" w:eastAsia="Times New Roman" w:hAnsi="Arial" w:cs="Arial"/>
                <w:color w:val="000000"/>
                <w:sz w:val="20"/>
                <w:szCs w:val="18"/>
                <w:lang w:eastAsia="pt-BR"/>
              </w:rPr>
              <w:t>A escola oferece acesso à internet para alunos? Quais as suas condições?</w:t>
            </w:r>
          </w:p>
        </w:tc>
      </w:tr>
      <w:tr w:rsidR="00530829" w:rsidRPr="00D851FC" w14:paraId="6BA54D98" w14:textId="77777777" w:rsidTr="005601A3">
        <w:trPr>
          <w:trHeight w:val="283"/>
          <w:jc w:val="center"/>
        </w:trPr>
        <w:tc>
          <w:tcPr>
            <w:tcW w:w="0" w:type="auto"/>
            <w:vMerge/>
            <w:vAlign w:val="center"/>
            <w:hideMark/>
          </w:tcPr>
          <w:p w14:paraId="59246C99" w14:textId="77777777" w:rsidR="00530829" w:rsidRPr="00D851FC" w:rsidRDefault="00530829" w:rsidP="00530829">
            <w:pPr>
              <w:spacing w:after="0" w:line="240" w:lineRule="auto"/>
              <w:rPr>
                <w:rFonts w:ascii="Arial" w:eastAsia="Times New Roman" w:hAnsi="Arial" w:cs="Arial"/>
                <w:b/>
                <w:bCs/>
                <w:color w:val="000000"/>
                <w:sz w:val="20"/>
                <w:szCs w:val="18"/>
                <w:lang w:eastAsia="pt-BR"/>
              </w:rPr>
            </w:pPr>
          </w:p>
        </w:tc>
        <w:tc>
          <w:tcPr>
            <w:tcW w:w="0" w:type="auto"/>
            <w:shd w:val="clear" w:color="auto" w:fill="auto"/>
            <w:vAlign w:val="center"/>
            <w:hideMark/>
          </w:tcPr>
          <w:p w14:paraId="656709A3" w14:textId="77777777" w:rsidR="00530829" w:rsidRPr="00D851FC" w:rsidRDefault="00530829" w:rsidP="00530829">
            <w:pPr>
              <w:spacing w:after="0" w:line="240" w:lineRule="auto"/>
              <w:jc w:val="center"/>
              <w:rPr>
                <w:rFonts w:ascii="Arial" w:eastAsia="Times New Roman" w:hAnsi="Arial" w:cs="Arial"/>
                <w:i/>
                <w:iCs/>
                <w:color w:val="000000"/>
                <w:sz w:val="20"/>
                <w:szCs w:val="18"/>
                <w:lang w:eastAsia="pt-BR"/>
              </w:rPr>
            </w:pPr>
            <w:r w:rsidRPr="00D851FC">
              <w:rPr>
                <w:rFonts w:ascii="Arial" w:eastAsia="Times New Roman" w:hAnsi="Arial" w:cs="Arial"/>
                <w:i/>
                <w:iCs/>
                <w:color w:val="000000"/>
                <w:sz w:val="20"/>
                <w:szCs w:val="18"/>
                <w:lang w:eastAsia="pt-BR"/>
              </w:rPr>
              <w:t>TX_ESC_Q039</w:t>
            </w:r>
          </w:p>
        </w:tc>
        <w:tc>
          <w:tcPr>
            <w:tcW w:w="0" w:type="auto"/>
            <w:shd w:val="clear" w:color="auto" w:fill="auto"/>
            <w:vAlign w:val="center"/>
            <w:hideMark/>
          </w:tcPr>
          <w:p w14:paraId="3CE9AD2C" w14:textId="77777777" w:rsidR="00530829" w:rsidRPr="00D851FC" w:rsidRDefault="00530829" w:rsidP="00530829">
            <w:pPr>
              <w:spacing w:after="0" w:line="240" w:lineRule="auto"/>
              <w:rPr>
                <w:rFonts w:ascii="Arial" w:eastAsia="Times New Roman" w:hAnsi="Arial" w:cs="Arial"/>
                <w:color w:val="000000"/>
                <w:sz w:val="20"/>
                <w:szCs w:val="18"/>
                <w:lang w:eastAsia="pt-BR"/>
              </w:rPr>
            </w:pPr>
            <w:r w:rsidRPr="00D851FC">
              <w:rPr>
                <w:rFonts w:ascii="Arial" w:eastAsia="Times New Roman" w:hAnsi="Arial" w:cs="Arial"/>
                <w:color w:val="000000"/>
                <w:sz w:val="20"/>
                <w:szCs w:val="18"/>
                <w:lang w:eastAsia="pt-BR"/>
              </w:rPr>
              <w:t xml:space="preserve">A escola oferece acesso </w:t>
            </w:r>
            <w:proofErr w:type="gramStart"/>
            <w:r w:rsidRPr="00D851FC">
              <w:rPr>
                <w:rFonts w:ascii="Arial" w:eastAsia="Times New Roman" w:hAnsi="Arial" w:cs="Arial"/>
                <w:color w:val="000000"/>
                <w:sz w:val="20"/>
                <w:szCs w:val="18"/>
                <w:lang w:eastAsia="pt-BR"/>
              </w:rPr>
              <w:t>à</w:t>
            </w:r>
            <w:proofErr w:type="gramEnd"/>
            <w:r w:rsidRPr="00D851FC">
              <w:rPr>
                <w:rFonts w:ascii="Arial" w:eastAsia="Times New Roman" w:hAnsi="Arial" w:cs="Arial"/>
                <w:color w:val="000000"/>
                <w:sz w:val="20"/>
                <w:szCs w:val="18"/>
                <w:lang w:eastAsia="pt-BR"/>
              </w:rPr>
              <w:t xml:space="preserve"> computadores para professores? Quais as suas condições?</w:t>
            </w:r>
          </w:p>
        </w:tc>
      </w:tr>
      <w:tr w:rsidR="00530829" w:rsidRPr="00D851FC" w14:paraId="72C6D480" w14:textId="77777777" w:rsidTr="005601A3">
        <w:trPr>
          <w:trHeight w:val="283"/>
          <w:jc w:val="center"/>
        </w:trPr>
        <w:tc>
          <w:tcPr>
            <w:tcW w:w="0" w:type="auto"/>
            <w:vMerge/>
            <w:vAlign w:val="center"/>
            <w:hideMark/>
          </w:tcPr>
          <w:p w14:paraId="3F9EAD8A" w14:textId="77777777" w:rsidR="00530829" w:rsidRPr="00D851FC" w:rsidRDefault="00530829" w:rsidP="00530829">
            <w:pPr>
              <w:spacing w:after="0" w:line="240" w:lineRule="auto"/>
              <w:rPr>
                <w:rFonts w:ascii="Arial" w:eastAsia="Times New Roman" w:hAnsi="Arial" w:cs="Arial"/>
                <w:b/>
                <w:bCs/>
                <w:color w:val="000000"/>
                <w:sz w:val="20"/>
                <w:szCs w:val="18"/>
                <w:lang w:eastAsia="pt-BR"/>
              </w:rPr>
            </w:pPr>
          </w:p>
        </w:tc>
        <w:tc>
          <w:tcPr>
            <w:tcW w:w="0" w:type="auto"/>
            <w:shd w:val="clear" w:color="auto" w:fill="auto"/>
            <w:vAlign w:val="center"/>
            <w:hideMark/>
          </w:tcPr>
          <w:p w14:paraId="45746192" w14:textId="77777777" w:rsidR="00530829" w:rsidRPr="00D851FC" w:rsidRDefault="00530829" w:rsidP="00530829">
            <w:pPr>
              <w:spacing w:after="0" w:line="240" w:lineRule="auto"/>
              <w:jc w:val="center"/>
              <w:rPr>
                <w:rFonts w:ascii="Arial" w:eastAsia="Times New Roman" w:hAnsi="Arial" w:cs="Arial"/>
                <w:i/>
                <w:iCs/>
                <w:color w:val="000000"/>
                <w:sz w:val="20"/>
                <w:szCs w:val="18"/>
                <w:lang w:eastAsia="pt-BR"/>
              </w:rPr>
            </w:pPr>
            <w:r w:rsidRPr="00D851FC">
              <w:rPr>
                <w:rFonts w:ascii="Arial" w:eastAsia="Times New Roman" w:hAnsi="Arial" w:cs="Arial"/>
                <w:i/>
                <w:iCs/>
                <w:color w:val="000000"/>
                <w:sz w:val="20"/>
                <w:szCs w:val="18"/>
                <w:lang w:eastAsia="pt-BR"/>
              </w:rPr>
              <w:t>TX_ESC_Q040</w:t>
            </w:r>
          </w:p>
        </w:tc>
        <w:tc>
          <w:tcPr>
            <w:tcW w:w="0" w:type="auto"/>
            <w:shd w:val="clear" w:color="auto" w:fill="auto"/>
            <w:vAlign w:val="center"/>
            <w:hideMark/>
          </w:tcPr>
          <w:p w14:paraId="1CD00119" w14:textId="77777777" w:rsidR="00530829" w:rsidRPr="00D851FC" w:rsidRDefault="00530829" w:rsidP="00530829">
            <w:pPr>
              <w:spacing w:after="0" w:line="240" w:lineRule="auto"/>
              <w:rPr>
                <w:rFonts w:ascii="Arial" w:eastAsia="Times New Roman" w:hAnsi="Arial" w:cs="Arial"/>
                <w:color w:val="000000"/>
                <w:sz w:val="20"/>
                <w:szCs w:val="18"/>
                <w:lang w:eastAsia="pt-BR"/>
              </w:rPr>
            </w:pPr>
            <w:r w:rsidRPr="00D851FC">
              <w:rPr>
                <w:rFonts w:ascii="Arial" w:eastAsia="Times New Roman" w:hAnsi="Arial" w:cs="Arial"/>
                <w:color w:val="000000"/>
                <w:sz w:val="20"/>
                <w:szCs w:val="18"/>
                <w:lang w:eastAsia="pt-BR"/>
              </w:rPr>
              <w:t>A escola oferece acesso à internet para professores? Quais as suas condições?</w:t>
            </w:r>
          </w:p>
        </w:tc>
      </w:tr>
      <w:tr w:rsidR="00530829" w:rsidRPr="00D851FC" w14:paraId="28FDD1CD" w14:textId="77777777" w:rsidTr="005601A3">
        <w:trPr>
          <w:trHeight w:val="283"/>
          <w:jc w:val="center"/>
        </w:trPr>
        <w:tc>
          <w:tcPr>
            <w:tcW w:w="0" w:type="auto"/>
            <w:vMerge/>
            <w:vAlign w:val="center"/>
            <w:hideMark/>
          </w:tcPr>
          <w:p w14:paraId="50D32A16" w14:textId="77777777" w:rsidR="00530829" w:rsidRPr="00D851FC" w:rsidRDefault="00530829" w:rsidP="00530829">
            <w:pPr>
              <w:spacing w:after="0" w:line="240" w:lineRule="auto"/>
              <w:rPr>
                <w:rFonts w:ascii="Arial" w:eastAsia="Times New Roman" w:hAnsi="Arial" w:cs="Arial"/>
                <w:b/>
                <w:bCs/>
                <w:color w:val="000000"/>
                <w:sz w:val="20"/>
                <w:szCs w:val="18"/>
                <w:lang w:eastAsia="pt-BR"/>
              </w:rPr>
            </w:pPr>
          </w:p>
        </w:tc>
        <w:tc>
          <w:tcPr>
            <w:tcW w:w="0" w:type="auto"/>
            <w:shd w:val="clear" w:color="auto" w:fill="auto"/>
            <w:vAlign w:val="center"/>
            <w:hideMark/>
          </w:tcPr>
          <w:p w14:paraId="500263EF" w14:textId="77777777" w:rsidR="00530829" w:rsidRPr="00D851FC" w:rsidRDefault="00530829" w:rsidP="00530829">
            <w:pPr>
              <w:spacing w:after="0" w:line="240" w:lineRule="auto"/>
              <w:jc w:val="center"/>
              <w:rPr>
                <w:rFonts w:ascii="Arial" w:eastAsia="Times New Roman" w:hAnsi="Arial" w:cs="Arial"/>
                <w:i/>
                <w:iCs/>
                <w:color w:val="000000"/>
                <w:sz w:val="20"/>
                <w:szCs w:val="18"/>
                <w:lang w:eastAsia="pt-BR"/>
              </w:rPr>
            </w:pPr>
            <w:r w:rsidRPr="00D851FC">
              <w:rPr>
                <w:rFonts w:ascii="Arial" w:eastAsia="Times New Roman" w:hAnsi="Arial" w:cs="Arial"/>
                <w:i/>
                <w:iCs/>
                <w:color w:val="000000"/>
                <w:sz w:val="20"/>
                <w:szCs w:val="18"/>
                <w:lang w:eastAsia="pt-BR"/>
              </w:rPr>
              <w:t>TX_ESC_Q041</w:t>
            </w:r>
          </w:p>
        </w:tc>
        <w:tc>
          <w:tcPr>
            <w:tcW w:w="0" w:type="auto"/>
            <w:shd w:val="clear" w:color="auto" w:fill="auto"/>
            <w:vAlign w:val="center"/>
            <w:hideMark/>
          </w:tcPr>
          <w:p w14:paraId="06C0AEC8" w14:textId="77777777" w:rsidR="00530829" w:rsidRPr="00D851FC" w:rsidRDefault="00530829" w:rsidP="00530829">
            <w:pPr>
              <w:spacing w:after="0" w:line="240" w:lineRule="auto"/>
              <w:rPr>
                <w:rFonts w:ascii="Arial" w:eastAsia="Times New Roman" w:hAnsi="Arial" w:cs="Arial"/>
                <w:color w:val="000000"/>
                <w:sz w:val="20"/>
                <w:szCs w:val="18"/>
                <w:lang w:eastAsia="pt-BR"/>
              </w:rPr>
            </w:pPr>
            <w:r w:rsidRPr="00D851FC">
              <w:rPr>
                <w:rFonts w:ascii="Arial" w:eastAsia="Times New Roman" w:hAnsi="Arial" w:cs="Arial"/>
                <w:color w:val="000000"/>
                <w:sz w:val="20"/>
                <w:szCs w:val="18"/>
                <w:lang w:eastAsia="pt-BR"/>
              </w:rPr>
              <w:t xml:space="preserve">A escola oferece acesso </w:t>
            </w:r>
            <w:proofErr w:type="gramStart"/>
            <w:r w:rsidRPr="00D851FC">
              <w:rPr>
                <w:rFonts w:ascii="Arial" w:eastAsia="Times New Roman" w:hAnsi="Arial" w:cs="Arial"/>
                <w:color w:val="000000"/>
                <w:sz w:val="20"/>
                <w:szCs w:val="18"/>
                <w:lang w:eastAsia="pt-BR"/>
              </w:rPr>
              <w:t>à</w:t>
            </w:r>
            <w:proofErr w:type="gramEnd"/>
            <w:r w:rsidRPr="00D851FC">
              <w:rPr>
                <w:rFonts w:ascii="Arial" w:eastAsia="Times New Roman" w:hAnsi="Arial" w:cs="Arial"/>
                <w:color w:val="000000"/>
                <w:sz w:val="20"/>
                <w:szCs w:val="18"/>
                <w:lang w:eastAsia="pt-BR"/>
              </w:rPr>
              <w:t xml:space="preserve"> computadores para o administrativo? Quais as suas condições?</w:t>
            </w:r>
          </w:p>
        </w:tc>
      </w:tr>
      <w:tr w:rsidR="00530829" w:rsidRPr="00D851FC" w14:paraId="1DDE342B" w14:textId="77777777" w:rsidTr="005601A3">
        <w:trPr>
          <w:trHeight w:val="283"/>
          <w:jc w:val="center"/>
        </w:trPr>
        <w:tc>
          <w:tcPr>
            <w:tcW w:w="0" w:type="auto"/>
            <w:shd w:val="clear" w:color="auto" w:fill="auto"/>
            <w:noWrap/>
            <w:vAlign w:val="center"/>
            <w:hideMark/>
          </w:tcPr>
          <w:p w14:paraId="2C666038" w14:textId="77777777" w:rsidR="00530829" w:rsidRPr="00D851FC" w:rsidRDefault="00530829" w:rsidP="00530829">
            <w:pPr>
              <w:spacing w:after="0" w:line="240" w:lineRule="auto"/>
              <w:rPr>
                <w:rFonts w:ascii="Arial" w:eastAsia="Times New Roman" w:hAnsi="Arial" w:cs="Arial"/>
                <w:b/>
                <w:bCs/>
                <w:color w:val="000000"/>
                <w:sz w:val="20"/>
                <w:szCs w:val="18"/>
                <w:lang w:eastAsia="pt-BR"/>
              </w:rPr>
            </w:pPr>
          </w:p>
        </w:tc>
        <w:tc>
          <w:tcPr>
            <w:tcW w:w="0" w:type="auto"/>
            <w:shd w:val="clear" w:color="auto" w:fill="auto"/>
            <w:vAlign w:val="center"/>
            <w:hideMark/>
          </w:tcPr>
          <w:p w14:paraId="6E860767" w14:textId="77777777" w:rsidR="00530829" w:rsidRPr="00D851FC" w:rsidRDefault="00530829" w:rsidP="00530829">
            <w:pPr>
              <w:spacing w:after="0" w:line="240" w:lineRule="auto"/>
              <w:jc w:val="center"/>
              <w:rPr>
                <w:rFonts w:ascii="Arial" w:eastAsia="Times New Roman" w:hAnsi="Arial" w:cs="Arial"/>
                <w:i/>
                <w:iCs/>
                <w:color w:val="000000"/>
                <w:sz w:val="20"/>
                <w:szCs w:val="18"/>
                <w:lang w:eastAsia="pt-BR"/>
              </w:rPr>
            </w:pPr>
          </w:p>
        </w:tc>
        <w:tc>
          <w:tcPr>
            <w:tcW w:w="0" w:type="auto"/>
            <w:shd w:val="clear" w:color="auto" w:fill="auto"/>
            <w:vAlign w:val="center"/>
            <w:hideMark/>
          </w:tcPr>
          <w:p w14:paraId="26D6EA10" w14:textId="77777777" w:rsidR="00530829" w:rsidRPr="00D851FC" w:rsidRDefault="00530829" w:rsidP="00530829">
            <w:pPr>
              <w:spacing w:after="0" w:line="240" w:lineRule="auto"/>
              <w:rPr>
                <w:rFonts w:ascii="Arial" w:eastAsia="Times New Roman" w:hAnsi="Arial" w:cs="Arial"/>
                <w:color w:val="000000"/>
                <w:sz w:val="20"/>
                <w:szCs w:val="18"/>
                <w:lang w:eastAsia="pt-BR"/>
              </w:rPr>
            </w:pPr>
          </w:p>
        </w:tc>
      </w:tr>
      <w:tr w:rsidR="005601A3" w:rsidRPr="00D851FC" w14:paraId="767D8A7C" w14:textId="77777777" w:rsidTr="005601A3">
        <w:trPr>
          <w:trHeight w:val="283"/>
          <w:jc w:val="center"/>
        </w:trPr>
        <w:tc>
          <w:tcPr>
            <w:tcW w:w="0" w:type="auto"/>
            <w:vMerge w:val="restart"/>
            <w:shd w:val="clear" w:color="auto" w:fill="auto"/>
            <w:vAlign w:val="center"/>
            <w:hideMark/>
          </w:tcPr>
          <w:p w14:paraId="70840C9E" w14:textId="77777777" w:rsidR="005601A3" w:rsidRPr="00D851FC" w:rsidRDefault="005601A3" w:rsidP="00530829">
            <w:pPr>
              <w:spacing w:after="0" w:line="240" w:lineRule="auto"/>
              <w:jc w:val="center"/>
              <w:rPr>
                <w:rFonts w:ascii="Arial" w:eastAsia="Times New Roman" w:hAnsi="Arial" w:cs="Arial"/>
                <w:b/>
                <w:bCs/>
                <w:color w:val="000000"/>
                <w:sz w:val="20"/>
                <w:szCs w:val="18"/>
                <w:lang w:eastAsia="pt-BR"/>
              </w:rPr>
            </w:pPr>
            <w:r w:rsidRPr="00D851FC">
              <w:rPr>
                <w:rFonts w:ascii="Arial" w:eastAsia="Times New Roman" w:hAnsi="Arial" w:cs="Arial"/>
                <w:b/>
                <w:bCs/>
                <w:color w:val="000000"/>
                <w:sz w:val="20"/>
                <w:szCs w:val="18"/>
                <w:lang w:eastAsia="pt-BR"/>
              </w:rPr>
              <w:t>TIC e Professores</w:t>
            </w:r>
          </w:p>
        </w:tc>
        <w:tc>
          <w:tcPr>
            <w:tcW w:w="0" w:type="auto"/>
            <w:shd w:val="clear" w:color="auto" w:fill="auto"/>
            <w:noWrap/>
            <w:vAlign w:val="center"/>
            <w:hideMark/>
          </w:tcPr>
          <w:p w14:paraId="14E4EFAE" w14:textId="77777777" w:rsidR="005601A3" w:rsidRPr="00D851FC" w:rsidRDefault="005601A3" w:rsidP="00530829">
            <w:pPr>
              <w:spacing w:after="0" w:line="240" w:lineRule="auto"/>
              <w:jc w:val="center"/>
              <w:rPr>
                <w:rFonts w:ascii="Arial" w:eastAsia="Times New Roman" w:hAnsi="Arial" w:cs="Arial"/>
                <w:i/>
                <w:iCs/>
                <w:color w:val="000000"/>
                <w:sz w:val="20"/>
                <w:szCs w:val="18"/>
                <w:lang w:eastAsia="pt-BR"/>
              </w:rPr>
            </w:pPr>
            <w:r w:rsidRPr="00D851FC">
              <w:rPr>
                <w:rFonts w:ascii="Arial" w:eastAsia="Times New Roman" w:hAnsi="Arial" w:cs="Arial"/>
                <w:i/>
                <w:iCs/>
                <w:color w:val="000000"/>
                <w:sz w:val="20"/>
                <w:szCs w:val="18"/>
                <w:lang w:eastAsia="pt-BR"/>
              </w:rPr>
              <w:t>TX_PRO_Q040</w:t>
            </w:r>
          </w:p>
        </w:tc>
        <w:tc>
          <w:tcPr>
            <w:tcW w:w="0" w:type="auto"/>
            <w:shd w:val="clear" w:color="auto" w:fill="auto"/>
            <w:vAlign w:val="center"/>
            <w:hideMark/>
          </w:tcPr>
          <w:p w14:paraId="2DCB9771" w14:textId="77777777" w:rsidR="005601A3" w:rsidRPr="00D851FC" w:rsidRDefault="005601A3" w:rsidP="00530829">
            <w:pPr>
              <w:spacing w:after="0" w:line="240" w:lineRule="auto"/>
              <w:rPr>
                <w:rFonts w:ascii="Arial" w:eastAsia="Times New Roman" w:hAnsi="Arial" w:cs="Arial"/>
                <w:color w:val="000000"/>
                <w:sz w:val="20"/>
                <w:szCs w:val="18"/>
                <w:lang w:eastAsia="pt-BR"/>
              </w:rPr>
            </w:pPr>
            <w:r w:rsidRPr="00D851FC">
              <w:rPr>
                <w:rFonts w:ascii="Arial" w:eastAsia="Times New Roman" w:hAnsi="Arial" w:cs="Arial"/>
                <w:color w:val="000000"/>
                <w:sz w:val="20"/>
                <w:szCs w:val="18"/>
                <w:lang w:eastAsia="pt-BR"/>
              </w:rPr>
              <w:t>O professor acessa sites na internet?</w:t>
            </w:r>
          </w:p>
        </w:tc>
      </w:tr>
      <w:tr w:rsidR="005601A3" w:rsidRPr="00D851FC" w14:paraId="5FA10FA3" w14:textId="77777777" w:rsidTr="005601A3">
        <w:trPr>
          <w:trHeight w:val="283"/>
          <w:jc w:val="center"/>
        </w:trPr>
        <w:tc>
          <w:tcPr>
            <w:tcW w:w="0" w:type="auto"/>
            <w:vMerge/>
            <w:tcBorders>
              <w:bottom w:val="single" w:sz="12" w:space="0" w:color="auto"/>
            </w:tcBorders>
            <w:shd w:val="clear" w:color="auto" w:fill="auto"/>
            <w:vAlign w:val="center"/>
            <w:hideMark/>
          </w:tcPr>
          <w:p w14:paraId="4936BF57" w14:textId="77777777" w:rsidR="005601A3" w:rsidRPr="00D851FC" w:rsidRDefault="005601A3" w:rsidP="00530829">
            <w:pPr>
              <w:spacing w:after="0" w:line="240" w:lineRule="auto"/>
              <w:rPr>
                <w:rFonts w:ascii="Arial" w:eastAsia="Times New Roman" w:hAnsi="Arial" w:cs="Arial"/>
                <w:b/>
                <w:bCs/>
                <w:color w:val="000000"/>
                <w:sz w:val="20"/>
                <w:szCs w:val="18"/>
                <w:lang w:eastAsia="pt-BR"/>
              </w:rPr>
            </w:pPr>
          </w:p>
        </w:tc>
        <w:tc>
          <w:tcPr>
            <w:tcW w:w="0" w:type="auto"/>
            <w:tcBorders>
              <w:bottom w:val="single" w:sz="12" w:space="0" w:color="auto"/>
            </w:tcBorders>
            <w:shd w:val="clear" w:color="auto" w:fill="auto"/>
            <w:vAlign w:val="center"/>
          </w:tcPr>
          <w:p w14:paraId="54575607" w14:textId="78E6514C" w:rsidR="005601A3" w:rsidRPr="00D851FC" w:rsidRDefault="005601A3" w:rsidP="00530829">
            <w:pPr>
              <w:spacing w:after="0" w:line="240" w:lineRule="auto"/>
              <w:jc w:val="center"/>
              <w:rPr>
                <w:rFonts w:ascii="Arial" w:eastAsia="Times New Roman" w:hAnsi="Arial" w:cs="Arial"/>
                <w:i/>
                <w:iCs/>
                <w:color w:val="000000"/>
                <w:sz w:val="20"/>
                <w:szCs w:val="18"/>
                <w:lang w:eastAsia="pt-BR"/>
              </w:rPr>
            </w:pPr>
            <w:r w:rsidRPr="00D851FC">
              <w:rPr>
                <w:rFonts w:ascii="Arial" w:eastAsia="Times New Roman" w:hAnsi="Arial" w:cs="Arial"/>
                <w:i/>
                <w:iCs/>
                <w:color w:val="000000"/>
                <w:sz w:val="20"/>
                <w:szCs w:val="18"/>
                <w:lang w:eastAsia="pt-BR"/>
              </w:rPr>
              <w:t>TX_PRO_Q050</w:t>
            </w:r>
          </w:p>
        </w:tc>
        <w:tc>
          <w:tcPr>
            <w:tcW w:w="0" w:type="auto"/>
            <w:tcBorders>
              <w:bottom w:val="single" w:sz="12" w:space="0" w:color="auto"/>
            </w:tcBorders>
            <w:shd w:val="clear" w:color="auto" w:fill="auto"/>
            <w:vAlign w:val="center"/>
          </w:tcPr>
          <w:p w14:paraId="358C3A30" w14:textId="57A70544" w:rsidR="005601A3" w:rsidRPr="00D851FC" w:rsidRDefault="005601A3" w:rsidP="00530829">
            <w:pPr>
              <w:spacing w:after="0" w:line="240" w:lineRule="auto"/>
              <w:rPr>
                <w:rFonts w:ascii="Arial" w:eastAsia="Times New Roman" w:hAnsi="Arial" w:cs="Arial"/>
                <w:color w:val="000000"/>
                <w:sz w:val="20"/>
                <w:szCs w:val="18"/>
                <w:lang w:eastAsia="pt-BR"/>
              </w:rPr>
            </w:pPr>
            <w:r w:rsidRPr="00D851FC">
              <w:rPr>
                <w:rFonts w:ascii="Arial" w:eastAsia="Times New Roman" w:hAnsi="Arial" w:cs="Arial"/>
                <w:color w:val="000000"/>
                <w:sz w:val="20"/>
                <w:szCs w:val="18"/>
                <w:lang w:eastAsia="pt-BR"/>
              </w:rPr>
              <w:t>O professor utiliza a internet como ferramental de ensino?</w:t>
            </w:r>
          </w:p>
        </w:tc>
      </w:tr>
    </w:tbl>
    <w:p w14:paraId="5D9A36C7" w14:textId="2DF2DA69" w:rsidR="00746EE1" w:rsidRPr="00127FC3" w:rsidRDefault="00746EE1" w:rsidP="00127FC3">
      <w:pPr>
        <w:spacing w:line="240" w:lineRule="auto"/>
        <w:jc w:val="both"/>
        <w:rPr>
          <w:rFonts w:ascii="Arial" w:hAnsi="Arial" w:cs="Arial"/>
          <w:sz w:val="18"/>
          <w:szCs w:val="20"/>
        </w:rPr>
      </w:pPr>
      <w:r w:rsidRPr="00127FC3">
        <w:rPr>
          <w:rFonts w:ascii="Arial" w:hAnsi="Arial" w:cs="Arial"/>
          <w:sz w:val="18"/>
          <w:szCs w:val="20"/>
        </w:rPr>
        <w:t xml:space="preserve">(*) O Código </w:t>
      </w:r>
      <w:r w:rsidRPr="00127FC3">
        <w:rPr>
          <w:rFonts w:ascii="Arial" w:eastAsia="Times New Roman" w:hAnsi="Arial" w:cs="Arial"/>
          <w:i/>
          <w:iCs/>
          <w:color w:val="000000"/>
          <w:sz w:val="18"/>
          <w:szCs w:val="18"/>
          <w:lang w:eastAsia="pt-BR"/>
        </w:rPr>
        <w:t>TX_RESP_Q036</w:t>
      </w:r>
      <w:r w:rsidRPr="00127FC3">
        <w:rPr>
          <w:rFonts w:ascii="Arial" w:eastAsia="Times New Roman" w:hAnsi="Arial" w:cs="Arial"/>
          <w:iCs/>
          <w:color w:val="000000"/>
          <w:sz w:val="18"/>
          <w:szCs w:val="18"/>
          <w:lang w:eastAsia="pt-BR"/>
        </w:rPr>
        <w:t xml:space="preserve"> é </w:t>
      </w:r>
      <w:r w:rsidR="00127FC3" w:rsidRPr="00127FC3">
        <w:rPr>
          <w:rFonts w:ascii="Arial" w:eastAsia="Times New Roman" w:hAnsi="Arial" w:cs="Arial"/>
          <w:iCs/>
          <w:color w:val="000000"/>
          <w:sz w:val="18"/>
          <w:szCs w:val="18"/>
          <w:lang w:eastAsia="pt-BR"/>
        </w:rPr>
        <w:t>válido</w:t>
      </w:r>
      <w:r w:rsidRPr="00127FC3">
        <w:rPr>
          <w:rFonts w:ascii="Arial" w:eastAsia="Times New Roman" w:hAnsi="Arial" w:cs="Arial"/>
          <w:iCs/>
          <w:color w:val="000000"/>
          <w:sz w:val="18"/>
          <w:szCs w:val="18"/>
          <w:lang w:eastAsia="pt-BR"/>
        </w:rPr>
        <w:t xml:space="preserve"> para</w:t>
      </w:r>
      <w:r w:rsidR="00127FC3">
        <w:rPr>
          <w:rFonts w:ascii="Arial" w:eastAsia="Times New Roman" w:hAnsi="Arial" w:cs="Arial"/>
          <w:iCs/>
          <w:color w:val="000000"/>
          <w:sz w:val="18"/>
          <w:szCs w:val="18"/>
          <w:lang w:eastAsia="pt-BR"/>
        </w:rPr>
        <w:t xml:space="preserve"> somente</w:t>
      </w:r>
      <w:r w:rsidRPr="00127FC3">
        <w:rPr>
          <w:rFonts w:ascii="Arial" w:eastAsia="Times New Roman" w:hAnsi="Arial" w:cs="Arial"/>
          <w:iCs/>
          <w:color w:val="000000"/>
          <w:sz w:val="18"/>
          <w:szCs w:val="18"/>
          <w:lang w:eastAsia="pt-BR"/>
        </w:rPr>
        <w:t xml:space="preserve"> os indivíduos do 5º Ano do Ensino Fundamental. Para os do 9º Ano, o Código </w:t>
      </w:r>
      <w:r w:rsidR="00127FC3">
        <w:rPr>
          <w:rFonts w:ascii="Arial" w:eastAsia="Times New Roman" w:hAnsi="Arial" w:cs="Arial"/>
          <w:iCs/>
          <w:color w:val="000000"/>
          <w:sz w:val="18"/>
          <w:szCs w:val="18"/>
          <w:lang w:eastAsia="pt-BR"/>
        </w:rPr>
        <w:t>válido é o</w:t>
      </w:r>
      <w:r w:rsidRPr="00127FC3">
        <w:rPr>
          <w:rFonts w:ascii="Arial" w:eastAsia="Times New Roman" w:hAnsi="Arial" w:cs="Arial"/>
          <w:iCs/>
          <w:color w:val="000000"/>
          <w:sz w:val="18"/>
          <w:szCs w:val="18"/>
          <w:lang w:eastAsia="pt-BR"/>
        </w:rPr>
        <w:t xml:space="preserve"> </w:t>
      </w:r>
      <w:r w:rsidR="00127FC3" w:rsidRPr="00127FC3">
        <w:rPr>
          <w:rFonts w:ascii="Arial" w:eastAsia="Times New Roman" w:hAnsi="Arial" w:cs="Arial"/>
          <w:i/>
          <w:iCs/>
          <w:color w:val="000000"/>
          <w:sz w:val="18"/>
          <w:szCs w:val="18"/>
          <w:lang w:eastAsia="pt-BR"/>
        </w:rPr>
        <w:t>TX_RESP_Q038</w:t>
      </w:r>
      <w:r w:rsidR="00127FC3">
        <w:rPr>
          <w:rFonts w:ascii="Arial" w:eastAsia="Times New Roman" w:hAnsi="Arial" w:cs="Arial"/>
          <w:iCs/>
          <w:color w:val="000000"/>
          <w:sz w:val="18"/>
          <w:szCs w:val="18"/>
          <w:lang w:eastAsia="pt-BR"/>
        </w:rPr>
        <w:t>.</w:t>
      </w:r>
    </w:p>
    <w:p w14:paraId="0AE4856D" w14:textId="77777777" w:rsidR="00B641DC" w:rsidRPr="001A6888" w:rsidRDefault="00B641DC" w:rsidP="00B641DC">
      <w:pPr>
        <w:spacing w:line="480" w:lineRule="auto"/>
        <w:ind w:firstLine="708"/>
        <w:jc w:val="center"/>
        <w:rPr>
          <w:rFonts w:ascii="Arial" w:hAnsi="Arial" w:cs="Arial"/>
          <w:sz w:val="20"/>
          <w:szCs w:val="20"/>
        </w:rPr>
      </w:pPr>
      <w:r>
        <w:rPr>
          <w:rFonts w:ascii="Arial" w:hAnsi="Arial" w:cs="Arial"/>
          <w:sz w:val="20"/>
          <w:szCs w:val="20"/>
        </w:rPr>
        <w:t>Fonte</w:t>
      </w:r>
      <w:r w:rsidRPr="001267CE">
        <w:rPr>
          <w:rFonts w:ascii="Arial" w:hAnsi="Arial" w:cs="Arial"/>
          <w:sz w:val="20"/>
          <w:szCs w:val="20"/>
        </w:rPr>
        <w:t xml:space="preserve">: Elaboração </w:t>
      </w:r>
      <w:r>
        <w:rPr>
          <w:rFonts w:ascii="Arial" w:hAnsi="Arial" w:cs="Arial"/>
          <w:sz w:val="20"/>
          <w:szCs w:val="20"/>
        </w:rPr>
        <w:t>própria com base nas Informações da Controladoria Geral da União (CGU)</w:t>
      </w:r>
    </w:p>
    <w:p w14:paraId="3E96DB8B" w14:textId="21BFDAEE" w:rsidR="00746EE1" w:rsidRDefault="00746EE1" w:rsidP="00746EE1">
      <w:pPr>
        <w:spacing w:after="0" w:line="360" w:lineRule="auto"/>
        <w:ind w:firstLine="708"/>
        <w:jc w:val="both"/>
        <w:rPr>
          <w:rFonts w:ascii="Arial" w:hAnsi="Arial" w:cs="Arial"/>
          <w:sz w:val="24"/>
          <w:szCs w:val="24"/>
        </w:rPr>
      </w:pPr>
      <w:r>
        <w:rPr>
          <w:rFonts w:ascii="Arial" w:hAnsi="Arial" w:cs="Arial"/>
          <w:sz w:val="24"/>
          <w:szCs w:val="24"/>
        </w:rPr>
        <w:lastRenderedPageBreak/>
        <w:t xml:space="preserve">Além destas informações características de bases como as da Prova Brasil, outras informações envolvendo os indivíduos, a escola e os professores em relação ao acesso e ao uso de Tecnologias de Informação e Comunicação (TIC) podem ser encontradas nos questionários disponíveis pelo </w:t>
      </w:r>
      <w:r w:rsidR="00DB4EF3">
        <w:rPr>
          <w:rFonts w:ascii="Arial" w:hAnsi="Arial" w:cs="Arial"/>
          <w:sz w:val="24"/>
          <w:szCs w:val="24"/>
        </w:rPr>
        <w:t>ME</w:t>
      </w:r>
      <w:r w:rsidR="001D666B">
        <w:rPr>
          <w:rFonts w:ascii="Arial" w:hAnsi="Arial" w:cs="Arial"/>
          <w:sz w:val="24"/>
          <w:szCs w:val="24"/>
        </w:rPr>
        <w:t>C</w:t>
      </w:r>
      <w:r>
        <w:rPr>
          <w:rFonts w:ascii="Arial" w:hAnsi="Arial" w:cs="Arial"/>
          <w:sz w:val="24"/>
          <w:szCs w:val="24"/>
        </w:rPr>
        <w:t xml:space="preserve"> (</w:t>
      </w:r>
      <w:r w:rsidRPr="00AD3664">
        <w:rPr>
          <w:rFonts w:ascii="Arial" w:hAnsi="Arial" w:cs="Arial"/>
          <w:sz w:val="24"/>
          <w:szCs w:val="24"/>
        </w:rPr>
        <w:t xml:space="preserve">Tabela </w:t>
      </w:r>
      <w:r>
        <w:rPr>
          <w:rFonts w:ascii="Arial" w:hAnsi="Arial" w:cs="Arial"/>
          <w:sz w:val="24"/>
          <w:szCs w:val="24"/>
        </w:rPr>
        <w:t>2</w:t>
      </w:r>
      <w:r w:rsidRPr="00AD3664">
        <w:rPr>
          <w:rFonts w:ascii="Arial" w:hAnsi="Arial" w:cs="Arial"/>
          <w:sz w:val="24"/>
          <w:szCs w:val="24"/>
        </w:rPr>
        <w:t>)</w:t>
      </w:r>
      <w:r w:rsidRPr="00A20E1D">
        <w:rPr>
          <w:rFonts w:ascii="Arial" w:hAnsi="Arial" w:cs="Arial"/>
          <w:sz w:val="24"/>
          <w:szCs w:val="24"/>
        </w:rPr>
        <w:t>.</w:t>
      </w:r>
      <w:r>
        <w:rPr>
          <w:rFonts w:ascii="Arial" w:hAnsi="Arial" w:cs="Arial"/>
          <w:sz w:val="24"/>
          <w:szCs w:val="24"/>
        </w:rPr>
        <w:t xml:space="preserve"> </w:t>
      </w:r>
    </w:p>
    <w:p w14:paraId="337AF812" w14:textId="38C48FEB" w:rsidR="00530829" w:rsidRDefault="00127FC3" w:rsidP="00530829">
      <w:pPr>
        <w:spacing w:line="360" w:lineRule="auto"/>
        <w:ind w:firstLine="708"/>
        <w:jc w:val="both"/>
        <w:rPr>
          <w:rFonts w:ascii="Arial" w:hAnsi="Arial" w:cs="Arial"/>
          <w:sz w:val="24"/>
          <w:szCs w:val="24"/>
        </w:rPr>
      </w:pPr>
      <w:r>
        <w:rPr>
          <w:rFonts w:ascii="Arial" w:hAnsi="Arial" w:cs="Arial"/>
          <w:sz w:val="24"/>
          <w:szCs w:val="24"/>
        </w:rPr>
        <w:t>Já no outro caso, o</w:t>
      </w:r>
      <w:r w:rsidR="00530829" w:rsidRPr="001D0A8F">
        <w:rPr>
          <w:rFonts w:ascii="Arial" w:hAnsi="Arial" w:cs="Arial"/>
          <w:sz w:val="24"/>
          <w:szCs w:val="24"/>
        </w:rPr>
        <w:t xml:space="preserve"> levantamento de informações sobre o Programa Cidades Digitais exigiu a</w:t>
      </w:r>
      <w:r w:rsidR="00530829">
        <w:rPr>
          <w:rFonts w:ascii="Arial" w:hAnsi="Arial" w:cs="Arial"/>
          <w:sz w:val="24"/>
          <w:szCs w:val="24"/>
        </w:rPr>
        <w:t xml:space="preserve"> formulação de uma estrutura </w:t>
      </w:r>
      <w:r>
        <w:rPr>
          <w:rFonts w:ascii="Arial" w:hAnsi="Arial" w:cs="Arial"/>
          <w:sz w:val="24"/>
          <w:szCs w:val="24"/>
        </w:rPr>
        <w:t>de</w:t>
      </w:r>
      <w:r w:rsidR="00530829">
        <w:rPr>
          <w:rFonts w:ascii="Arial" w:hAnsi="Arial" w:cs="Arial"/>
          <w:sz w:val="24"/>
          <w:szCs w:val="24"/>
        </w:rPr>
        <w:t xml:space="preserve"> identificação geral dos municípios contemplados e demais participantes do processo de seleção organizado pelo Governo Federal. Além disso,</w:t>
      </w:r>
      <w:r>
        <w:rPr>
          <w:rFonts w:ascii="Arial" w:hAnsi="Arial" w:cs="Arial"/>
          <w:sz w:val="24"/>
          <w:szCs w:val="24"/>
        </w:rPr>
        <w:t xml:space="preserve"> </w:t>
      </w:r>
      <w:r w:rsidR="00530829">
        <w:rPr>
          <w:rFonts w:ascii="Arial" w:hAnsi="Arial" w:cs="Arial"/>
          <w:sz w:val="24"/>
          <w:szCs w:val="24"/>
        </w:rPr>
        <w:t>inf</w:t>
      </w:r>
      <w:r>
        <w:rPr>
          <w:rFonts w:ascii="Arial" w:hAnsi="Arial" w:cs="Arial"/>
          <w:sz w:val="24"/>
          <w:szCs w:val="24"/>
        </w:rPr>
        <w:t>ormações que foram recolhidas diretamente</w:t>
      </w:r>
      <w:r w:rsidR="00530829">
        <w:rPr>
          <w:rFonts w:ascii="Arial" w:hAnsi="Arial" w:cs="Arial"/>
          <w:sz w:val="24"/>
          <w:szCs w:val="24"/>
        </w:rPr>
        <w:t xml:space="preserve"> Censo Demográfico de 2010 (IBGE) também auxiliam na contextualização do programa. </w:t>
      </w:r>
      <w:r w:rsidRPr="00EA0F58">
        <w:rPr>
          <w:rFonts w:ascii="Arial" w:hAnsi="Arial" w:cs="Arial"/>
          <w:sz w:val="24"/>
          <w:szCs w:val="24"/>
        </w:rPr>
        <w:t>Resumidamente</w:t>
      </w:r>
      <w:r>
        <w:rPr>
          <w:rFonts w:ascii="Arial" w:hAnsi="Arial" w:cs="Arial"/>
          <w:sz w:val="24"/>
          <w:szCs w:val="24"/>
        </w:rPr>
        <w:t>,</w:t>
      </w:r>
      <w:r w:rsidR="00530829" w:rsidRPr="001D0A8F">
        <w:rPr>
          <w:rFonts w:ascii="Arial" w:hAnsi="Arial" w:cs="Arial"/>
          <w:sz w:val="24"/>
          <w:szCs w:val="24"/>
        </w:rPr>
        <w:t xml:space="preserve"> informações disponíveis sobre os municípios contemplados pelo Programa Cidades Digitais</w:t>
      </w:r>
      <w:r w:rsidR="00530829">
        <w:rPr>
          <w:rFonts w:ascii="Arial" w:hAnsi="Arial" w:cs="Arial"/>
          <w:sz w:val="24"/>
          <w:szCs w:val="24"/>
        </w:rPr>
        <w:t xml:space="preserve"> estão dispostas na Tabela </w:t>
      </w:r>
      <w:r w:rsidR="00530829" w:rsidRPr="007D56EB">
        <w:rPr>
          <w:rFonts w:ascii="Arial" w:hAnsi="Arial" w:cs="Arial"/>
          <w:sz w:val="24"/>
          <w:szCs w:val="24"/>
        </w:rPr>
        <w:t>2 abaixo</w:t>
      </w:r>
      <w:r w:rsidR="00530829">
        <w:rPr>
          <w:rStyle w:val="Refdenotaderodap"/>
          <w:rFonts w:ascii="Arial" w:hAnsi="Arial" w:cs="Arial"/>
          <w:sz w:val="24"/>
          <w:szCs w:val="24"/>
        </w:rPr>
        <w:footnoteReference w:id="9"/>
      </w:r>
      <w:r w:rsidR="00530829">
        <w:rPr>
          <w:rFonts w:ascii="Arial" w:hAnsi="Arial" w:cs="Arial"/>
          <w:sz w:val="24"/>
          <w:szCs w:val="24"/>
        </w:rPr>
        <w:t xml:space="preserve">. </w:t>
      </w:r>
    </w:p>
    <w:p w14:paraId="0F8B8D3B" w14:textId="100BDF42" w:rsidR="00530829" w:rsidRPr="00B0224E" w:rsidRDefault="00530829" w:rsidP="00530829">
      <w:pPr>
        <w:pStyle w:val="Legenda"/>
        <w:keepNext/>
        <w:jc w:val="center"/>
        <w:rPr>
          <w:rFonts w:ascii="Arial" w:hAnsi="Arial" w:cs="Arial"/>
          <w:i w:val="0"/>
          <w:color w:val="auto"/>
          <w:sz w:val="24"/>
        </w:rPr>
      </w:pPr>
      <w:r w:rsidRPr="00B0224E">
        <w:rPr>
          <w:rFonts w:ascii="Arial" w:hAnsi="Arial" w:cs="Arial"/>
          <w:i w:val="0"/>
          <w:color w:val="auto"/>
          <w:sz w:val="24"/>
        </w:rPr>
        <w:t xml:space="preserve">Tabela </w:t>
      </w:r>
      <w:r w:rsidRPr="00B0224E">
        <w:rPr>
          <w:rFonts w:ascii="Arial" w:hAnsi="Arial" w:cs="Arial"/>
          <w:i w:val="0"/>
          <w:color w:val="auto"/>
          <w:sz w:val="24"/>
        </w:rPr>
        <w:fldChar w:fldCharType="begin"/>
      </w:r>
      <w:r w:rsidRPr="00B0224E">
        <w:rPr>
          <w:rFonts w:ascii="Arial" w:hAnsi="Arial" w:cs="Arial"/>
          <w:i w:val="0"/>
          <w:color w:val="auto"/>
          <w:sz w:val="24"/>
        </w:rPr>
        <w:instrText xml:space="preserve"> SEQ Tabela \* ARABIC </w:instrText>
      </w:r>
      <w:r w:rsidRPr="00B0224E">
        <w:rPr>
          <w:rFonts w:ascii="Arial" w:hAnsi="Arial" w:cs="Arial"/>
          <w:i w:val="0"/>
          <w:color w:val="auto"/>
          <w:sz w:val="24"/>
        </w:rPr>
        <w:fldChar w:fldCharType="separate"/>
      </w:r>
      <w:r w:rsidR="00E073E3">
        <w:rPr>
          <w:rFonts w:ascii="Arial" w:hAnsi="Arial" w:cs="Arial"/>
          <w:i w:val="0"/>
          <w:noProof/>
          <w:color w:val="auto"/>
          <w:sz w:val="24"/>
        </w:rPr>
        <w:t>4</w:t>
      </w:r>
      <w:r w:rsidRPr="00B0224E">
        <w:rPr>
          <w:rFonts w:ascii="Arial" w:hAnsi="Arial" w:cs="Arial"/>
          <w:i w:val="0"/>
          <w:color w:val="auto"/>
          <w:sz w:val="24"/>
        </w:rPr>
        <w:fldChar w:fldCharType="end"/>
      </w:r>
      <w:r w:rsidRPr="00B0224E">
        <w:rPr>
          <w:rFonts w:ascii="Arial" w:hAnsi="Arial" w:cs="Arial"/>
          <w:i w:val="0"/>
          <w:color w:val="auto"/>
          <w:sz w:val="24"/>
        </w:rPr>
        <w:t xml:space="preserve"> - Variáveis Adquiridas junto à CGU e ao Censo</w:t>
      </w:r>
      <w:r w:rsidR="001175D8">
        <w:rPr>
          <w:rFonts w:ascii="Arial" w:hAnsi="Arial" w:cs="Arial"/>
          <w:i w:val="0"/>
          <w:color w:val="auto"/>
          <w:sz w:val="24"/>
        </w:rPr>
        <w:t xml:space="preserve"> do IBGE</w:t>
      </w:r>
      <w:r w:rsidRPr="00B0224E">
        <w:rPr>
          <w:rFonts w:ascii="Arial" w:hAnsi="Arial" w:cs="Arial"/>
          <w:i w:val="0"/>
          <w:color w:val="auto"/>
          <w:sz w:val="24"/>
        </w:rPr>
        <w:t xml:space="preserve"> de 2010 para a formulação do Banco </w:t>
      </w:r>
      <w:r w:rsidR="00EA0F58">
        <w:rPr>
          <w:rFonts w:ascii="Arial" w:hAnsi="Arial" w:cs="Arial"/>
          <w:i w:val="0"/>
          <w:color w:val="auto"/>
          <w:sz w:val="24"/>
        </w:rPr>
        <w:t xml:space="preserve">Resumido </w:t>
      </w:r>
      <w:r w:rsidRPr="00B0224E">
        <w:rPr>
          <w:rFonts w:ascii="Arial" w:hAnsi="Arial" w:cs="Arial"/>
          <w:i w:val="0"/>
          <w:color w:val="auto"/>
          <w:sz w:val="24"/>
        </w:rPr>
        <w:t>do Programa Cidades Digitais</w:t>
      </w:r>
    </w:p>
    <w:tbl>
      <w:tblPr>
        <w:tblStyle w:val="TabeladeLista6Colorida1"/>
        <w:tblW w:w="9439" w:type="dxa"/>
        <w:jc w:val="center"/>
        <w:tblLook w:val="04A0" w:firstRow="1" w:lastRow="0" w:firstColumn="1" w:lastColumn="0" w:noHBand="0" w:noVBand="1"/>
      </w:tblPr>
      <w:tblGrid>
        <w:gridCol w:w="1718"/>
        <w:gridCol w:w="7721"/>
      </w:tblGrid>
      <w:tr w:rsidR="00530829" w:rsidRPr="003E7B8F" w14:paraId="49296AD7" w14:textId="77777777" w:rsidTr="00426235">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18" w:type="dxa"/>
            <w:tcBorders>
              <w:top w:val="single" w:sz="12" w:space="0" w:color="auto"/>
            </w:tcBorders>
            <w:shd w:val="clear" w:color="auto" w:fill="auto"/>
            <w:vAlign w:val="center"/>
          </w:tcPr>
          <w:p w14:paraId="77B5B6DE" w14:textId="77777777" w:rsidR="00530829" w:rsidRPr="003E7B8F" w:rsidRDefault="00530829" w:rsidP="00530829">
            <w:pPr>
              <w:jc w:val="center"/>
              <w:rPr>
                <w:rFonts w:ascii="Arial" w:hAnsi="Arial" w:cs="Arial"/>
                <w:b w:val="0"/>
                <w:bCs w:val="0"/>
                <w:sz w:val="20"/>
              </w:rPr>
            </w:pPr>
            <w:r>
              <w:rPr>
                <w:rFonts w:ascii="Arial" w:hAnsi="Arial" w:cs="Arial"/>
                <w:sz w:val="20"/>
              </w:rPr>
              <w:t>Variável</w:t>
            </w:r>
          </w:p>
        </w:tc>
        <w:tc>
          <w:tcPr>
            <w:tcW w:w="0" w:type="auto"/>
            <w:tcBorders>
              <w:top w:val="single" w:sz="12" w:space="0" w:color="auto"/>
            </w:tcBorders>
            <w:shd w:val="clear" w:color="auto" w:fill="auto"/>
            <w:vAlign w:val="center"/>
          </w:tcPr>
          <w:p w14:paraId="113569D2" w14:textId="77777777" w:rsidR="00530829" w:rsidRPr="003E7B8F" w:rsidRDefault="00530829" w:rsidP="0053082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Pr>
                <w:rFonts w:ascii="Arial" w:hAnsi="Arial" w:cs="Arial"/>
                <w:sz w:val="20"/>
              </w:rPr>
              <w:t>Informação da Variável</w:t>
            </w:r>
          </w:p>
        </w:tc>
      </w:tr>
      <w:tr w:rsidR="00530829" w:rsidRPr="00BD66A7" w14:paraId="485DF5FE" w14:textId="77777777" w:rsidTr="004262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54F493DE"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id_municipio</w:t>
            </w:r>
            <w:proofErr w:type="spellEnd"/>
            <w:proofErr w:type="gramEnd"/>
          </w:p>
        </w:tc>
        <w:tc>
          <w:tcPr>
            <w:tcW w:w="0" w:type="auto"/>
            <w:shd w:val="clear" w:color="auto" w:fill="auto"/>
            <w:vAlign w:val="center"/>
          </w:tcPr>
          <w:p w14:paraId="45D99CB7" w14:textId="77777777" w:rsidR="00530829" w:rsidRPr="00BD66A7" w:rsidRDefault="00530829" w:rsidP="00530829">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BD66A7">
              <w:rPr>
                <w:rFonts w:ascii="Arial" w:hAnsi="Arial" w:cs="Arial"/>
                <w:sz w:val="20"/>
              </w:rPr>
              <w:t>Código Municipal do IBGE</w:t>
            </w:r>
          </w:p>
        </w:tc>
      </w:tr>
      <w:tr w:rsidR="00530829" w:rsidRPr="00BD66A7" w14:paraId="58846123" w14:textId="77777777" w:rsidTr="00426235">
        <w:trPr>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57B2DF1F"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valor_prev</w:t>
            </w:r>
            <w:proofErr w:type="spellEnd"/>
            <w:proofErr w:type="gramEnd"/>
          </w:p>
        </w:tc>
        <w:tc>
          <w:tcPr>
            <w:tcW w:w="0" w:type="auto"/>
            <w:shd w:val="clear" w:color="auto" w:fill="auto"/>
            <w:vAlign w:val="center"/>
          </w:tcPr>
          <w:p w14:paraId="04269DE7" w14:textId="77777777" w:rsidR="00530829" w:rsidRPr="00BD66A7" w:rsidRDefault="00530829" w:rsidP="0053082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BD66A7">
              <w:rPr>
                <w:rFonts w:ascii="Arial" w:hAnsi="Arial" w:cs="Arial"/>
                <w:sz w:val="20"/>
              </w:rPr>
              <w:t>Valor de Investimento Previsto</w:t>
            </w:r>
          </w:p>
        </w:tc>
      </w:tr>
      <w:tr w:rsidR="00530829" w:rsidRPr="00BD66A7" w14:paraId="5D7519D2" w14:textId="77777777" w:rsidTr="004262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698F5AB9"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pts_atend</w:t>
            </w:r>
            <w:proofErr w:type="spellEnd"/>
            <w:proofErr w:type="gramEnd"/>
          </w:p>
        </w:tc>
        <w:tc>
          <w:tcPr>
            <w:tcW w:w="0" w:type="auto"/>
            <w:shd w:val="clear" w:color="auto" w:fill="auto"/>
            <w:vAlign w:val="center"/>
          </w:tcPr>
          <w:p w14:paraId="3B985156" w14:textId="77777777" w:rsidR="00530829" w:rsidRPr="00BD66A7" w:rsidRDefault="00530829" w:rsidP="00530829">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BD66A7">
              <w:rPr>
                <w:rFonts w:ascii="Arial" w:hAnsi="Arial" w:cs="Arial"/>
                <w:sz w:val="20"/>
              </w:rPr>
              <w:t>Pontos Instalados</w:t>
            </w:r>
          </w:p>
        </w:tc>
      </w:tr>
      <w:tr w:rsidR="00530829" w:rsidRPr="00BD66A7" w14:paraId="11F67A03" w14:textId="77777777" w:rsidTr="00426235">
        <w:trPr>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706C755D" w14:textId="4C4D2D51" w:rsidR="00530829" w:rsidRPr="00BD66A7" w:rsidRDefault="004F1BD1" w:rsidP="00530829">
            <w:pPr>
              <w:jc w:val="center"/>
              <w:rPr>
                <w:rFonts w:ascii="Arial" w:hAnsi="Arial" w:cs="Arial"/>
                <w:b w:val="0"/>
                <w:bCs w:val="0"/>
                <w:i/>
                <w:sz w:val="20"/>
              </w:rPr>
            </w:pPr>
            <w:proofErr w:type="gramStart"/>
            <w:r>
              <w:rPr>
                <w:rFonts w:ascii="Arial" w:hAnsi="Arial" w:cs="Arial"/>
                <w:i/>
                <w:sz w:val="20"/>
              </w:rPr>
              <w:t>status</w:t>
            </w:r>
            <w:proofErr w:type="gramEnd"/>
          </w:p>
        </w:tc>
        <w:tc>
          <w:tcPr>
            <w:tcW w:w="0" w:type="auto"/>
            <w:shd w:val="clear" w:color="auto" w:fill="auto"/>
            <w:vAlign w:val="center"/>
          </w:tcPr>
          <w:p w14:paraId="0BDF5617" w14:textId="77777777" w:rsidR="00530829" w:rsidRPr="00BD66A7" w:rsidRDefault="00530829" w:rsidP="0053082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BD66A7">
              <w:rPr>
                <w:rFonts w:ascii="Arial" w:hAnsi="Arial" w:cs="Arial"/>
                <w:sz w:val="20"/>
              </w:rPr>
              <w:t>Status de Implantação</w:t>
            </w:r>
          </w:p>
        </w:tc>
      </w:tr>
      <w:tr w:rsidR="00530829" w:rsidRPr="00BD66A7" w14:paraId="42C752C8" w14:textId="77777777" w:rsidTr="004262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37B38DC5"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valor_pago</w:t>
            </w:r>
            <w:proofErr w:type="spellEnd"/>
            <w:proofErr w:type="gramEnd"/>
          </w:p>
        </w:tc>
        <w:tc>
          <w:tcPr>
            <w:tcW w:w="0" w:type="auto"/>
            <w:shd w:val="clear" w:color="auto" w:fill="auto"/>
            <w:vAlign w:val="center"/>
          </w:tcPr>
          <w:p w14:paraId="7E529FBF" w14:textId="77777777" w:rsidR="00530829" w:rsidRPr="00BD66A7" w:rsidRDefault="00530829" w:rsidP="00530829">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BD66A7">
              <w:rPr>
                <w:rFonts w:ascii="Arial" w:hAnsi="Arial" w:cs="Arial"/>
                <w:sz w:val="20"/>
              </w:rPr>
              <w:t>Valor de Investimento Pago</w:t>
            </w:r>
          </w:p>
        </w:tc>
      </w:tr>
      <w:tr w:rsidR="00530829" w:rsidRPr="00BD66A7" w14:paraId="07A705EB" w14:textId="77777777" w:rsidTr="00426235">
        <w:trPr>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73BF87D0"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p_piloto</w:t>
            </w:r>
            <w:proofErr w:type="spellEnd"/>
            <w:proofErr w:type="gramEnd"/>
          </w:p>
        </w:tc>
        <w:tc>
          <w:tcPr>
            <w:tcW w:w="0" w:type="auto"/>
            <w:shd w:val="clear" w:color="auto" w:fill="auto"/>
            <w:vAlign w:val="center"/>
          </w:tcPr>
          <w:p w14:paraId="15CA2981" w14:textId="77777777" w:rsidR="00530829" w:rsidRPr="00BD66A7" w:rsidRDefault="00530829" w:rsidP="0053082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BD66A7">
              <w:rPr>
                <w:rFonts w:ascii="Arial" w:hAnsi="Arial" w:cs="Arial"/>
                <w:sz w:val="20"/>
              </w:rPr>
              <w:t>Cidades Atendidas no Projeto Piloto</w:t>
            </w:r>
          </w:p>
        </w:tc>
      </w:tr>
      <w:tr w:rsidR="00530829" w:rsidRPr="00BD66A7" w14:paraId="525798CE" w14:textId="77777777" w:rsidTr="004262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2D9AC9DC"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apta_plt</w:t>
            </w:r>
            <w:proofErr w:type="spellEnd"/>
            <w:proofErr w:type="gramEnd"/>
          </w:p>
        </w:tc>
        <w:tc>
          <w:tcPr>
            <w:tcW w:w="0" w:type="auto"/>
            <w:shd w:val="clear" w:color="auto" w:fill="auto"/>
            <w:vAlign w:val="center"/>
          </w:tcPr>
          <w:p w14:paraId="263ECD52" w14:textId="77777777" w:rsidR="00530829" w:rsidRPr="00BD66A7" w:rsidRDefault="00530829" w:rsidP="00530829">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BD66A7">
              <w:rPr>
                <w:rFonts w:ascii="Arial" w:hAnsi="Arial" w:cs="Arial"/>
                <w:sz w:val="20"/>
              </w:rPr>
              <w:t>Cidades Aptas à Seleção do Projeto Piloto</w:t>
            </w:r>
          </w:p>
        </w:tc>
      </w:tr>
      <w:tr w:rsidR="00530829" w:rsidRPr="00BD66A7" w14:paraId="60C01867" w14:textId="77777777" w:rsidTr="00426235">
        <w:trPr>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058E04C2"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indic_plt</w:t>
            </w:r>
            <w:proofErr w:type="spellEnd"/>
            <w:proofErr w:type="gramEnd"/>
          </w:p>
        </w:tc>
        <w:tc>
          <w:tcPr>
            <w:tcW w:w="0" w:type="auto"/>
            <w:shd w:val="clear" w:color="auto" w:fill="auto"/>
            <w:vAlign w:val="center"/>
          </w:tcPr>
          <w:p w14:paraId="34594BDC" w14:textId="77777777" w:rsidR="00530829" w:rsidRPr="00BD66A7" w:rsidRDefault="00530829" w:rsidP="0053082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BD66A7">
              <w:rPr>
                <w:rFonts w:ascii="Arial" w:hAnsi="Arial" w:cs="Arial"/>
                <w:sz w:val="20"/>
              </w:rPr>
              <w:t>Pontuação Total de cada município no processo de seleção do Projeto Piloto</w:t>
            </w:r>
          </w:p>
        </w:tc>
      </w:tr>
      <w:tr w:rsidR="00530829" w:rsidRPr="00BD66A7" w14:paraId="4FC6AB0B" w14:textId="77777777" w:rsidTr="004262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44750D52" w14:textId="77777777" w:rsidR="00530829" w:rsidRPr="00BD66A7" w:rsidRDefault="00530829" w:rsidP="00530829">
            <w:pPr>
              <w:jc w:val="center"/>
              <w:rPr>
                <w:rFonts w:ascii="Arial" w:hAnsi="Arial" w:cs="Arial"/>
                <w:b w:val="0"/>
                <w:bCs w:val="0"/>
                <w:i/>
                <w:sz w:val="20"/>
              </w:rPr>
            </w:pPr>
            <w:proofErr w:type="gramStart"/>
            <w:r w:rsidRPr="00BD66A7">
              <w:rPr>
                <w:rFonts w:ascii="Arial" w:hAnsi="Arial" w:cs="Arial"/>
                <w:i/>
                <w:sz w:val="20"/>
              </w:rPr>
              <w:t>a1</w:t>
            </w:r>
            <w:proofErr w:type="gramEnd"/>
            <w:r w:rsidRPr="00BD66A7">
              <w:rPr>
                <w:rFonts w:ascii="Arial" w:hAnsi="Arial" w:cs="Arial"/>
                <w:i/>
                <w:sz w:val="20"/>
              </w:rPr>
              <w:t>, a2, a3, a4</w:t>
            </w:r>
          </w:p>
          <w:p w14:paraId="598CDDD3" w14:textId="77777777" w:rsidR="00530829" w:rsidRPr="00BD66A7" w:rsidRDefault="00530829" w:rsidP="00530829">
            <w:pPr>
              <w:jc w:val="center"/>
              <w:rPr>
                <w:rFonts w:ascii="Arial" w:hAnsi="Arial" w:cs="Arial"/>
                <w:b w:val="0"/>
                <w:bCs w:val="0"/>
                <w:i/>
                <w:sz w:val="20"/>
              </w:rPr>
            </w:pPr>
            <w:proofErr w:type="gramStart"/>
            <w:r w:rsidRPr="00BD66A7">
              <w:rPr>
                <w:rFonts w:ascii="Arial" w:hAnsi="Arial" w:cs="Arial"/>
                <w:i/>
                <w:sz w:val="20"/>
              </w:rPr>
              <w:t>a5</w:t>
            </w:r>
            <w:proofErr w:type="gramEnd"/>
            <w:r w:rsidRPr="00BD66A7">
              <w:rPr>
                <w:rFonts w:ascii="Arial" w:hAnsi="Arial" w:cs="Arial"/>
                <w:i/>
                <w:sz w:val="20"/>
              </w:rPr>
              <w:t>, a6, a7, a8</w:t>
            </w:r>
          </w:p>
          <w:p w14:paraId="0C26DC18" w14:textId="77777777" w:rsidR="00530829" w:rsidRDefault="00530829" w:rsidP="00530829">
            <w:pPr>
              <w:jc w:val="center"/>
              <w:rPr>
                <w:rFonts w:ascii="Arial" w:hAnsi="Arial" w:cs="Arial"/>
                <w:b w:val="0"/>
                <w:bCs w:val="0"/>
                <w:i/>
                <w:sz w:val="20"/>
              </w:rPr>
            </w:pPr>
            <w:proofErr w:type="gramStart"/>
            <w:r>
              <w:rPr>
                <w:rFonts w:ascii="Arial" w:hAnsi="Arial" w:cs="Arial"/>
                <w:i/>
                <w:sz w:val="20"/>
              </w:rPr>
              <w:t>a9</w:t>
            </w:r>
            <w:proofErr w:type="gramEnd"/>
            <w:r>
              <w:rPr>
                <w:rFonts w:ascii="Arial" w:hAnsi="Arial" w:cs="Arial"/>
                <w:i/>
                <w:sz w:val="20"/>
              </w:rPr>
              <w:t xml:space="preserve">, a10, b1, </w:t>
            </w:r>
            <w:r w:rsidRPr="00BD66A7">
              <w:rPr>
                <w:rFonts w:ascii="Arial" w:hAnsi="Arial" w:cs="Arial"/>
                <w:i/>
                <w:sz w:val="20"/>
              </w:rPr>
              <w:t>b2</w:t>
            </w:r>
          </w:p>
          <w:p w14:paraId="49D64289" w14:textId="21DA3A3A" w:rsidR="00530829" w:rsidRPr="00BD66A7" w:rsidRDefault="00530829" w:rsidP="00530829">
            <w:pPr>
              <w:jc w:val="center"/>
              <w:rPr>
                <w:rFonts w:ascii="Arial" w:hAnsi="Arial" w:cs="Arial"/>
                <w:b w:val="0"/>
                <w:bCs w:val="0"/>
                <w:i/>
                <w:sz w:val="20"/>
              </w:rPr>
            </w:pPr>
            <w:proofErr w:type="gramStart"/>
            <w:r>
              <w:rPr>
                <w:rFonts w:ascii="Arial" w:hAnsi="Arial" w:cs="Arial"/>
                <w:i/>
                <w:sz w:val="20"/>
              </w:rPr>
              <w:t>b3</w:t>
            </w:r>
            <w:proofErr w:type="gramEnd"/>
            <w:r>
              <w:rPr>
                <w:rFonts w:ascii="Arial" w:hAnsi="Arial" w:cs="Arial"/>
                <w:i/>
                <w:sz w:val="20"/>
              </w:rPr>
              <w:t>, c1,</w:t>
            </w:r>
            <w:r w:rsidR="004F1BD1">
              <w:rPr>
                <w:rFonts w:ascii="Arial" w:hAnsi="Arial" w:cs="Arial"/>
                <w:i/>
                <w:sz w:val="20"/>
              </w:rPr>
              <w:t xml:space="preserve"> c2, c3</w:t>
            </w:r>
            <w:r w:rsidRPr="00BD66A7">
              <w:rPr>
                <w:rFonts w:ascii="Arial" w:hAnsi="Arial" w:cs="Arial"/>
                <w:i/>
                <w:sz w:val="20"/>
              </w:rPr>
              <w:t>*</w:t>
            </w:r>
          </w:p>
        </w:tc>
        <w:tc>
          <w:tcPr>
            <w:tcW w:w="0" w:type="auto"/>
            <w:shd w:val="clear" w:color="auto" w:fill="auto"/>
            <w:vAlign w:val="center"/>
          </w:tcPr>
          <w:p w14:paraId="3BC355FD" w14:textId="77777777" w:rsidR="00530829" w:rsidRPr="00BD66A7" w:rsidRDefault="00530829" w:rsidP="00530829">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BD66A7">
              <w:rPr>
                <w:rFonts w:ascii="Arial" w:hAnsi="Arial" w:cs="Arial"/>
                <w:sz w:val="20"/>
              </w:rPr>
              <w:t xml:space="preserve">Categorias dos Itens A, B e C sem especificação da Nota </w:t>
            </w:r>
            <w:proofErr w:type="gramStart"/>
            <w:r w:rsidRPr="00BD66A7">
              <w:rPr>
                <w:rFonts w:ascii="Arial" w:hAnsi="Arial" w:cs="Arial"/>
                <w:sz w:val="20"/>
              </w:rPr>
              <w:t>Técnica</w:t>
            </w:r>
            <w:proofErr w:type="gramEnd"/>
          </w:p>
        </w:tc>
      </w:tr>
      <w:tr w:rsidR="00530829" w:rsidRPr="00BD66A7" w14:paraId="750EC461" w14:textId="77777777" w:rsidTr="00426235">
        <w:trPr>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139CA090"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item_a</w:t>
            </w:r>
            <w:proofErr w:type="spellEnd"/>
            <w:proofErr w:type="gramEnd"/>
          </w:p>
        </w:tc>
        <w:tc>
          <w:tcPr>
            <w:tcW w:w="0" w:type="auto"/>
            <w:shd w:val="clear" w:color="auto" w:fill="auto"/>
            <w:vAlign w:val="center"/>
          </w:tcPr>
          <w:p w14:paraId="7AC86670" w14:textId="77777777" w:rsidR="00530829" w:rsidRPr="00BD66A7" w:rsidRDefault="00530829" w:rsidP="0053082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BD66A7">
              <w:rPr>
                <w:rFonts w:ascii="Arial" w:hAnsi="Arial" w:cs="Arial"/>
                <w:sz w:val="20"/>
              </w:rPr>
              <w:t>Pontuação do Item A (de Apresentação do Projeto) de cada município no processo de seleção do Projeto Piloto</w:t>
            </w:r>
          </w:p>
        </w:tc>
      </w:tr>
      <w:tr w:rsidR="00530829" w:rsidRPr="00BD66A7" w14:paraId="56A70BD7" w14:textId="77777777" w:rsidTr="004262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18" w:type="dxa"/>
            <w:shd w:val="clear" w:color="auto" w:fill="auto"/>
            <w:vAlign w:val="center"/>
          </w:tcPr>
          <w:p w14:paraId="5290BA71"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item_b</w:t>
            </w:r>
            <w:proofErr w:type="spellEnd"/>
            <w:proofErr w:type="gramEnd"/>
          </w:p>
        </w:tc>
        <w:tc>
          <w:tcPr>
            <w:tcW w:w="0" w:type="auto"/>
            <w:shd w:val="clear" w:color="auto" w:fill="auto"/>
            <w:vAlign w:val="center"/>
          </w:tcPr>
          <w:p w14:paraId="154D6EF9" w14:textId="77777777" w:rsidR="00530829" w:rsidRPr="00BD66A7" w:rsidRDefault="00530829" w:rsidP="00530829">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BD66A7">
              <w:rPr>
                <w:rFonts w:ascii="Arial" w:hAnsi="Arial" w:cs="Arial"/>
                <w:sz w:val="20"/>
              </w:rPr>
              <w:t>Pontuação do Item B (de Capacidade Gerencial e Técnica) de cada município no processo de seleção do Projeto Piloto</w:t>
            </w:r>
          </w:p>
        </w:tc>
      </w:tr>
      <w:tr w:rsidR="00530829" w:rsidRPr="00BD66A7" w14:paraId="42EEB5BB" w14:textId="77777777" w:rsidTr="00426235">
        <w:trPr>
          <w:trHeight w:val="397"/>
          <w:jc w:val="center"/>
        </w:trPr>
        <w:tc>
          <w:tcPr>
            <w:cnfStyle w:val="001000000000" w:firstRow="0" w:lastRow="0" w:firstColumn="1" w:lastColumn="0" w:oddVBand="0" w:evenVBand="0" w:oddHBand="0" w:evenHBand="0" w:firstRowFirstColumn="0" w:firstRowLastColumn="0" w:lastRowFirstColumn="0" w:lastRowLastColumn="0"/>
            <w:tcW w:w="1718" w:type="dxa"/>
            <w:tcBorders>
              <w:bottom w:val="nil"/>
            </w:tcBorders>
            <w:shd w:val="clear" w:color="auto" w:fill="auto"/>
            <w:vAlign w:val="center"/>
          </w:tcPr>
          <w:p w14:paraId="617E1896"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item_c</w:t>
            </w:r>
            <w:proofErr w:type="spellEnd"/>
            <w:proofErr w:type="gramEnd"/>
          </w:p>
        </w:tc>
        <w:tc>
          <w:tcPr>
            <w:tcW w:w="0" w:type="auto"/>
            <w:tcBorders>
              <w:bottom w:val="nil"/>
            </w:tcBorders>
            <w:shd w:val="clear" w:color="auto" w:fill="auto"/>
            <w:vAlign w:val="center"/>
          </w:tcPr>
          <w:p w14:paraId="3D821865" w14:textId="77777777" w:rsidR="00530829" w:rsidRPr="00BD66A7" w:rsidRDefault="00530829" w:rsidP="0053082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BD66A7">
              <w:rPr>
                <w:rFonts w:ascii="Arial" w:hAnsi="Arial" w:cs="Arial"/>
                <w:sz w:val="20"/>
              </w:rPr>
              <w:t xml:space="preserve">Pontuação do Item C (da Densidade de Banda Larga, do IFDM da FIRJAM e das Contas Públicas) de cada município no processo de seleção do Projeto </w:t>
            </w:r>
            <w:proofErr w:type="gramStart"/>
            <w:r w:rsidRPr="00BD66A7">
              <w:rPr>
                <w:rFonts w:ascii="Arial" w:hAnsi="Arial" w:cs="Arial"/>
                <w:sz w:val="20"/>
              </w:rPr>
              <w:t>Piloto</w:t>
            </w:r>
            <w:proofErr w:type="gramEnd"/>
          </w:p>
        </w:tc>
      </w:tr>
      <w:tr w:rsidR="00530829" w:rsidRPr="00BD66A7" w14:paraId="02BE0581" w14:textId="77777777" w:rsidTr="004262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18" w:type="dxa"/>
            <w:tcBorders>
              <w:top w:val="nil"/>
              <w:bottom w:val="single" w:sz="12" w:space="0" w:color="auto"/>
            </w:tcBorders>
            <w:shd w:val="clear" w:color="auto" w:fill="auto"/>
            <w:vAlign w:val="center"/>
          </w:tcPr>
          <w:p w14:paraId="5ABE9502" w14:textId="77777777" w:rsidR="00530829" w:rsidRPr="00BD66A7" w:rsidRDefault="00530829" w:rsidP="00530829">
            <w:pPr>
              <w:jc w:val="center"/>
              <w:rPr>
                <w:rFonts w:ascii="Arial" w:hAnsi="Arial" w:cs="Arial"/>
                <w:b w:val="0"/>
                <w:bCs w:val="0"/>
                <w:i/>
                <w:sz w:val="20"/>
              </w:rPr>
            </w:pPr>
            <w:proofErr w:type="spellStart"/>
            <w:proofErr w:type="gramStart"/>
            <w:r w:rsidRPr="00BD66A7">
              <w:rPr>
                <w:rFonts w:ascii="Arial" w:hAnsi="Arial" w:cs="Arial"/>
                <w:i/>
                <w:sz w:val="20"/>
              </w:rPr>
              <w:t>relat_plt</w:t>
            </w:r>
            <w:proofErr w:type="spellEnd"/>
            <w:proofErr w:type="gramEnd"/>
          </w:p>
        </w:tc>
        <w:tc>
          <w:tcPr>
            <w:tcW w:w="0" w:type="auto"/>
            <w:tcBorders>
              <w:top w:val="nil"/>
              <w:bottom w:val="single" w:sz="12" w:space="0" w:color="auto"/>
            </w:tcBorders>
            <w:shd w:val="clear" w:color="auto" w:fill="auto"/>
            <w:vAlign w:val="center"/>
          </w:tcPr>
          <w:p w14:paraId="5C6751E7" w14:textId="77777777" w:rsidR="00530829" w:rsidRPr="00BD66A7" w:rsidRDefault="00530829" w:rsidP="00530829">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BD66A7">
              <w:rPr>
                <w:rFonts w:ascii="Arial" w:hAnsi="Arial" w:cs="Arial"/>
                <w:sz w:val="20"/>
              </w:rPr>
              <w:t xml:space="preserve">Data do Relatório de Conclusão </w:t>
            </w:r>
            <w:r>
              <w:rPr>
                <w:rFonts w:ascii="Arial" w:hAnsi="Arial" w:cs="Arial"/>
                <w:sz w:val="20"/>
              </w:rPr>
              <w:t>da Infraestrutura de Rede do</w:t>
            </w:r>
            <w:r w:rsidRPr="00BD66A7">
              <w:rPr>
                <w:rFonts w:ascii="Arial" w:hAnsi="Arial" w:cs="Arial"/>
                <w:sz w:val="20"/>
              </w:rPr>
              <w:t xml:space="preserve"> </w:t>
            </w:r>
            <w:r>
              <w:rPr>
                <w:rFonts w:ascii="Arial" w:hAnsi="Arial" w:cs="Arial"/>
                <w:sz w:val="20"/>
              </w:rPr>
              <w:t>Projeto Piloto no Município</w:t>
            </w:r>
          </w:p>
        </w:tc>
      </w:tr>
    </w:tbl>
    <w:p w14:paraId="63C1256A" w14:textId="6E10C961" w:rsidR="00530829" w:rsidRPr="009C79C9" w:rsidRDefault="004F1BD1" w:rsidP="00530829">
      <w:pPr>
        <w:jc w:val="both"/>
        <w:rPr>
          <w:rFonts w:ascii="Arial" w:hAnsi="Arial" w:cs="Arial"/>
          <w:bCs/>
          <w:sz w:val="18"/>
        </w:rPr>
      </w:pPr>
      <w:r>
        <w:rPr>
          <w:rFonts w:ascii="Arial" w:hAnsi="Arial" w:cs="Arial"/>
          <w:bCs/>
          <w:sz w:val="18"/>
        </w:rPr>
        <w:t xml:space="preserve"> </w:t>
      </w:r>
      <w:r w:rsidR="00EA0F58">
        <w:rPr>
          <w:rFonts w:ascii="Arial" w:hAnsi="Arial" w:cs="Arial"/>
          <w:bCs/>
          <w:sz w:val="18"/>
        </w:rPr>
        <w:t>(</w:t>
      </w:r>
      <w:r>
        <w:rPr>
          <w:rFonts w:ascii="Arial" w:hAnsi="Arial" w:cs="Arial"/>
          <w:bCs/>
          <w:sz w:val="18"/>
        </w:rPr>
        <w:t>*</w:t>
      </w:r>
      <w:r w:rsidR="00EA0F58">
        <w:rPr>
          <w:rFonts w:ascii="Arial" w:hAnsi="Arial" w:cs="Arial"/>
          <w:bCs/>
          <w:sz w:val="18"/>
        </w:rPr>
        <w:t>)</w:t>
      </w:r>
      <w:r w:rsidR="00530829" w:rsidRPr="009C79C9">
        <w:rPr>
          <w:rFonts w:ascii="Arial" w:hAnsi="Arial" w:cs="Arial"/>
          <w:bCs/>
          <w:sz w:val="18"/>
        </w:rPr>
        <w:t xml:space="preserve"> Cada Item tem certo número de categorias (A, 10; B, </w:t>
      </w:r>
      <w:proofErr w:type="gramStart"/>
      <w:r w:rsidR="00530829" w:rsidRPr="009C79C9">
        <w:rPr>
          <w:rFonts w:ascii="Arial" w:hAnsi="Arial" w:cs="Arial"/>
          <w:bCs/>
          <w:sz w:val="18"/>
        </w:rPr>
        <w:t>3</w:t>
      </w:r>
      <w:proofErr w:type="gramEnd"/>
      <w:r w:rsidR="00530829" w:rsidRPr="009C79C9">
        <w:rPr>
          <w:rFonts w:ascii="Arial" w:hAnsi="Arial" w:cs="Arial"/>
          <w:bCs/>
          <w:sz w:val="18"/>
        </w:rPr>
        <w:t xml:space="preserve">; e C, 3) que foram avaliadas, pontuadas e não especificadas pela nota técnica disponibilizada pela CGU. Devido à falta de especificação, não foi possível melhor rotulação. </w:t>
      </w:r>
    </w:p>
    <w:p w14:paraId="7BDF51C1" w14:textId="77777777" w:rsidR="00B641DC" w:rsidRPr="001A6888" w:rsidRDefault="00B641DC" w:rsidP="00B641DC">
      <w:pPr>
        <w:spacing w:line="480" w:lineRule="auto"/>
        <w:ind w:firstLine="708"/>
        <w:jc w:val="center"/>
        <w:rPr>
          <w:rFonts w:ascii="Arial" w:hAnsi="Arial" w:cs="Arial"/>
          <w:sz w:val="20"/>
          <w:szCs w:val="20"/>
        </w:rPr>
      </w:pPr>
      <w:r>
        <w:rPr>
          <w:rFonts w:ascii="Arial" w:hAnsi="Arial" w:cs="Arial"/>
          <w:sz w:val="20"/>
          <w:szCs w:val="20"/>
        </w:rPr>
        <w:t>Fonte</w:t>
      </w:r>
      <w:r w:rsidRPr="001267CE">
        <w:rPr>
          <w:rFonts w:ascii="Arial" w:hAnsi="Arial" w:cs="Arial"/>
          <w:sz w:val="20"/>
          <w:szCs w:val="20"/>
        </w:rPr>
        <w:t xml:space="preserve">: Elaboração </w:t>
      </w:r>
      <w:r>
        <w:rPr>
          <w:rFonts w:ascii="Arial" w:hAnsi="Arial" w:cs="Arial"/>
          <w:sz w:val="20"/>
          <w:szCs w:val="20"/>
        </w:rPr>
        <w:t>própria com base nas Informações da Controladoria Geral da União (CGU)</w:t>
      </w:r>
    </w:p>
    <w:p w14:paraId="39F630F0" w14:textId="6D4D7A33" w:rsidR="00530829" w:rsidRPr="00616038" w:rsidRDefault="00530829" w:rsidP="00616038">
      <w:pPr>
        <w:spacing w:line="360" w:lineRule="auto"/>
        <w:ind w:firstLine="708"/>
        <w:jc w:val="both"/>
        <w:rPr>
          <w:rFonts w:ascii="Arial" w:hAnsi="Arial" w:cs="Arial"/>
          <w:sz w:val="24"/>
          <w:szCs w:val="24"/>
        </w:rPr>
      </w:pPr>
      <w:r>
        <w:rPr>
          <w:rFonts w:ascii="Arial" w:hAnsi="Arial" w:cs="Arial"/>
          <w:sz w:val="24"/>
          <w:szCs w:val="24"/>
        </w:rPr>
        <w:lastRenderedPageBreak/>
        <w:t>Tendo em vista as informações</w:t>
      </w:r>
      <w:r w:rsidRPr="008D52E0">
        <w:rPr>
          <w:rFonts w:ascii="Arial" w:hAnsi="Arial" w:cs="Arial"/>
          <w:sz w:val="24"/>
          <w:szCs w:val="24"/>
        </w:rPr>
        <w:t xml:space="preserve"> levantadas, há a possibilidade de identificar estruturas de ocorrência dos eventos e qualificar a análise de impacto do Programa.</w:t>
      </w:r>
      <w:r>
        <w:rPr>
          <w:rFonts w:ascii="Arial" w:hAnsi="Arial" w:cs="Arial"/>
          <w:sz w:val="24"/>
          <w:szCs w:val="24"/>
        </w:rPr>
        <w:t xml:space="preserve"> </w:t>
      </w:r>
      <w:r w:rsidR="008109EA">
        <w:rPr>
          <w:rFonts w:ascii="Arial" w:hAnsi="Arial" w:cs="Arial"/>
          <w:sz w:val="24"/>
          <w:szCs w:val="24"/>
        </w:rPr>
        <w:t>Primeiro, no</w:t>
      </w:r>
      <w:r>
        <w:rPr>
          <w:rFonts w:ascii="Arial" w:hAnsi="Arial" w:cs="Arial"/>
          <w:sz w:val="24"/>
          <w:szCs w:val="24"/>
        </w:rPr>
        <w:t>s relatórios obtidos junto à CGU</w:t>
      </w:r>
      <w:r w:rsidR="008109EA">
        <w:rPr>
          <w:rFonts w:ascii="Arial" w:hAnsi="Arial" w:cs="Arial"/>
          <w:sz w:val="24"/>
          <w:szCs w:val="24"/>
        </w:rPr>
        <w:t>,</w:t>
      </w:r>
      <w:r>
        <w:rPr>
          <w:rFonts w:ascii="Arial" w:hAnsi="Arial" w:cs="Arial"/>
          <w:sz w:val="24"/>
          <w:szCs w:val="24"/>
        </w:rPr>
        <w:t xml:space="preserve"> </w:t>
      </w:r>
      <w:r w:rsidR="008109EA">
        <w:rPr>
          <w:rFonts w:ascii="Arial" w:hAnsi="Arial" w:cs="Arial"/>
          <w:sz w:val="24"/>
          <w:szCs w:val="24"/>
        </w:rPr>
        <w:t>são especificadas as</w:t>
      </w:r>
      <w:r>
        <w:rPr>
          <w:rFonts w:ascii="Arial" w:hAnsi="Arial" w:cs="Arial"/>
          <w:sz w:val="24"/>
          <w:szCs w:val="24"/>
        </w:rPr>
        <w:t xml:space="preserve"> </w:t>
      </w:r>
      <w:r w:rsidR="008109EA">
        <w:rPr>
          <w:rFonts w:ascii="Arial" w:hAnsi="Arial" w:cs="Arial"/>
          <w:sz w:val="24"/>
          <w:szCs w:val="24"/>
        </w:rPr>
        <w:t>datas de</w:t>
      </w:r>
      <w:r>
        <w:rPr>
          <w:rFonts w:ascii="Arial" w:hAnsi="Arial" w:cs="Arial"/>
          <w:sz w:val="24"/>
          <w:szCs w:val="24"/>
        </w:rPr>
        <w:t xml:space="preserve"> entrega do Relatório de Conclusão das</w:t>
      </w:r>
      <w:r w:rsidRPr="00B0224E">
        <w:rPr>
          <w:rFonts w:ascii="Arial" w:hAnsi="Arial" w:cs="Arial"/>
          <w:sz w:val="24"/>
          <w:szCs w:val="24"/>
        </w:rPr>
        <w:t xml:space="preserve"> obras</w:t>
      </w:r>
      <w:r w:rsidR="008109EA">
        <w:rPr>
          <w:rFonts w:ascii="Arial" w:hAnsi="Arial" w:cs="Arial"/>
          <w:sz w:val="24"/>
          <w:szCs w:val="24"/>
        </w:rPr>
        <w:t xml:space="preserve"> e de suas respectivas</w:t>
      </w:r>
      <w:r w:rsidRPr="00B0224E">
        <w:rPr>
          <w:rFonts w:ascii="Arial" w:hAnsi="Arial" w:cs="Arial"/>
          <w:sz w:val="24"/>
          <w:szCs w:val="24"/>
        </w:rPr>
        <w:t xml:space="preserve"> </w:t>
      </w:r>
      <w:r>
        <w:rPr>
          <w:rFonts w:ascii="Arial" w:hAnsi="Arial" w:cs="Arial"/>
          <w:sz w:val="24"/>
          <w:szCs w:val="24"/>
        </w:rPr>
        <w:t>instalações físicas</w:t>
      </w:r>
      <w:r w:rsidR="008109EA">
        <w:rPr>
          <w:rFonts w:ascii="Arial" w:hAnsi="Arial" w:cs="Arial"/>
          <w:sz w:val="24"/>
          <w:szCs w:val="24"/>
        </w:rPr>
        <w:t xml:space="preserve"> de cada município. </w:t>
      </w:r>
      <w:r w:rsidR="00C666D2">
        <w:rPr>
          <w:rFonts w:ascii="Arial" w:hAnsi="Arial" w:cs="Arial"/>
          <w:sz w:val="24"/>
          <w:szCs w:val="24"/>
        </w:rPr>
        <w:t>Segundo</w:t>
      </w:r>
      <w:r w:rsidR="008109EA">
        <w:rPr>
          <w:rFonts w:ascii="Arial" w:hAnsi="Arial" w:cs="Arial"/>
          <w:sz w:val="24"/>
          <w:szCs w:val="24"/>
        </w:rPr>
        <w:t>,</w:t>
      </w:r>
      <w:r>
        <w:rPr>
          <w:rFonts w:ascii="Arial" w:hAnsi="Arial" w:cs="Arial"/>
          <w:sz w:val="24"/>
          <w:szCs w:val="24"/>
        </w:rPr>
        <w:t xml:space="preserve"> </w:t>
      </w:r>
      <w:r w:rsidR="00C666D2">
        <w:rPr>
          <w:rFonts w:ascii="Arial" w:hAnsi="Arial" w:cs="Arial"/>
          <w:sz w:val="24"/>
          <w:szCs w:val="24"/>
        </w:rPr>
        <w:t>através d</w:t>
      </w:r>
      <w:r w:rsidR="001D666B">
        <w:rPr>
          <w:rFonts w:ascii="Arial" w:hAnsi="Arial" w:cs="Arial"/>
          <w:sz w:val="24"/>
          <w:szCs w:val="24"/>
        </w:rPr>
        <w:t>e informações do</w:t>
      </w:r>
      <w:r w:rsidR="00C666D2">
        <w:rPr>
          <w:rFonts w:ascii="Arial" w:hAnsi="Arial" w:cs="Arial"/>
          <w:sz w:val="24"/>
          <w:szCs w:val="24"/>
        </w:rPr>
        <w:t xml:space="preserve"> </w:t>
      </w:r>
      <w:r w:rsidR="00DB4EF3">
        <w:rPr>
          <w:rFonts w:ascii="Arial" w:hAnsi="Arial" w:cs="Arial"/>
          <w:sz w:val="24"/>
          <w:szCs w:val="24"/>
        </w:rPr>
        <w:t>ME</w:t>
      </w:r>
      <w:r w:rsidR="001D666B">
        <w:rPr>
          <w:rFonts w:ascii="Arial" w:hAnsi="Arial" w:cs="Arial"/>
          <w:sz w:val="24"/>
          <w:szCs w:val="24"/>
        </w:rPr>
        <w:t>C</w:t>
      </w:r>
      <w:r w:rsidR="00C666D2">
        <w:rPr>
          <w:rFonts w:ascii="Arial" w:hAnsi="Arial" w:cs="Arial"/>
          <w:sz w:val="24"/>
          <w:szCs w:val="24"/>
        </w:rPr>
        <w:t xml:space="preserve">, </w:t>
      </w:r>
      <w:r>
        <w:rPr>
          <w:rFonts w:ascii="Arial" w:hAnsi="Arial" w:cs="Arial"/>
          <w:sz w:val="24"/>
          <w:szCs w:val="24"/>
        </w:rPr>
        <w:t>é possível identificar as datas do intervalo de aplicação para cada Edição da Prova Brasil entre 2007 e 2017</w:t>
      </w:r>
      <w:r>
        <w:rPr>
          <w:rStyle w:val="Refdenotaderodap"/>
          <w:rFonts w:ascii="Arial" w:hAnsi="Arial" w:cs="Arial"/>
          <w:sz w:val="24"/>
          <w:szCs w:val="24"/>
        </w:rPr>
        <w:footnoteReference w:id="10"/>
      </w:r>
      <w:r>
        <w:rPr>
          <w:rFonts w:ascii="Arial" w:hAnsi="Arial" w:cs="Arial"/>
          <w:sz w:val="24"/>
          <w:szCs w:val="24"/>
        </w:rPr>
        <w:t xml:space="preserve">. Nesse sentido, </w:t>
      </w:r>
      <w:r w:rsidR="00C666D2">
        <w:rPr>
          <w:rFonts w:ascii="Arial" w:hAnsi="Arial" w:cs="Arial"/>
          <w:sz w:val="24"/>
          <w:szCs w:val="24"/>
        </w:rPr>
        <w:t>é recapitulada a</w:t>
      </w:r>
      <w:r>
        <w:rPr>
          <w:rFonts w:ascii="Arial" w:hAnsi="Arial" w:cs="Arial"/>
          <w:sz w:val="24"/>
          <w:szCs w:val="24"/>
        </w:rPr>
        <w:t xml:space="preserve"> </w:t>
      </w:r>
      <w:r w:rsidR="00127FC3">
        <w:rPr>
          <w:rFonts w:ascii="Arial" w:hAnsi="Arial" w:cs="Arial"/>
          <w:sz w:val="24"/>
          <w:szCs w:val="24"/>
        </w:rPr>
        <w:t>Figura 3</w:t>
      </w:r>
      <w:r>
        <w:rPr>
          <w:rFonts w:ascii="Arial" w:hAnsi="Arial" w:cs="Arial"/>
          <w:sz w:val="24"/>
          <w:szCs w:val="24"/>
        </w:rPr>
        <w:t xml:space="preserve"> com a instalação das cidades por ano e </w:t>
      </w:r>
      <w:r w:rsidR="00C666D2">
        <w:rPr>
          <w:rFonts w:ascii="Arial" w:hAnsi="Arial" w:cs="Arial"/>
          <w:sz w:val="24"/>
          <w:szCs w:val="24"/>
        </w:rPr>
        <w:t>nela adicionadas</w:t>
      </w:r>
      <w:r>
        <w:rPr>
          <w:rFonts w:ascii="Arial" w:hAnsi="Arial" w:cs="Arial"/>
          <w:sz w:val="24"/>
          <w:szCs w:val="24"/>
        </w:rPr>
        <w:t xml:space="preserve"> as informações sobre as datas </w:t>
      </w:r>
      <w:r w:rsidR="00C666D2">
        <w:rPr>
          <w:rFonts w:ascii="Arial" w:hAnsi="Arial" w:cs="Arial"/>
          <w:sz w:val="24"/>
          <w:szCs w:val="24"/>
        </w:rPr>
        <w:t>dos exames</w:t>
      </w:r>
      <w:r>
        <w:rPr>
          <w:rFonts w:ascii="Arial" w:hAnsi="Arial" w:cs="Arial"/>
          <w:sz w:val="24"/>
          <w:szCs w:val="24"/>
        </w:rPr>
        <w:t xml:space="preserve">. Abaixo, </w:t>
      </w:r>
      <w:r w:rsidR="00127FC3">
        <w:rPr>
          <w:rFonts w:ascii="Arial" w:hAnsi="Arial" w:cs="Arial"/>
          <w:sz w:val="24"/>
          <w:szCs w:val="24"/>
        </w:rPr>
        <w:t>a Figura 4</w:t>
      </w:r>
      <w:r>
        <w:rPr>
          <w:rFonts w:ascii="Arial" w:hAnsi="Arial" w:cs="Arial"/>
          <w:sz w:val="24"/>
          <w:szCs w:val="24"/>
        </w:rPr>
        <w:t xml:space="preserve"> mostra a distribuição das quantidades de cidades que tiveram a sua infraestrutura de rede instalada entre </w:t>
      </w:r>
      <w:r w:rsidR="00C46ED4">
        <w:rPr>
          <w:rFonts w:ascii="Arial" w:hAnsi="Arial" w:cs="Arial"/>
          <w:sz w:val="24"/>
          <w:szCs w:val="24"/>
        </w:rPr>
        <w:t>casa uma das Avaliações</w:t>
      </w:r>
      <w:r>
        <w:rPr>
          <w:rFonts w:ascii="Arial" w:hAnsi="Arial" w:cs="Arial"/>
          <w:sz w:val="24"/>
          <w:szCs w:val="24"/>
        </w:rPr>
        <w:t xml:space="preserve"> utilizada</w:t>
      </w:r>
      <w:r w:rsidR="00C46ED4">
        <w:rPr>
          <w:rFonts w:ascii="Arial" w:hAnsi="Arial" w:cs="Arial"/>
          <w:sz w:val="24"/>
          <w:szCs w:val="24"/>
        </w:rPr>
        <w:t>s</w:t>
      </w:r>
      <w:r>
        <w:rPr>
          <w:rFonts w:ascii="Arial" w:hAnsi="Arial" w:cs="Arial"/>
          <w:sz w:val="24"/>
          <w:szCs w:val="24"/>
        </w:rPr>
        <w:t>.</w:t>
      </w:r>
      <w:r>
        <w:rPr>
          <w:rFonts w:ascii="Arial" w:hAnsi="Arial" w:cs="Arial"/>
          <w:b/>
          <w:sz w:val="24"/>
          <w:szCs w:val="24"/>
        </w:rPr>
        <w:t xml:space="preserve"> </w:t>
      </w:r>
    </w:p>
    <w:p w14:paraId="06B65C95" w14:textId="11485C1A" w:rsidR="00616038" w:rsidRPr="00616038" w:rsidRDefault="00616038" w:rsidP="00616038">
      <w:pPr>
        <w:pStyle w:val="Legenda"/>
        <w:keepNext/>
        <w:jc w:val="center"/>
        <w:rPr>
          <w:rFonts w:ascii="Arial" w:hAnsi="Arial" w:cs="Arial"/>
          <w:i w:val="0"/>
          <w:sz w:val="24"/>
          <w:szCs w:val="24"/>
        </w:rPr>
      </w:pPr>
      <w:r w:rsidRPr="00616038">
        <w:rPr>
          <w:rFonts w:ascii="Arial" w:hAnsi="Arial" w:cs="Arial"/>
          <w:i w:val="0"/>
          <w:color w:val="auto"/>
          <w:sz w:val="24"/>
          <w:szCs w:val="24"/>
        </w:rPr>
        <w:t xml:space="preserve">Figura </w:t>
      </w:r>
      <w:r w:rsidRPr="00616038">
        <w:rPr>
          <w:rFonts w:ascii="Arial" w:hAnsi="Arial" w:cs="Arial"/>
          <w:i w:val="0"/>
          <w:color w:val="auto"/>
          <w:sz w:val="24"/>
          <w:szCs w:val="24"/>
        </w:rPr>
        <w:fldChar w:fldCharType="begin"/>
      </w:r>
      <w:r w:rsidRPr="00616038">
        <w:rPr>
          <w:rFonts w:ascii="Arial" w:hAnsi="Arial" w:cs="Arial"/>
          <w:i w:val="0"/>
          <w:color w:val="auto"/>
          <w:sz w:val="24"/>
          <w:szCs w:val="24"/>
        </w:rPr>
        <w:instrText xml:space="preserve"> SEQ Figura \* ARABIC </w:instrText>
      </w:r>
      <w:r w:rsidRPr="00616038">
        <w:rPr>
          <w:rFonts w:ascii="Arial" w:hAnsi="Arial" w:cs="Arial"/>
          <w:i w:val="0"/>
          <w:color w:val="auto"/>
          <w:sz w:val="24"/>
          <w:szCs w:val="24"/>
        </w:rPr>
        <w:fldChar w:fldCharType="separate"/>
      </w:r>
      <w:r w:rsidR="00E073E3">
        <w:rPr>
          <w:rFonts w:ascii="Arial" w:hAnsi="Arial" w:cs="Arial"/>
          <w:i w:val="0"/>
          <w:noProof/>
          <w:color w:val="auto"/>
          <w:sz w:val="24"/>
          <w:szCs w:val="24"/>
        </w:rPr>
        <w:t>4</w:t>
      </w:r>
      <w:r w:rsidRPr="00616038">
        <w:rPr>
          <w:rFonts w:ascii="Arial" w:hAnsi="Arial" w:cs="Arial"/>
          <w:i w:val="0"/>
          <w:color w:val="auto"/>
          <w:sz w:val="24"/>
          <w:szCs w:val="24"/>
        </w:rPr>
        <w:fldChar w:fldCharType="end"/>
      </w:r>
      <w:r w:rsidRPr="00616038">
        <w:rPr>
          <w:rFonts w:ascii="Arial" w:hAnsi="Arial" w:cs="Arial"/>
          <w:i w:val="0"/>
          <w:color w:val="auto"/>
          <w:sz w:val="24"/>
          <w:szCs w:val="24"/>
        </w:rPr>
        <w:t xml:space="preserve"> - Número de Municípios Contemplados por Período</w:t>
      </w:r>
      <w:r w:rsidR="005937A8">
        <w:rPr>
          <w:rFonts w:ascii="Arial" w:hAnsi="Arial" w:cs="Arial"/>
          <w:i w:val="0"/>
          <w:color w:val="auto"/>
          <w:sz w:val="24"/>
          <w:szCs w:val="24"/>
        </w:rPr>
        <w:t>s</w:t>
      </w:r>
      <w:r w:rsidRPr="00616038">
        <w:rPr>
          <w:rFonts w:ascii="Arial" w:hAnsi="Arial" w:cs="Arial"/>
          <w:i w:val="0"/>
          <w:color w:val="auto"/>
          <w:sz w:val="24"/>
          <w:szCs w:val="24"/>
        </w:rPr>
        <w:t xml:space="preserve"> (</w:t>
      </w:r>
      <w:r w:rsidR="0005123E">
        <w:rPr>
          <w:rFonts w:ascii="Arial" w:hAnsi="Arial" w:cs="Arial"/>
          <w:i w:val="0"/>
          <w:color w:val="auto"/>
          <w:sz w:val="24"/>
          <w:szCs w:val="24"/>
        </w:rPr>
        <w:t>por</w:t>
      </w:r>
      <w:r w:rsidRPr="00616038">
        <w:rPr>
          <w:rFonts w:ascii="Arial" w:hAnsi="Arial" w:cs="Arial"/>
          <w:i w:val="0"/>
          <w:color w:val="auto"/>
          <w:sz w:val="24"/>
          <w:szCs w:val="24"/>
        </w:rPr>
        <w:t xml:space="preserve"> Avaliação)</w:t>
      </w:r>
    </w:p>
    <w:p w14:paraId="298DEBCF" w14:textId="3545CD6C" w:rsidR="00616038" w:rsidRPr="00417636" w:rsidRDefault="00CB428E" w:rsidP="00616038">
      <w:pPr>
        <w:spacing w:after="0" w:line="360" w:lineRule="auto"/>
        <w:jc w:val="center"/>
        <w:rPr>
          <w:rFonts w:ascii="Arial" w:hAnsi="Arial" w:cs="Arial"/>
          <w:b/>
          <w:sz w:val="24"/>
          <w:szCs w:val="24"/>
        </w:rPr>
      </w:pPr>
      <w:r>
        <w:rPr>
          <w:rFonts w:ascii="Arial" w:hAnsi="Arial" w:cs="Arial"/>
          <w:b/>
          <w:noProof/>
          <w:sz w:val="24"/>
          <w:szCs w:val="24"/>
          <w:lang w:eastAsia="pt-BR"/>
        </w:rPr>
        <w:drawing>
          <wp:inline distT="0" distB="0" distL="0" distR="0" wp14:anchorId="51E6769C" wp14:editId="05608085">
            <wp:extent cx="4749905" cy="3456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t por período.png"/>
                    <pic:cNvPicPr/>
                  </pic:nvPicPr>
                  <pic:blipFill>
                    <a:blip r:embed="rId20">
                      <a:extLst>
                        <a:ext uri="{28A0092B-C50C-407E-A947-70E740481C1C}">
                          <a14:useLocalDpi xmlns:a14="http://schemas.microsoft.com/office/drawing/2010/main" val="0"/>
                        </a:ext>
                      </a:extLst>
                    </a:blip>
                    <a:stretch>
                      <a:fillRect/>
                    </a:stretch>
                  </pic:blipFill>
                  <pic:spPr>
                    <a:xfrm>
                      <a:off x="0" y="0"/>
                      <a:ext cx="4749905" cy="3456000"/>
                    </a:xfrm>
                    <a:prstGeom prst="rect">
                      <a:avLst/>
                    </a:prstGeom>
                    <a:ln>
                      <a:noFill/>
                    </a:ln>
                    <a:effectLst>
                      <a:softEdge rad="112500"/>
                    </a:effectLst>
                  </pic:spPr>
                </pic:pic>
              </a:graphicData>
            </a:graphic>
          </wp:inline>
        </w:drawing>
      </w:r>
    </w:p>
    <w:p w14:paraId="40576301" w14:textId="77777777" w:rsidR="00B641DC" w:rsidRPr="005937A8" w:rsidRDefault="00B641DC" w:rsidP="00B641DC">
      <w:pPr>
        <w:spacing w:line="480" w:lineRule="auto"/>
        <w:jc w:val="center"/>
        <w:rPr>
          <w:rFonts w:ascii="Arial" w:hAnsi="Arial" w:cs="Arial"/>
          <w:sz w:val="20"/>
          <w:szCs w:val="20"/>
        </w:rPr>
      </w:pPr>
      <w:r w:rsidRPr="00EF3422">
        <w:rPr>
          <w:rFonts w:ascii="Arial" w:hAnsi="Arial" w:cs="Arial"/>
          <w:sz w:val="20"/>
          <w:szCs w:val="20"/>
        </w:rPr>
        <w:t>Fonte: Elaboração própria</w:t>
      </w:r>
      <w:r>
        <w:rPr>
          <w:rFonts w:ascii="Arial" w:hAnsi="Arial" w:cs="Arial"/>
          <w:sz w:val="20"/>
          <w:szCs w:val="20"/>
        </w:rPr>
        <w:t xml:space="preserve"> com base nas Informações da Prova Brasil (2007-2017) e da CGU</w:t>
      </w:r>
    </w:p>
    <w:p w14:paraId="0AB6E2FE" w14:textId="3FC120AC" w:rsidR="009D0810" w:rsidRDefault="00C666D2" w:rsidP="009D0810">
      <w:pPr>
        <w:spacing w:after="0" w:line="360" w:lineRule="auto"/>
        <w:ind w:firstLine="708"/>
        <w:jc w:val="both"/>
        <w:rPr>
          <w:rFonts w:ascii="Arial" w:hAnsi="Arial" w:cs="Arial"/>
          <w:sz w:val="24"/>
          <w:szCs w:val="24"/>
        </w:rPr>
      </w:pPr>
      <w:r w:rsidRPr="00C666D2">
        <w:rPr>
          <w:rFonts w:ascii="Arial" w:hAnsi="Arial" w:cs="Arial"/>
          <w:sz w:val="24"/>
          <w:szCs w:val="24"/>
        </w:rPr>
        <w:t xml:space="preserve">Como nota, essa </w:t>
      </w:r>
      <w:r>
        <w:rPr>
          <w:rFonts w:ascii="Arial" w:hAnsi="Arial" w:cs="Arial"/>
          <w:sz w:val="24"/>
          <w:szCs w:val="24"/>
        </w:rPr>
        <w:t xml:space="preserve">combinação utilizada busca resolver </w:t>
      </w:r>
      <w:r w:rsidR="008331B9">
        <w:rPr>
          <w:rFonts w:ascii="Arial" w:hAnsi="Arial" w:cs="Arial"/>
          <w:sz w:val="24"/>
          <w:szCs w:val="24"/>
        </w:rPr>
        <w:t>um</w:t>
      </w:r>
      <w:r>
        <w:rPr>
          <w:rFonts w:ascii="Arial" w:hAnsi="Arial" w:cs="Arial"/>
          <w:sz w:val="24"/>
          <w:szCs w:val="24"/>
        </w:rPr>
        <w:t xml:space="preserve"> </w:t>
      </w:r>
      <w:r w:rsidR="008331B9">
        <w:rPr>
          <w:rFonts w:ascii="Arial" w:hAnsi="Arial" w:cs="Arial"/>
          <w:sz w:val="24"/>
          <w:szCs w:val="24"/>
        </w:rPr>
        <w:t>problema que está presente</w:t>
      </w:r>
      <w:r>
        <w:rPr>
          <w:rFonts w:ascii="Arial" w:hAnsi="Arial" w:cs="Arial"/>
          <w:sz w:val="24"/>
          <w:szCs w:val="24"/>
        </w:rPr>
        <w:t xml:space="preserve"> na disposição dos dados: o exame </w:t>
      </w:r>
      <w:r w:rsidR="008331B9">
        <w:rPr>
          <w:rFonts w:ascii="Arial" w:hAnsi="Arial" w:cs="Arial"/>
          <w:sz w:val="24"/>
          <w:szCs w:val="24"/>
        </w:rPr>
        <w:t xml:space="preserve">nacional </w:t>
      </w:r>
      <w:r>
        <w:rPr>
          <w:rFonts w:ascii="Arial" w:hAnsi="Arial" w:cs="Arial"/>
          <w:sz w:val="24"/>
          <w:szCs w:val="24"/>
        </w:rPr>
        <w:t>costuma ocorrer no início do último trimestre</w:t>
      </w:r>
      <w:r w:rsidR="009C2CEF">
        <w:rPr>
          <w:rFonts w:ascii="Arial" w:hAnsi="Arial" w:cs="Arial"/>
          <w:sz w:val="24"/>
          <w:szCs w:val="24"/>
        </w:rPr>
        <w:t xml:space="preserve">. </w:t>
      </w:r>
      <w:r w:rsidR="008331B9">
        <w:rPr>
          <w:rFonts w:ascii="Arial" w:hAnsi="Arial" w:cs="Arial"/>
          <w:sz w:val="24"/>
          <w:szCs w:val="24"/>
        </w:rPr>
        <w:t>Assim, existe a</w:t>
      </w:r>
      <w:r w:rsidR="009C2CEF">
        <w:rPr>
          <w:rFonts w:ascii="Arial" w:hAnsi="Arial" w:cs="Arial"/>
          <w:sz w:val="24"/>
          <w:szCs w:val="24"/>
        </w:rPr>
        <w:t xml:space="preserve"> possibilidade de duas cidades serem contempladas dentro do mesmo ano, mas em períodos diferentes – antes da avaliação do ano (</w:t>
      </w:r>
      <w:proofErr w:type="spellStart"/>
      <w:r w:rsidR="009C2CEF">
        <w:rPr>
          <w:rFonts w:ascii="Arial" w:hAnsi="Arial" w:cs="Arial"/>
          <w:sz w:val="24"/>
          <w:szCs w:val="24"/>
        </w:rPr>
        <w:t>ex</w:t>
      </w:r>
      <w:proofErr w:type="spellEnd"/>
      <w:r w:rsidR="009C2CEF">
        <w:rPr>
          <w:rFonts w:ascii="Arial" w:hAnsi="Arial" w:cs="Arial"/>
          <w:sz w:val="24"/>
          <w:szCs w:val="24"/>
        </w:rPr>
        <w:t>: Janeiro de 2017) e depois da avaliação do ano (</w:t>
      </w:r>
      <w:proofErr w:type="spellStart"/>
      <w:r w:rsidR="009C2CEF">
        <w:rPr>
          <w:rFonts w:ascii="Arial" w:hAnsi="Arial" w:cs="Arial"/>
          <w:sz w:val="24"/>
          <w:szCs w:val="24"/>
        </w:rPr>
        <w:t>ex</w:t>
      </w:r>
      <w:proofErr w:type="spellEnd"/>
      <w:r w:rsidR="009C2CEF">
        <w:rPr>
          <w:rFonts w:ascii="Arial" w:hAnsi="Arial" w:cs="Arial"/>
          <w:sz w:val="24"/>
          <w:szCs w:val="24"/>
        </w:rPr>
        <w:t xml:space="preserve">: Dezembro de 2017). </w:t>
      </w:r>
      <w:r w:rsidR="008331B9">
        <w:rPr>
          <w:rFonts w:ascii="Arial" w:hAnsi="Arial" w:cs="Arial"/>
          <w:sz w:val="24"/>
          <w:szCs w:val="24"/>
        </w:rPr>
        <w:t xml:space="preserve">Nesse </w:t>
      </w:r>
      <w:r w:rsidR="008331B9">
        <w:rPr>
          <w:rFonts w:ascii="Arial" w:hAnsi="Arial" w:cs="Arial"/>
          <w:sz w:val="24"/>
          <w:szCs w:val="24"/>
        </w:rPr>
        <w:lastRenderedPageBreak/>
        <w:t>sentido,</w:t>
      </w:r>
      <w:r w:rsidR="009D0810">
        <w:rPr>
          <w:rFonts w:ascii="Arial" w:hAnsi="Arial" w:cs="Arial"/>
          <w:sz w:val="24"/>
          <w:szCs w:val="24"/>
        </w:rPr>
        <w:t xml:space="preserve"> </w:t>
      </w:r>
      <w:r w:rsidR="008331B9">
        <w:rPr>
          <w:rFonts w:ascii="Arial" w:hAnsi="Arial" w:cs="Arial"/>
          <w:sz w:val="24"/>
          <w:szCs w:val="24"/>
        </w:rPr>
        <w:t>c</w:t>
      </w:r>
      <w:r w:rsidR="009D0810">
        <w:rPr>
          <w:rFonts w:ascii="Arial" w:hAnsi="Arial" w:cs="Arial"/>
          <w:sz w:val="24"/>
          <w:szCs w:val="24"/>
        </w:rPr>
        <w:t xml:space="preserve">om a demarcação por </w:t>
      </w:r>
      <w:r w:rsidR="008331B9">
        <w:rPr>
          <w:rFonts w:ascii="Arial" w:hAnsi="Arial" w:cs="Arial"/>
          <w:sz w:val="24"/>
          <w:szCs w:val="24"/>
        </w:rPr>
        <w:t>“</w:t>
      </w:r>
      <w:r w:rsidR="009D0810">
        <w:rPr>
          <w:rFonts w:ascii="Arial" w:hAnsi="Arial" w:cs="Arial"/>
          <w:sz w:val="24"/>
          <w:szCs w:val="24"/>
        </w:rPr>
        <w:t>Períodos</w:t>
      </w:r>
      <w:r w:rsidR="008331B9">
        <w:rPr>
          <w:rFonts w:ascii="Arial" w:hAnsi="Arial" w:cs="Arial"/>
          <w:sz w:val="24"/>
          <w:szCs w:val="24"/>
        </w:rPr>
        <w:t>”</w:t>
      </w:r>
      <w:r w:rsidR="009D0810">
        <w:rPr>
          <w:rFonts w:ascii="Arial" w:hAnsi="Arial" w:cs="Arial"/>
          <w:sz w:val="24"/>
          <w:szCs w:val="24"/>
        </w:rPr>
        <w:t>, o</w:t>
      </w:r>
      <w:r w:rsidR="008331B9">
        <w:rPr>
          <w:rFonts w:ascii="Arial" w:hAnsi="Arial" w:cs="Arial"/>
          <w:sz w:val="24"/>
          <w:szCs w:val="24"/>
        </w:rPr>
        <w:t xml:space="preserve"> obstáculo identificado é resolvido</w:t>
      </w:r>
      <w:r w:rsidR="00BC331E">
        <w:rPr>
          <w:rFonts w:ascii="Arial" w:hAnsi="Arial" w:cs="Arial"/>
          <w:sz w:val="24"/>
          <w:szCs w:val="24"/>
        </w:rPr>
        <w:t xml:space="preserve"> com a disposição da Figura 4</w:t>
      </w:r>
      <w:r w:rsidR="009D0810">
        <w:rPr>
          <w:rFonts w:ascii="Arial" w:hAnsi="Arial" w:cs="Arial"/>
          <w:sz w:val="24"/>
          <w:szCs w:val="24"/>
        </w:rPr>
        <w:t>.</w:t>
      </w:r>
      <w:r w:rsidR="00BC331E">
        <w:rPr>
          <w:rFonts w:ascii="Arial" w:hAnsi="Arial" w:cs="Arial"/>
          <w:sz w:val="24"/>
          <w:szCs w:val="24"/>
        </w:rPr>
        <w:t xml:space="preserve"> Como comparação, note que a que a barra referente ao ano de 2017, na Figura 3, contém seis municípios. Já na Figura 4, a barra referente ao ano de 2017, após a realização da Prova Brasil, tem apenas dois municípios.</w:t>
      </w:r>
      <w:r w:rsidR="009D0810">
        <w:rPr>
          <w:rFonts w:ascii="Arial" w:hAnsi="Arial" w:cs="Arial"/>
          <w:sz w:val="24"/>
          <w:szCs w:val="24"/>
        </w:rPr>
        <w:t xml:space="preserve"> </w:t>
      </w:r>
    </w:p>
    <w:p w14:paraId="6E59F6E3" w14:textId="0441955C" w:rsidR="0005123E" w:rsidRDefault="0069761B" w:rsidP="0092029A">
      <w:pPr>
        <w:spacing w:line="360" w:lineRule="auto"/>
        <w:ind w:firstLine="708"/>
        <w:jc w:val="both"/>
        <w:rPr>
          <w:rFonts w:ascii="Arial" w:hAnsi="Arial" w:cs="Arial"/>
          <w:sz w:val="24"/>
          <w:szCs w:val="24"/>
        </w:rPr>
      </w:pPr>
      <w:r>
        <w:rPr>
          <w:rFonts w:ascii="Arial" w:hAnsi="Arial" w:cs="Arial"/>
          <w:sz w:val="24"/>
          <w:szCs w:val="24"/>
        </w:rPr>
        <w:t>Com a intenção</w:t>
      </w:r>
      <w:r w:rsidR="00440B69">
        <w:rPr>
          <w:rFonts w:ascii="Arial" w:hAnsi="Arial" w:cs="Arial"/>
          <w:sz w:val="24"/>
          <w:szCs w:val="24"/>
        </w:rPr>
        <w:t xml:space="preserve"> de simplificar o entendimento, </w:t>
      </w:r>
      <w:r>
        <w:rPr>
          <w:rFonts w:ascii="Arial" w:hAnsi="Arial" w:cs="Arial"/>
          <w:sz w:val="24"/>
          <w:szCs w:val="24"/>
        </w:rPr>
        <w:t>aqueles indivíduos que estão nos municípios que foram contemplados em algum momento pelo Programa receberão os</w:t>
      </w:r>
      <w:r w:rsidR="00440B69">
        <w:rPr>
          <w:rFonts w:ascii="Arial" w:hAnsi="Arial" w:cs="Arial"/>
          <w:sz w:val="24"/>
          <w:szCs w:val="24"/>
        </w:rPr>
        <w:t xml:space="preserve"> nomes de Grupo </w:t>
      </w:r>
      <w:r w:rsidR="00C8043E">
        <w:rPr>
          <w:rFonts w:ascii="Arial" w:hAnsi="Arial" w:cs="Arial"/>
          <w:sz w:val="24"/>
          <w:szCs w:val="24"/>
        </w:rPr>
        <w:t>de 2013, 2015 e 2017,</w:t>
      </w:r>
      <w:r w:rsidR="00440B69">
        <w:rPr>
          <w:rFonts w:ascii="Arial" w:hAnsi="Arial" w:cs="Arial"/>
          <w:sz w:val="24"/>
          <w:szCs w:val="24"/>
        </w:rPr>
        <w:t xml:space="preserve"> </w:t>
      </w:r>
      <w:r>
        <w:rPr>
          <w:rFonts w:ascii="Arial" w:hAnsi="Arial" w:cs="Arial"/>
          <w:sz w:val="24"/>
          <w:szCs w:val="24"/>
        </w:rPr>
        <w:t>de acordo com o momento do primeiro tratamento</w:t>
      </w:r>
      <w:r w:rsidR="00440B69">
        <w:rPr>
          <w:rFonts w:ascii="Arial" w:hAnsi="Arial" w:cs="Arial"/>
          <w:sz w:val="24"/>
          <w:szCs w:val="24"/>
        </w:rPr>
        <w:t>.</w:t>
      </w:r>
      <w:r>
        <w:rPr>
          <w:rFonts w:ascii="Arial" w:hAnsi="Arial" w:cs="Arial"/>
          <w:sz w:val="24"/>
          <w:szCs w:val="24"/>
        </w:rPr>
        <w:t xml:space="preserve"> Além disso, como a prova ocorre an</w:t>
      </w:r>
      <w:r w:rsidR="001938BB">
        <w:rPr>
          <w:rFonts w:ascii="Arial" w:hAnsi="Arial" w:cs="Arial"/>
          <w:sz w:val="24"/>
          <w:szCs w:val="24"/>
        </w:rPr>
        <w:t xml:space="preserve">tes do último mês do ano, todas </w:t>
      </w:r>
      <w:r>
        <w:rPr>
          <w:rFonts w:ascii="Arial" w:hAnsi="Arial" w:cs="Arial"/>
          <w:sz w:val="24"/>
          <w:szCs w:val="24"/>
        </w:rPr>
        <w:t>a</w:t>
      </w:r>
      <w:r w:rsidR="001938BB">
        <w:rPr>
          <w:rFonts w:ascii="Arial" w:hAnsi="Arial" w:cs="Arial"/>
          <w:sz w:val="24"/>
          <w:szCs w:val="24"/>
        </w:rPr>
        <w:t>s</w:t>
      </w:r>
      <w:r>
        <w:rPr>
          <w:rFonts w:ascii="Arial" w:hAnsi="Arial" w:cs="Arial"/>
          <w:sz w:val="24"/>
          <w:szCs w:val="24"/>
        </w:rPr>
        <w:t xml:space="preserve"> cidades contempladas após a PB e antes do fim do ano passam a fazer parte do grupo seguinte.</w:t>
      </w:r>
      <w:r w:rsidR="00440B69">
        <w:rPr>
          <w:rFonts w:ascii="Arial" w:hAnsi="Arial" w:cs="Arial"/>
          <w:sz w:val="24"/>
          <w:szCs w:val="24"/>
        </w:rPr>
        <w:t xml:space="preserve"> Já para os que estão nos municípios que irão receber o Programa, mas ainda não receberam até a última data de avaliação aplicada pelo MEC, </w:t>
      </w:r>
      <w:r w:rsidR="0092029A">
        <w:rPr>
          <w:rFonts w:ascii="Arial" w:hAnsi="Arial" w:cs="Arial"/>
          <w:sz w:val="24"/>
          <w:szCs w:val="24"/>
        </w:rPr>
        <w:t>adota-se</w:t>
      </w:r>
      <w:r w:rsidR="00440B69">
        <w:rPr>
          <w:rFonts w:ascii="Arial" w:hAnsi="Arial" w:cs="Arial"/>
          <w:sz w:val="24"/>
          <w:szCs w:val="24"/>
        </w:rPr>
        <w:t xml:space="preserve"> </w:t>
      </w:r>
      <w:r>
        <w:rPr>
          <w:rFonts w:ascii="Arial" w:hAnsi="Arial" w:cs="Arial"/>
          <w:sz w:val="24"/>
          <w:szCs w:val="24"/>
        </w:rPr>
        <w:t xml:space="preserve">o nome de </w:t>
      </w:r>
      <w:r w:rsidR="00440B69">
        <w:rPr>
          <w:rFonts w:ascii="Arial" w:hAnsi="Arial" w:cs="Arial"/>
          <w:sz w:val="24"/>
          <w:szCs w:val="24"/>
        </w:rPr>
        <w:t xml:space="preserve">“Grupo de Controle”. </w:t>
      </w:r>
      <w:r w:rsidR="0092029A">
        <w:rPr>
          <w:rFonts w:ascii="Arial" w:hAnsi="Arial" w:cs="Arial"/>
          <w:sz w:val="24"/>
          <w:szCs w:val="24"/>
        </w:rPr>
        <w:t>Na Tabela 4 abaixo é possível identificar o momento de entrada de cada um dos Grupos, seja por edição da Prova Brasil ou por Data Específica de aplicação.</w:t>
      </w:r>
      <w:r>
        <w:rPr>
          <w:rFonts w:ascii="Arial" w:hAnsi="Arial" w:cs="Arial"/>
          <w:sz w:val="24"/>
          <w:szCs w:val="24"/>
        </w:rPr>
        <w:t xml:space="preserve"> </w:t>
      </w:r>
      <w:r w:rsidR="00EB06B8">
        <w:rPr>
          <w:rFonts w:ascii="Arial" w:hAnsi="Arial" w:cs="Arial"/>
          <w:sz w:val="24"/>
          <w:szCs w:val="24"/>
        </w:rPr>
        <w:t>Por fim</w:t>
      </w:r>
      <w:r>
        <w:rPr>
          <w:rFonts w:ascii="Arial" w:hAnsi="Arial" w:cs="Arial"/>
          <w:sz w:val="24"/>
          <w:szCs w:val="24"/>
        </w:rPr>
        <w:t xml:space="preserve">, juntam-se ao Grupo de Controle todos aqueles indivíduos que estão nas cidades que são aptas a receber o programa e não receberam por algum motivo. </w:t>
      </w:r>
    </w:p>
    <w:p w14:paraId="375BFF4B" w14:textId="05535076" w:rsidR="0092029A" w:rsidRPr="0092029A" w:rsidRDefault="0092029A" w:rsidP="0092029A">
      <w:pPr>
        <w:pStyle w:val="Legenda"/>
        <w:keepNext/>
        <w:jc w:val="center"/>
        <w:rPr>
          <w:rFonts w:ascii="Arial" w:hAnsi="Arial" w:cs="Arial"/>
          <w:i w:val="0"/>
          <w:color w:val="auto"/>
          <w:sz w:val="24"/>
        </w:rPr>
      </w:pPr>
      <w:r w:rsidRPr="0092029A">
        <w:rPr>
          <w:rFonts w:ascii="Arial" w:hAnsi="Arial" w:cs="Arial"/>
          <w:i w:val="0"/>
          <w:color w:val="auto"/>
          <w:sz w:val="24"/>
        </w:rPr>
        <w:t xml:space="preserve">Tabela </w:t>
      </w:r>
      <w:r w:rsidRPr="0092029A">
        <w:rPr>
          <w:rFonts w:ascii="Arial" w:hAnsi="Arial" w:cs="Arial"/>
          <w:i w:val="0"/>
          <w:color w:val="auto"/>
          <w:sz w:val="24"/>
        </w:rPr>
        <w:fldChar w:fldCharType="begin"/>
      </w:r>
      <w:r w:rsidRPr="0092029A">
        <w:rPr>
          <w:rFonts w:ascii="Arial" w:hAnsi="Arial" w:cs="Arial"/>
          <w:i w:val="0"/>
          <w:color w:val="auto"/>
          <w:sz w:val="24"/>
        </w:rPr>
        <w:instrText xml:space="preserve"> SEQ Tabela \* ARABIC </w:instrText>
      </w:r>
      <w:r w:rsidRPr="0092029A">
        <w:rPr>
          <w:rFonts w:ascii="Arial" w:hAnsi="Arial" w:cs="Arial"/>
          <w:i w:val="0"/>
          <w:color w:val="auto"/>
          <w:sz w:val="24"/>
        </w:rPr>
        <w:fldChar w:fldCharType="separate"/>
      </w:r>
      <w:r w:rsidR="00E073E3">
        <w:rPr>
          <w:rFonts w:ascii="Arial" w:hAnsi="Arial" w:cs="Arial"/>
          <w:i w:val="0"/>
          <w:noProof/>
          <w:color w:val="auto"/>
          <w:sz w:val="24"/>
        </w:rPr>
        <w:t>5</w:t>
      </w:r>
      <w:r w:rsidRPr="0092029A">
        <w:rPr>
          <w:rFonts w:ascii="Arial" w:hAnsi="Arial" w:cs="Arial"/>
          <w:i w:val="0"/>
          <w:color w:val="auto"/>
          <w:sz w:val="24"/>
        </w:rPr>
        <w:fldChar w:fldCharType="end"/>
      </w:r>
      <w:r w:rsidRPr="0092029A">
        <w:rPr>
          <w:rFonts w:ascii="Arial" w:hAnsi="Arial" w:cs="Arial"/>
          <w:i w:val="0"/>
          <w:color w:val="auto"/>
          <w:sz w:val="24"/>
        </w:rPr>
        <w:t xml:space="preserve"> </w:t>
      </w:r>
      <w:r w:rsidR="006C569F">
        <w:rPr>
          <w:rFonts w:ascii="Arial" w:hAnsi="Arial" w:cs="Arial"/>
          <w:i w:val="0"/>
          <w:color w:val="auto"/>
          <w:sz w:val="24"/>
        </w:rPr>
        <w:t>-</w:t>
      </w:r>
      <w:r w:rsidRPr="0092029A">
        <w:rPr>
          <w:rFonts w:ascii="Arial" w:hAnsi="Arial" w:cs="Arial"/>
          <w:i w:val="0"/>
          <w:color w:val="auto"/>
          <w:sz w:val="24"/>
        </w:rPr>
        <w:t xml:space="preserve"> </w:t>
      </w:r>
      <w:r w:rsidR="006C569F">
        <w:rPr>
          <w:rFonts w:ascii="Arial" w:hAnsi="Arial" w:cs="Arial"/>
          <w:i w:val="0"/>
          <w:color w:val="auto"/>
          <w:sz w:val="24"/>
        </w:rPr>
        <w:t xml:space="preserve">Definição dos </w:t>
      </w:r>
      <w:r w:rsidR="00805478">
        <w:rPr>
          <w:rFonts w:ascii="Arial" w:hAnsi="Arial" w:cs="Arial"/>
          <w:i w:val="0"/>
          <w:color w:val="auto"/>
          <w:sz w:val="24"/>
        </w:rPr>
        <w:t>Grupo</w:t>
      </w:r>
      <w:r w:rsidR="006C569F">
        <w:rPr>
          <w:rFonts w:ascii="Arial" w:hAnsi="Arial" w:cs="Arial"/>
          <w:i w:val="0"/>
          <w:color w:val="auto"/>
          <w:sz w:val="24"/>
        </w:rPr>
        <w:t>s</w:t>
      </w:r>
      <w:r w:rsidR="00805478">
        <w:rPr>
          <w:rFonts w:ascii="Arial" w:hAnsi="Arial" w:cs="Arial"/>
          <w:i w:val="0"/>
          <w:color w:val="auto"/>
          <w:sz w:val="24"/>
        </w:rPr>
        <w:t xml:space="preserve"> de Tratados e Grupo de Controle por Edição da Prova Brasil e Data Específica de aplicação</w:t>
      </w:r>
    </w:p>
    <w:tbl>
      <w:tblPr>
        <w:tblStyle w:val="TabeladeLista6Colorida1"/>
        <w:tblW w:w="8676" w:type="dxa"/>
        <w:jc w:val="center"/>
        <w:shd w:val="clear" w:color="auto" w:fill="FFFFFF" w:themeFill="background1"/>
        <w:tblLook w:val="04A0" w:firstRow="1" w:lastRow="0" w:firstColumn="1" w:lastColumn="0" w:noHBand="0" w:noVBand="1"/>
      </w:tblPr>
      <w:tblGrid>
        <w:gridCol w:w="2284"/>
        <w:gridCol w:w="3306"/>
        <w:gridCol w:w="3086"/>
      </w:tblGrid>
      <w:tr w:rsidR="0092029A" w:rsidRPr="00C273B0" w14:paraId="626A9704" w14:textId="77777777" w:rsidTr="0092029A">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284" w:type="dxa"/>
            <w:tcBorders>
              <w:top w:val="single" w:sz="12" w:space="0" w:color="auto"/>
              <w:bottom w:val="nil"/>
            </w:tcBorders>
            <w:shd w:val="clear" w:color="auto" w:fill="FFFFFF" w:themeFill="background1"/>
            <w:vAlign w:val="center"/>
          </w:tcPr>
          <w:p w14:paraId="2731791C" w14:textId="77777777" w:rsidR="0092029A" w:rsidRPr="00C273B0" w:rsidRDefault="0092029A" w:rsidP="00C273B0">
            <w:pPr>
              <w:jc w:val="center"/>
              <w:rPr>
                <w:rFonts w:ascii="Arial" w:hAnsi="Arial" w:cs="Arial"/>
                <w:sz w:val="20"/>
                <w:szCs w:val="24"/>
              </w:rPr>
            </w:pPr>
          </w:p>
        </w:tc>
        <w:tc>
          <w:tcPr>
            <w:tcW w:w="6392" w:type="dxa"/>
            <w:gridSpan w:val="2"/>
            <w:tcBorders>
              <w:top w:val="single" w:sz="12" w:space="0" w:color="auto"/>
              <w:bottom w:val="nil"/>
            </w:tcBorders>
            <w:shd w:val="clear" w:color="auto" w:fill="FFFFFF" w:themeFill="background1"/>
            <w:vAlign w:val="center"/>
          </w:tcPr>
          <w:p w14:paraId="0B088F35" w14:textId="5065EEF3" w:rsidR="0092029A" w:rsidRPr="00C273B0" w:rsidRDefault="00961F99" w:rsidP="00C273B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Primeiro Tratamento</w:t>
            </w:r>
            <w:r w:rsidR="0092029A">
              <w:rPr>
                <w:rFonts w:ascii="Arial" w:hAnsi="Arial" w:cs="Arial"/>
                <w:sz w:val="20"/>
                <w:szCs w:val="24"/>
              </w:rPr>
              <w:t xml:space="preserve"> do Grupo</w:t>
            </w:r>
          </w:p>
        </w:tc>
      </w:tr>
      <w:tr w:rsidR="00C273B0" w:rsidRPr="00C273B0" w14:paraId="602CD98B" w14:textId="77777777" w:rsidTr="0092029A">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284" w:type="dxa"/>
            <w:tcBorders>
              <w:top w:val="nil"/>
              <w:bottom w:val="single" w:sz="4" w:space="0" w:color="auto"/>
            </w:tcBorders>
            <w:shd w:val="clear" w:color="auto" w:fill="FFFFFF" w:themeFill="background1"/>
            <w:vAlign w:val="center"/>
          </w:tcPr>
          <w:p w14:paraId="318A7214" w14:textId="1D8C19EC" w:rsidR="00C273B0" w:rsidRPr="00C273B0" w:rsidRDefault="00C273B0" w:rsidP="00961F99">
            <w:pPr>
              <w:jc w:val="center"/>
              <w:rPr>
                <w:rFonts w:ascii="Arial" w:hAnsi="Arial" w:cs="Arial"/>
                <w:b w:val="0"/>
                <w:sz w:val="20"/>
                <w:szCs w:val="24"/>
              </w:rPr>
            </w:pPr>
            <w:r w:rsidRPr="00C273B0">
              <w:rPr>
                <w:rFonts w:ascii="Arial" w:hAnsi="Arial" w:cs="Arial"/>
                <w:sz w:val="20"/>
                <w:szCs w:val="24"/>
              </w:rPr>
              <w:t>Grupo</w:t>
            </w:r>
            <w:r w:rsidR="00440B69">
              <w:rPr>
                <w:rFonts w:ascii="Arial" w:hAnsi="Arial" w:cs="Arial"/>
                <w:sz w:val="20"/>
                <w:szCs w:val="24"/>
              </w:rPr>
              <w:t>s</w:t>
            </w:r>
          </w:p>
        </w:tc>
        <w:tc>
          <w:tcPr>
            <w:tcW w:w="3306" w:type="dxa"/>
            <w:tcBorders>
              <w:top w:val="nil"/>
              <w:bottom w:val="single" w:sz="4" w:space="0" w:color="auto"/>
            </w:tcBorders>
            <w:shd w:val="clear" w:color="auto" w:fill="FFFFFF" w:themeFill="background1"/>
            <w:vAlign w:val="center"/>
          </w:tcPr>
          <w:p w14:paraId="2747280F" w14:textId="3DFDEBE2" w:rsidR="00C273B0" w:rsidRPr="0092029A" w:rsidRDefault="00961F99" w:rsidP="0092029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4"/>
              </w:rPr>
            </w:pPr>
            <w:r>
              <w:rPr>
                <w:rFonts w:ascii="Arial" w:hAnsi="Arial" w:cs="Arial"/>
                <w:b/>
                <w:sz w:val="20"/>
                <w:szCs w:val="24"/>
              </w:rPr>
              <w:t xml:space="preserve">Por </w:t>
            </w:r>
            <w:r w:rsidR="0092029A" w:rsidRPr="0092029A">
              <w:rPr>
                <w:rFonts w:ascii="Arial" w:hAnsi="Arial" w:cs="Arial"/>
                <w:b/>
                <w:sz w:val="20"/>
                <w:szCs w:val="24"/>
              </w:rPr>
              <w:t>Edição da Prova</w:t>
            </w:r>
            <w:r w:rsidR="0092029A">
              <w:rPr>
                <w:rFonts w:ascii="Arial" w:hAnsi="Arial" w:cs="Arial"/>
                <w:b/>
                <w:sz w:val="20"/>
                <w:szCs w:val="24"/>
              </w:rPr>
              <w:t xml:space="preserve"> Brasil</w:t>
            </w:r>
          </w:p>
        </w:tc>
        <w:tc>
          <w:tcPr>
            <w:tcW w:w="3086" w:type="dxa"/>
            <w:tcBorders>
              <w:top w:val="nil"/>
              <w:bottom w:val="single" w:sz="4" w:space="0" w:color="auto"/>
            </w:tcBorders>
            <w:shd w:val="clear" w:color="auto" w:fill="FFFFFF" w:themeFill="background1"/>
            <w:vAlign w:val="center"/>
          </w:tcPr>
          <w:p w14:paraId="6FD8832A" w14:textId="609D7F54" w:rsidR="00C273B0" w:rsidRPr="0092029A" w:rsidRDefault="00961F99" w:rsidP="00C273B0">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4"/>
              </w:rPr>
            </w:pPr>
            <w:r>
              <w:rPr>
                <w:rFonts w:ascii="Arial" w:hAnsi="Arial" w:cs="Arial"/>
                <w:b/>
                <w:sz w:val="20"/>
                <w:szCs w:val="24"/>
              </w:rPr>
              <w:t xml:space="preserve">Por </w:t>
            </w:r>
            <w:r w:rsidR="00C273B0" w:rsidRPr="0092029A">
              <w:rPr>
                <w:rFonts w:ascii="Arial" w:hAnsi="Arial" w:cs="Arial"/>
                <w:b/>
                <w:sz w:val="20"/>
                <w:szCs w:val="24"/>
              </w:rPr>
              <w:t>Data</w:t>
            </w:r>
            <w:r w:rsidR="0092029A" w:rsidRPr="0092029A">
              <w:rPr>
                <w:rFonts w:ascii="Arial" w:hAnsi="Arial" w:cs="Arial"/>
                <w:b/>
                <w:sz w:val="20"/>
                <w:szCs w:val="24"/>
              </w:rPr>
              <w:t xml:space="preserve"> Específica</w:t>
            </w:r>
          </w:p>
        </w:tc>
      </w:tr>
      <w:tr w:rsidR="00C273B0" w:rsidRPr="0005123E" w14:paraId="39128E33" w14:textId="77777777" w:rsidTr="00470F5D">
        <w:trPr>
          <w:trHeight w:val="624"/>
          <w:jc w:val="center"/>
        </w:trPr>
        <w:tc>
          <w:tcPr>
            <w:cnfStyle w:val="001000000000" w:firstRow="0" w:lastRow="0" w:firstColumn="1" w:lastColumn="0" w:oddVBand="0" w:evenVBand="0" w:oddHBand="0" w:evenHBand="0" w:firstRowFirstColumn="0" w:firstRowLastColumn="0" w:lastRowFirstColumn="0" w:lastRowLastColumn="0"/>
            <w:tcW w:w="2284" w:type="dxa"/>
            <w:tcBorders>
              <w:top w:val="single" w:sz="4" w:space="0" w:color="auto"/>
            </w:tcBorders>
            <w:shd w:val="clear" w:color="auto" w:fill="FFFFFF" w:themeFill="background1"/>
            <w:vAlign w:val="center"/>
          </w:tcPr>
          <w:p w14:paraId="33A289EE" w14:textId="217E9B20" w:rsidR="00D33424" w:rsidRPr="0005123E" w:rsidRDefault="00D33424" w:rsidP="00C8043E">
            <w:pPr>
              <w:rPr>
                <w:rFonts w:ascii="Arial" w:hAnsi="Arial" w:cs="Arial"/>
                <w:sz w:val="20"/>
                <w:szCs w:val="24"/>
              </w:rPr>
            </w:pPr>
            <w:r>
              <w:rPr>
                <w:rFonts w:ascii="Arial" w:hAnsi="Arial" w:cs="Arial"/>
                <w:sz w:val="20"/>
                <w:szCs w:val="24"/>
              </w:rPr>
              <w:t>Grupo de 2013</w:t>
            </w:r>
          </w:p>
        </w:tc>
        <w:tc>
          <w:tcPr>
            <w:tcW w:w="3306" w:type="dxa"/>
            <w:tcBorders>
              <w:top w:val="single" w:sz="4" w:space="0" w:color="auto"/>
            </w:tcBorders>
            <w:shd w:val="clear" w:color="auto" w:fill="FFFFFF" w:themeFill="background1"/>
            <w:vAlign w:val="center"/>
          </w:tcPr>
          <w:p w14:paraId="124D5113" w14:textId="77777777" w:rsidR="0092029A" w:rsidRDefault="0092029A" w:rsidP="005937A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Entre as Provas Brasil (</w:t>
            </w:r>
            <w:proofErr w:type="spellStart"/>
            <w:r>
              <w:rPr>
                <w:rFonts w:ascii="Arial" w:hAnsi="Arial" w:cs="Arial"/>
                <w:sz w:val="20"/>
                <w:szCs w:val="24"/>
              </w:rPr>
              <w:t>PBs</w:t>
            </w:r>
            <w:proofErr w:type="spellEnd"/>
            <w:r>
              <w:rPr>
                <w:rFonts w:ascii="Arial" w:hAnsi="Arial" w:cs="Arial"/>
                <w:sz w:val="20"/>
                <w:szCs w:val="24"/>
              </w:rPr>
              <w:t>)</w:t>
            </w:r>
          </w:p>
          <w:p w14:paraId="7D924088" w14:textId="3B2C07B1" w:rsidR="00C273B0" w:rsidRPr="0005123E" w:rsidRDefault="00C273B0" w:rsidP="005937A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proofErr w:type="gramStart"/>
            <w:r>
              <w:rPr>
                <w:rFonts w:ascii="Arial" w:hAnsi="Arial" w:cs="Arial"/>
                <w:sz w:val="20"/>
                <w:szCs w:val="24"/>
              </w:rPr>
              <w:t>de</w:t>
            </w:r>
            <w:proofErr w:type="gramEnd"/>
            <w:r>
              <w:rPr>
                <w:rFonts w:ascii="Arial" w:hAnsi="Arial" w:cs="Arial"/>
                <w:sz w:val="20"/>
                <w:szCs w:val="24"/>
              </w:rPr>
              <w:t xml:space="preserve"> 2011 e 2013</w:t>
            </w:r>
          </w:p>
        </w:tc>
        <w:tc>
          <w:tcPr>
            <w:tcW w:w="3086" w:type="dxa"/>
            <w:tcBorders>
              <w:top w:val="single" w:sz="4" w:space="0" w:color="auto"/>
            </w:tcBorders>
            <w:shd w:val="clear" w:color="auto" w:fill="FFFFFF" w:themeFill="background1"/>
            <w:vAlign w:val="center"/>
          </w:tcPr>
          <w:p w14:paraId="6EC28FC6" w14:textId="0D4C3663" w:rsidR="00C273B0" w:rsidRPr="0005123E" w:rsidRDefault="0037210C" w:rsidP="005937A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De 07/11/2011 a 10</w:t>
            </w:r>
            <w:r w:rsidR="00C273B0">
              <w:rPr>
                <w:rFonts w:ascii="Arial" w:hAnsi="Arial" w:cs="Arial"/>
                <w:sz w:val="20"/>
                <w:szCs w:val="24"/>
              </w:rPr>
              <w:t>/11/2013</w:t>
            </w:r>
          </w:p>
        </w:tc>
      </w:tr>
      <w:tr w:rsidR="00C273B0" w:rsidRPr="0005123E" w14:paraId="051D1658" w14:textId="77777777" w:rsidTr="00470F5D">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284" w:type="dxa"/>
            <w:shd w:val="clear" w:color="auto" w:fill="FFFFFF" w:themeFill="background1"/>
            <w:vAlign w:val="center"/>
          </w:tcPr>
          <w:p w14:paraId="17E60A54" w14:textId="69351770" w:rsidR="00D33424" w:rsidRPr="0005123E" w:rsidRDefault="00D33424" w:rsidP="00C8043E">
            <w:pPr>
              <w:rPr>
                <w:rFonts w:ascii="Arial" w:hAnsi="Arial" w:cs="Arial"/>
                <w:sz w:val="20"/>
                <w:szCs w:val="24"/>
              </w:rPr>
            </w:pPr>
            <w:r>
              <w:rPr>
                <w:rFonts w:ascii="Arial" w:hAnsi="Arial" w:cs="Arial"/>
                <w:sz w:val="20"/>
                <w:szCs w:val="24"/>
              </w:rPr>
              <w:t>Grupo de 2015</w:t>
            </w:r>
          </w:p>
        </w:tc>
        <w:tc>
          <w:tcPr>
            <w:tcW w:w="3306" w:type="dxa"/>
            <w:shd w:val="clear" w:color="auto" w:fill="FFFFFF" w:themeFill="background1"/>
            <w:vAlign w:val="center"/>
          </w:tcPr>
          <w:p w14:paraId="65BFB939" w14:textId="77777777" w:rsidR="0092029A" w:rsidRDefault="0092029A" w:rsidP="005937A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Entre as Provas Brasil (</w:t>
            </w:r>
            <w:proofErr w:type="spellStart"/>
            <w:r>
              <w:rPr>
                <w:rFonts w:ascii="Arial" w:hAnsi="Arial" w:cs="Arial"/>
                <w:sz w:val="20"/>
                <w:szCs w:val="24"/>
              </w:rPr>
              <w:t>PBs</w:t>
            </w:r>
            <w:proofErr w:type="spellEnd"/>
            <w:r>
              <w:rPr>
                <w:rFonts w:ascii="Arial" w:hAnsi="Arial" w:cs="Arial"/>
                <w:sz w:val="20"/>
                <w:szCs w:val="24"/>
              </w:rPr>
              <w:t>)</w:t>
            </w:r>
          </w:p>
          <w:p w14:paraId="6F26FD26" w14:textId="07319D72" w:rsidR="00C273B0" w:rsidRPr="0005123E" w:rsidRDefault="00C273B0" w:rsidP="005937A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proofErr w:type="gramStart"/>
            <w:r>
              <w:rPr>
                <w:rFonts w:ascii="Arial" w:hAnsi="Arial" w:cs="Arial"/>
                <w:sz w:val="20"/>
                <w:szCs w:val="24"/>
              </w:rPr>
              <w:t>de</w:t>
            </w:r>
            <w:proofErr w:type="gramEnd"/>
            <w:r>
              <w:rPr>
                <w:rFonts w:ascii="Arial" w:hAnsi="Arial" w:cs="Arial"/>
                <w:sz w:val="20"/>
                <w:szCs w:val="24"/>
              </w:rPr>
              <w:t xml:space="preserve"> 2013 e 2015</w:t>
            </w:r>
          </w:p>
        </w:tc>
        <w:tc>
          <w:tcPr>
            <w:tcW w:w="3086" w:type="dxa"/>
            <w:shd w:val="clear" w:color="auto" w:fill="FFFFFF" w:themeFill="background1"/>
            <w:vAlign w:val="center"/>
          </w:tcPr>
          <w:p w14:paraId="45CA8354" w14:textId="1E992085" w:rsidR="00C273B0" w:rsidRPr="0005123E" w:rsidRDefault="0037210C" w:rsidP="005937A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De 11/11/2013 a 02</w:t>
            </w:r>
            <w:r w:rsidR="00C273B0">
              <w:rPr>
                <w:rFonts w:ascii="Arial" w:hAnsi="Arial" w:cs="Arial"/>
                <w:sz w:val="20"/>
                <w:szCs w:val="24"/>
              </w:rPr>
              <w:t>/11/2015</w:t>
            </w:r>
          </w:p>
        </w:tc>
      </w:tr>
      <w:tr w:rsidR="00C273B0" w:rsidRPr="0005123E" w14:paraId="49852ECA" w14:textId="77777777" w:rsidTr="00470F5D">
        <w:trPr>
          <w:trHeight w:val="624"/>
          <w:jc w:val="center"/>
        </w:trPr>
        <w:tc>
          <w:tcPr>
            <w:cnfStyle w:val="001000000000" w:firstRow="0" w:lastRow="0" w:firstColumn="1" w:lastColumn="0" w:oddVBand="0" w:evenVBand="0" w:oddHBand="0" w:evenHBand="0" w:firstRowFirstColumn="0" w:firstRowLastColumn="0" w:lastRowFirstColumn="0" w:lastRowLastColumn="0"/>
            <w:tcW w:w="2284" w:type="dxa"/>
            <w:tcBorders>
              <w:bottom w:val="nil"/>
            </w:tcBorders>
            <w:shd w:val="clear" w:color="auto" w:fill="FFFFFF" w:themeFill="background1"/>
            <w:vAlign w:val="center"/>
          </w:tcPr>
          <w:p w14:paraId="47EEE5DD" w14:textId="39FA8DCA" w:rsidR="00D33424" w:rsidRPr="0005123E" w:rsidRDefault="00D33424" w:rsidP="00C8043E">
            <w:pPr>
              <w:rPr>
                <w:rFonts w:ascii="Arial" w:hAnsi="Arial" w:cs="Arial"/>
                <w:sz w:val="20"/>
                <w:szCs w:val="24"/>
              </w:rPr>
            </w:pPr>
            <w:r>
              <w:rPr>
                <w:rFonts w:ascii="Arial" w:hAnsi="Arial" w:cs="Arial"/>
                <w:sz w:val="20"/>
                <w:szCs w:val="24"/>
              </w:rPr>
              <w:t>Grupo de 2017</w:t>
            </w:r>
          </w:p>
        </w:tc>
        <w:tc>
          <w:tcPr>
            <w:tcW w:w="3306" w:type="dxa"/>
            <w:tcBorders>
              <w:bottom w:val="nil"/>
            </w:tcBorders>
            <w:shd w:val="clear" w:color="auto" w:fill="FFFFFF" w:themeFill="background1"/>
            <w:vAlign w:val="center"/>
          </w:tcPr>
          <w:p w14:paraId="03FEE5E2" w14:textId="77777777" w:rsidR="0092029A" w:rsidRDefault="00C273B0" w:rsidP="005937A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Entr</w:t>
            </w:r>
            <w:r w:rsidR="0092029A">
              <w:rPr>
                <w:rFonts w:ascii="Arial" w:hAnsi="Arial" w:cs="Arial"/>
                <w:sz w:val="20"/>
                <w:szCs w:val="24"/>
              </w:rPr>
              <w:t>e as Provas Brasil (</w:t>
            </w:r>
            <w:proofErr w:type="spellStart"/>
            <w:r w:rsidR="0092029A">
              <w:rPr>
                <w:rFonts w:ascii="Arial" w:hAnsi="Arial" w:cs="Arial"/>
                <w:sz w:val="20"/>
                <w:szCs w:val="24"/>
              </w:rPr>
              <w:t>PBs</w:t>
            </w:r>
            <w:proofErr w:type="spellEnd"/>
            <w:r w:rsidR="0092029A">
              <w:rPr>
                <w:rFonts w:ascii="Arial" w:hAnsi="Arial" w:cs="Arial"/>
                <w:sz w:val="20"/>
                <w:szCs w:val="24"/>
              </w:rPr>
              <w:t>)</w:t>
            </w:r>
          </w:p>
          <w:p w14:paraId="32F53C75" w14:textId="64C5BD2E" w:rsidR="00C273B0" w:rsidRPr="0005123E" w:rsidRDefault="00C273B0" w:rsidP="005937A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proofErr w:type="gramStart"/>
            <w:r>
              <w:rPr>
                <w:rFonts w:ascii="Arial" w:hAnsi="Arial" w:cs="Arial"/>
                <w:sz w:val="20"/>
                <w:szCs w:val="24"/>
              </w:rPr>
              <w:t>de</w:t>
            </w:r>
            <w:proofErr w:type="gramEnd"/>
            <w:r>
              <w:rPr>
                <w:rFonts w:ascii="Arial" w:hAnsi="Arial" w:cs="Arial"/>
                <w:sz w:val="20"/>
                <w:szCs w:val="24"/>
              </w:rPr>
              <w:t xml:space="preserve"> 2015 e 2017</w:t>
            </w:r>
          </w:p>
        </w:tc>
        <w:tc>
          <w:tcPr>
            <w:tcW w:w="3086" w:type="dxa"/>
            <w:tcBorders>
              <w:bottom w:val="nil"/>
            </w:tcBorders>
            <w:shd w:val="clear" w:color="auto" w:fill="FFFFFF" w:themeFill="background1"/>
            <w:vAlign w:val="center"/>
          </w:tcPr>
          <w:p w14:paraId="051D20EF" w14:textId="787CD47F" w:rsidR="00C273B0" w:rsidRPr="0005123E" w:rsidRDefault="0037210C" w:rsidP="005937A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De 03/11/2015 a 22</w:t>
            </w:r>
            <w:r w:rsidR="00C273B0">
              <w:rPr>
                <w:rFonts w:ascii="Arial" w:hAnsi="Arial" w:cs="Arial"/>
                <w:sz w:val="20"/>
                <w:szCs w:val="24"/>
              </w:rPr>
              <w:t>/10/2017</w:t>
            </w:r>
          </w:p>
        </w:tc>
      </w:tr>
      <w:tr w:rsidR="00C273B0" w:rsidRPr="0005123E" w14:paraId="3FB7B439" w14:textId="77777777" w:rsidTr="0069761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284" w:type="dxa"/>
            <w:tcBorders>
              <w:top w:val="nil"/>
              <w:bottom w:val="single" w:sz="12" w:space="0" w:color="auto"/>
            </w:tcBorders>
            <w:shd w:val="clear" w:color="auto" w:fill="FFFFFF" w:themeFill="background1"/>
            <w:vAlign w:val="bottom"/>
          </w:tcPr>
          <w:p w14:paraId="5826BF3E" w14:textId="30E514CF" w:rsidR="00C273B0" w:rsidDel="00C8043E" w:rsidRDefault="00575FCD" w:rsidP="0069761B">
            <w:pPr>
              <w:rPr>
                <w:del w:id="1" w:author="Rafael Fraga" w:date="2022-02-02T14:15:00Z"/>
                <w:rFonts w:ascii="Arial" w:hAnsi="Arial" w:cs="Arial"/>
                <w:sz w:val="20"/>
                <w:szCs w:val="24"/>
              </w:rPr>
            </w:pPr>
            <w:r>
              <w:rPr>
                <w:rFonts w:ascii="Arial" w:hAnsi="Arial" w:cs="Arial"/>
                <w:sz w:val="20"/>
                <w:szCs w:val="24"/>
              </w:rPr>
              <w:t>Grupo de Controle</w:t>
            </w:r>
          </w:p>
          <w:p w14:paraId="1560DD8B" w14:textId="1E829921" w:rsidR="00D33424" w:rsidRPr="0005123E" w:rsidRDefault="00D33424" w:rsidP="0069761B">
            <w:pPr>
              <w:rPr>
                <w:rFonts w:ascii="Arial" w:hAnsi="Arial" w:cs="Arial"/>
                <w:sz w:val="20"/>
                <w:szCs w:val="24"/>
              </w:rPr>
            </w:pPr>
          </w:p>
        </w:tc>
        <w:tc>
          <w:tcPr>
            <w:tcW w:w="3306" w:type="dxa"/>
            <w:tcBorders>
              <w:top w:val="nil"/>
              <w:bottom w:val="single" w:sz="12" w:space="0" w:color="auto"/>
            </w:tcBorders>
            <w:shd w:val="clear" w:color="auto" w:fill="FFFFFF" w:themeFill="background1"/>
            <w:vAlign w:val="center"/>
          </w:tcPr>
          <w:p w14:paraId="309319E5" w14:textId="77777777" w:rsidR="0092029A" w:rsidRDefault="0092029A" w:rsidP="006976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Após a Prova Brasil (PB)</w:t>
            </w:r>
          </w:p>
          <w:p w14:paraId="401FCF06" w14:textId="659ECAE3" w:rsidR="00E13C7B" w:rsidRPr="0005123E" w:rsidRDefault="00C273B0" w:rsidP="002B304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proofErr w:type="gramStart"/>
            <w:r>
              <w:rPr>
                <w:rFonts w:ascii="Arial" w:hAnsi="Arial" w:cs="Arial"/>
                <w:sz w:val="20"/>
                <w:szCs w:val="24"/>
              </w:rPr>
              <w:t>de</w:t>
            </w:r>
            <w:proofErr w:type="gramEnd"/>
            <w:r>
              <w:rPr>
                <w:rFonts w:ascii="Arial" w:hAnsi="Arial" w:cs="Arial"/>
                <w:sz w:val="20"/>
                <w:szCs w:val="24"/>
              </w:rPr>
              <w:t xml:space="preserve"> 2017</w:t>
            </w:r>
            <w:r w:rsidR="002B3041">
              <w:rPr>
                <w:rFonts w:ascii="Arial" w:hAnsi="Arial" w:cs="Arial"/>
                <w:sz w:val="20"/>
                <w:szCs w:val="24"/>
              </w:rPr>
              <w:t xml:space="preserve"> ou Aptas não Selecionadas</w:t>
            </w:r>
          </w:p>
        </w:tc>
        <w:tc>
          <w:tcPr>
            <w:tcW w:w="3086" w:type="dxa"/>
            <w:tcBorders>
              <w:top w:val="nil"/>
              <w:bottom w:val="single" w:sz="12" w:space="0" w:color="auto"/>
            </w:tcBorders>
            <w:shd w:val="clear" w:color="auto" w:fill="FFFFFF" w:themeFill="background1"/>
            <w:vAlign w:val="center"/>
          </w:tcPr>
          <w:p w14:paraId="1F55F57E" w14:textId="02F4DBC2" w:rsidR="00C273B0" w:rsidRPr="0005123E" w:rsidRDefault="0037210C" w:rsidP="002B304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Após</w:t>
            </w:r>
            <w:r w:rsidR="00C273B0">
              <w:rPr>
                <w:rFonts w:ascii="Arial" w:hAnsi="Arial" w:cs="Arial"/>
                <w:sz w:val="20"/>
                <w:szCs w:val="24"/>
              </w:rPr>
              <w:t xml:space="preserve"> 23/10/2017</w:t>
            </w:r>
            <w:r w:rsidR="002B3041">
              <w:rPr>
                <w:rFonts w:ascii="Arial" w:hAnsi="Arial" w:cs="Arial"/>
                <w:sz w:val="20"/>
                <w:szCs w:val="24"/>
              </w:rPr>
              <w:t xml:space="preserve"> ou que nunca receberão</w:t>
            </w:r>
          </w:p>
        </w:tc>
      </w:tr>
    </w:tbl>
    <w:p w14:paraId="3909FC6D" w14:textId="27E90BE5" w:rsidR="00C273B0" w:rsidRPr="005937A8" w:rsidRDefault="005937A8" w:rsidP="005937A8">
      <w:pPr>
        <w:spacing w:line="480" w:lineRule="auto"/>
        <w:jc w:val="center"/>
        <w:rPr>
          <w:rFonts w:ascii="Arial" w:hAnsi="Arial" w:cs="Arial"/>
          <w:sz w:val="20"/>
          <w:szCs w:val="20"/>
        </w:rPr>
      </w:pPr>
      <w:r w:rsidRPr="00EF3422">
        <w:rPr>
          <w:rFonts w:ascii="Arial" w:hAnsi="Arial" w:cs="Arial"/>
          <w:sz w:val="20"/>
          <w:szCs w:val="20"/>
        </w:rPr>
        <w:t>Fonte: Elaboração própria</w:t>
      </w:r>
      <w:r>
        <w:rPr>
          <w:rFonts w:ascii="Arial" w:hAnsi="Arial" w:cs="Arial"/>
          <w:sz w:val="20"/>
          <w:szCs w:val="20"/>
        </w:rPr>
        <w:t xml:space="preserve"> com base nas Informações da Prova Brasil (2007-2017) e da CGU</w:t>
      </w:r>
    </w:p>
    <w:p w14:paraId="46A1E1FA" w14:textId="22F5C0B1" w:rsidR="00AE7555" w:rsidRDefault="0005123E" w:rsidP="00E820CC">
      <w:pPr>
        <w:spacing w:line="360" w:lineRule="auto"/>
        <w:ind w:firstLine="708"/>
        <w:jc w:val="both"/>
        <w:rPr>
          <w:rFonts w:ascii="Arial" w:hAnsi="Arial" w:cs="Arial"/>
          <w:sz w:val="24"/>
          <w:szCs w:val="24"/>
        </w:rPr>
      </w:pPr>
      <w:r>
        <w:rPr>
          <w:rFonts w:ascii="Arial" w:hAnsi="Arial" w:cs="Arial"/>
          <w:sz w:val="24"/>
          <w:szCs w:val="24"/>
        </w:rPr>
        <w:t>Por fim, d</w:t>
      </w:r>
      <w:r w:rsidR="008109EA">
        <w:rPr>
          <w:rFonts w:ascii="Arial" w:hAnsi="Arial" w:cs="Arial"/>
          <w:sz w:val="24"/>
          <w:szCs w:val="24"/>
        </w:rPr>
        <w:t xml:space="preserve">esde 2007, </w:t>
      </w:r>
      <w:r w:rsidR="00E90625">
        <w:rPr>
          <w:rFonts w:ascii="Arial" w:hAnsi="Arial" w:cs="Arial"/>
          <w:sz w:val="24"/>
          <w:szCs w:val="24"/>
        </w:rPr>
        <w:t xml:space="preserve">cerca de </w:t>
      </w:r>
      <w:r w:rsidR="008109EA">
        <w:rPr>
          <w:rFonts w:ascii="Arial" w:hAnsi="Arial" w:cs="Arial"/>
          <w:sz w:val="24"/>
          <w:szCs w:val="24"/>
        </w:rPr>
        <w:t>quatro milhões de alunos no país participam</w:t>
      </w:r>
      <w:r w:rsidR="00E90625">
        <w:rPr>
          <w:rFonts w:ascii="Arial" w:hAnsi="Arial" w:cs="Arial"/>
          <w:sz w:val="24"/>
          <w:szCs w:val="24"/>
        </w:rPr>
        <w:t xml:space="preserve"> da Prova Brasil a cada </w:t>
      </w:r>
      <w:r w:rsidR="0045018B">
        <w:rPr>
          <w:rFonts w:ascii="Arial" w:hAnsi="Arial" w:cs="Arial"/>
          <w:sz w:val="24"/>
          <w:szCs w:val="24"/>
        </w:rPr>
        <w:t xml:space="preserve">nova </w:t>
      </w:r>
      <w:r w:rsidR="00E90625">
        <w:rPr>
          <w:rFonts w:ascii="Arial" w:hAnsi="Arial" w:cs="Arial"/>
          <w:sz w:val="24"/>
          <w:szCs w:val="24"/>
        </w:rPr>
        <w:t>edição</w:t>
      </w:r>
      <w:r w:rsidR="009D0810">
        <w:rPr>
          <w:rFonts w:ascii="Arial" w:hAnsi="Arial" w:cs="Arial"/>
          <w:sz w:val="24"/>
          <w:szCs w:val="24"/>
        </w:rPr>
        <w:t>.</w:t>
      </w:r>
      <w:r w:rsidR="00E90625">
        <w:rPr>
          <w:rFonts w:ascii="Arial" w:hAnsi="Arial" w:cs="Arial"/>
          <w:sz w:val="24"/>
          <w:szCs w:val="24"/>
        </w:rPr>
        <w:t xml:space="preserve"> Já entre as cidades analisada, pouco mesmo de 90 mil alunos </w:t>
      </w:r>
      <w:r w:rsidR="0045018B">
        <w:rPr>
          <w:rFonts w:ascii="Arial" w:hAnsi="Arial" w:cs="Arial"/>
          <w:sz w:val="24"/>
          <w:szCs w:val="24"/>
        </w:rPr>
        <w:t>foram</w:t>
      </w:r>
      <w:r w:rsidR="00E90625">
        <w:rPr>
          <w:rFonts w:ascii="Arial" w:hAnsi="Arial" w:cs="Arial"/>
          <w:sz w:val="24"/>
          <w:szCs w:val="24"/>
        </w:rPr>
        <w:t xml:space="preserve"> avaliados, em média, entre</w:t>
      </w:r>
      <w:r w:rsidR="00E71FA1">
        <w:rPr>
          <w:rFonts w:ascii="Arial" w:hAnsi="Arial" w:cs="Arial"/>
          <w:sz w:val="24"/>
          <w:szCs w:val="24"/>
        </w:rPr>
        <w:t xml:space="preserve"> os anos de</w:t>
      </w:r>
      <w:r w:rsidR="00E90625">
        <w:rPr>
          <w:rFonts w:ascii="Arial" w:hAnsi="Arial" w:cs="Arial"/>
          <w:sz w:val="24"/>
          <w:szCs w:val="24"/>
        </w:rPr>
        <w:t xml:space="preserve"> 2007 e 2017.</w:t>
      </w:r>
      <w:r w:rsidR="0045018B">
        <w:rPr>
          <w:rFonts w:ascii="Arial" w:hAnsi="Arial" w:cs="Arial"/>
          <w:sz w:val="24"/>
          <w:szCs w:val="24"/>
        </w:rPr>
        <w:t xml:space="preserve"> Além disso, </w:t>
      </w:r>
      <w:r w:rsidR="00AE687D">
        <w:rPr>
          <w:rFonts w:ascii="Arial" w:hAnsi="Arial" w:cs="Arial"/>
          <w:sz w:val="24"/>
          <w:szCs w:val="24"/>
        </w:rPr>
        <w:t xml:space="preserve">é importante destacar que </w:t>
      </w:r>
      <w:r w:rsidR="005937A8">
        <w:rPr>
          <w:rFonts w:ascii="Arial" w:hAnsi="Arial" w:cs="Arial"/>
          <w:sz w:val="24"/>
          <w:szCs w:val="24"/>
        </w:rPr>
        <w:t xml:space="preserve">é aplicada a todos os indivíduos de seu público alvo, </w:t>
      </w:r>
      <w:r w:rsidR="006D1468">
        <w:rPr>
          <w:rFonts w:ascii="Arial" w:hAnsi="Arial" w:cs="Arial"/>
          <w:sz w:val="24"/>
          <w:szCs w:val="24"/>
        </w:rPr>
        <w:t>de</w:t>
      </w:r>
      <w:r w:rsidR="0045018B">
        <w:rPr>
          <w:rFonts w:ascii="Arial" w:hAnsi="Arial" w:cs="Arial"/>
          <w:sz w:val="24"/>
          <w:szCs w:val="24"/>
        </w:rPr>
        <w:t xml:space="preserve"> escolas públicas</w:t>
      </w:r>
      <w:r w:rsidR="005937A8">
        <w:rPr>
          <w:rFonts w:ascii="Arial" w:hAnsi="Arial" w:cs="Arial"/>
          <w:sz w:val="24"/>
          <w:szCs w:val="24"/>
        </w:rPr>
        <w:t xml:space="preserve"> –</w:t>
      </w:r>
      <w:r w:rsidR="00AE687D">
        <w:rPr>
          <w:rFonts w:ascii="Arial" w:hAnsi="Arial" w:cs="Arial"/>
          <w:sz w:val="24"/>
          <w:szCs w:val="24"/>
        </w:rPr>
        <w:t xml:space="preserve"> urbanas e rurais</w:t>
      </w:r>
      <w:r w:rsidR="005937A8">
        <w:rPr>
          <w:rFonts w:ascii="Arial" w:hAnsi="Arial" w:cs="Arial"/>
          <w:sz w:val="24"/>
          <w:szCs w:val="24"/>
        </w:rPr>
        <w:t xml:space="preserve"> –</w:t>
      </w:r>
      <w:r w:rsidR="00C46ED4">
        <w:rPr>
          <w:rFonts w:ascii="Arial" w:hAnsi="Arial" w:cs="Arial"/>
          <w:sz w:val="24"/>
          <w:szCs w:val="24"/>
        </w:rPr>
        <w:t xml:space="preserve"> </w:t>
      </w:r>
      <w:r w:rsidR="006D1468">
        <w:rPr>
          <w:rFonts w:ascii="Arial" w:hAnsi="Arial" w:cs="Arial"/>
          <w:sz w:val="24"/>
          <w:szCs w:val="24"/>
        </w:rPr>
        <w:t xml:space="preserve">e </w:t>
      </w:r>
      <w:r w:rsidR="00C46ED4">
        <w:rPr>
          <w:rFonts w:ascii="Arial" w:hAnsi="Arial" w:cs="Arial"/>
          <w:sz w:val="24"/>
          <w:szCs w:val="24"/>
        </w:rPr>
        <w:t>em todos os seus</w:t>
      </w:r>
      <w:r w:rsidR="00AE687D">
        <w:rPr>
          <w:rFonts w:ascii="Arial" w:hAnsi="Arial" w:cs="Arial"/>
          <w:sz w:val="24"/>
          <w:szCs w:val="24"/>
        </w:rPr>
        <w:t xml:space="preserve"> níveis de dependência administrativa </w:t>
      </w:r>
      <w:r w:rsidR="00E71FA1">
        <w:rPr>
          <w:rFonts w:ascii="Arial" w:hAnsi="Arial" w:cs="Arial"/>
          <w:sz w:val="24"/>
          <w:szCs w:val="24"/>
        </w:rPr>
        <w:t xml:space="preserve">– </w:t>
      </w:r>
      <w:proofErr w:type="gramStart"/>
      <w:r w:rsidR="005937A8">
        <w:rPr>
          <w:rFonts w:ascii="Arial" w:hAnsi="Arial" w:cs="Arial"/>
          <w:sz w:val="24"/>
          <w:szCs w:val="24"/>
        </w:rPr>
        <w:t>federal, estadual</w:t>
      </w:r>
      <w:proofErr w:type="gramEnd"/>
      <w:r w:rsidR="00E71FA1">
        <w:rPr>
          <w:rFonts w:ascii="Arial" w:hAnsi="Arial" w:cs="Arial"/>
          <w:sz w:val="24"/>
          <w:szCs w:val="24"/>
        </w:rPr>
        <w:t xml:space="preserve"> e municipal.</w:t>
      </w:r>
      <w:r w:rsidR="00AE687D">
        <w:rPr>
          <w:rFonts w:ascii="Arial" w:hAnsi="Arial" w:cs="Arial"/>
          <w:sz w:val="24"/>
          <w:szCs w:val="24"/>
        </w:rPr>
        <w:t xml:space="preserve"> </w:t>
      </w:r>
    </w:p>
    <w:p w14:paraId="59F630C9" w14:textId="05E3AE51" w:rsidR="00C11AB2" w:rsidRPr="001938BB" w:rsidRDefault="00530829" w:rsidP="006A1896">
      <w:pPr>
        <w:pStyle w:val="PargrafodaLista"/>
        <w:numPr>
          <w:ilvl w:val="1"/>
          <w:numId w:val="1"/>
        </w:numPr>
        <w:spacing w:before="240" w:line="360" w:lineRule="auto"/>
        <w:jc w:val="both"/>
        <w:rPr>
          <w:rFonts w:ascii="Arial" w:hAnsi="Arial" w:cs="Arial"/>
          <w:b/>
          <w:sz w:val="24"/>
          <w:szCs w:val="24"/>
        </w:rPr>
      </w:pPr>
      <w:r w:rsidRPr="001938BB">
        <w:rPr>
          <w:rFonts w:ascii="Arial" w:hAnsi="Arial" w:cs="Arial"/>
          <w:b/>
          <w:sz w:val="24"/>
          <w:szCs w:val="24"/>
        </w:rPr>
        <w:lastRenderedPageBreak/>
        <w:t>METODOLOGIA</w:t>
      </w:r>
    </w:p>
    <w:p w14:paraId="4D2591DC" w14:textId="79269329" w:rsidR="00B8672B" w:rsidRDefault="00F12FCB" w:rsidP="000574A8">
      <w:pPr>
        <w:spacing w:after="0" w:line="360" w:lineRule="auto"/>
        <w:ind w:firstLine="708"/>
        <w:jc w:val="both"/>
        <w:rPr>
          <w:rFonts w:ascii="Arial" w:hAnsi="Arial" w:cs="Arial"/>
          <w:sz w:val="24"/>
        </w:rPr>
      </w:pPr>
      <w:r>
        <w:rPr>
          <w:rFonts w:ascii="Arial" w:hAnsi="Arial" w:cs="Arial"/>
          <w:sz w:val="24"/>
        </w:rPr>
        <w:t xml:space="preserve">Diante </w:t>
      </w:r>
      <w:r w:rsidR="00E90917">
        <w:rPr>
          <w:rFonts w:ascii="Arial" w:hAnsi="Arial" w:cs="Arial"/>
          <w:sz w:val="24"/>
        </w:rPr>
        <w:t>às características d</w:t>
      </w:r>
      <w:r w:rsidR="006A3D3D">
        <w:rPr>
          <w:rFonts w:ascii="Arial" w:hAnsi="Arial" w:cs="Arial"/>
          <w:sz w:val="24"/>
        </w:rPr>
        <w:t>o Programa</w:t>
      </w:r>
      <w:r w:rsidR="00E90917">
        <w:rPr>
          <w:rFonts w:ascii="Arial" w:hAnsi="Arial" w:cs="Arial"/>
          <w:sz w:val="24"/>
        </w:rPr>
        <w:t xml:space="preserve"> e à descrição dos dados levantados,</w:t>
      </w:r>
      <w:r w:rsidR="00001A09">
        <w:rPr>
          <w:rFonts w:ascii="Arial" w:hAnsi="Arial" w:cs="Arial"/>
          <w:sz w:val="24"/>
        </w:rPr>
        <w:t xml:space="preserve"> a investigação </w:t>
      </w:r>
      <w:r w:rsidR="006A1896">
        <w:rPr>
          <w:rFonts w:ascii="Arial" w:hAnsi="Arial" w:cs="Arial"/>
          <w:sz w:val="24"/>
        </w:rPr>
        <w:t xml:space="preserve">proposta </w:t>
      </w:r>
      <w:r w:rsidR="00001A09">
        <w:rPr>
          <w:rFonts w:ascii="Arial" w:hAnsi="Arial" w:cs="Arial"/>
          <w:sz w:val="24"/>
        </w:rPr>
        <w:t xml:space="preserve">caminha para a utilização do </w:t>
      </w:r>
      <w:proofErr w:type="spellStart"/>
      <w:r w:rsidR="00001A09" w:rsidRPr="00001A09">
        <w:rPr>
          <w:rFonts w:ascii="Arial" w:hAnsi="Arial" w:cs="Arial"/>
          <w:i/>
          <w:sz w:val="24"/>
        </w:rPr>
        <w:t>Event</w:t>
      </w:r>
      <w:proofErr w:type="spellEnd"/>
      <w:r w:rsidR="00001A09" w:rsidRPr="00001A09">
        <w:rPr>
          <w:rFonts w:ascii="Arial" w:hAnsi="Arial" w:cs="Arial"/>
          <w:i/>
          <w:sz w:val="24"/>
        </w:rPr>
        <w:t xml:space="preserve"> </w:t>
      </w:r>
      <w:proofErr w:type="spellStart"/>
      <w:r w:rsidR="00001A09" w:rsidRPr="00001A09">
        <w:rPr>
          <w:rFonts w:ascii="Arial" w:hAnsi="Arial" w:cs="Arial"/>
          <w:i/>
          <w:sz w:val="24"/>
        </w:rPr>
        <w:t>Study</w:t>
      </w:r>
      <w:proofErr w:type="spellEnd"/>
      <w:r w:rsidR="00AE687D">
        <w:rPr>
          <w:rFonts w:ascii="Arial" w:hAnsi="Arial" w:cs="Arial"/>
          <w:sz w:val="24"/>
        </w:rPr>
        <w:t xml:space="preserve"> (</w:t>
      </w:r>
      <w:r w:rsidR="006A1896" w:rsidRPr="006A1896">
        <w:rPr>
          <w:rFonts w:ascii="Arial" w:hAnsi="Arial" w:cs="Arial"/>
          <w:i/>
          <w:sz w:val="24"/>
        </w:rPr>
        <w:t>ES</w:t>
      </w:r>
      <w:r w:rsidR="00AE687D">
        <w:rPr>
          <w:rFonts w:ascii="Arial" w:hAnsi="Arial" w:cs="Arial"/>
          <w:sz w:val="24"/>
        </w:rPr>
        <w:t>)</w:t>
      </w:r>
      <w:r w:rsidR="006A3D3D">
        <w:rPr>
          <w:rFonts w:ascii="Arial" w:hAnsi="Arial" w:cs="Arial"/>
          <w:sz w:val="24"/>
        </w:rPr>
        <w:t xml:space="preserve"> – ou Estudo de Eventos</w:t>
      </w:r>
      <w:r w:rsidR="00E90917">
        <w:rPr>
          <w:rFonts w:ascii="Arial" w:hAnsi="Arial" w:cs="Arial"/>
          <w:sz w:val="24"/>
        </w:rPr>
        <w:t xml:space="preserve">. </w:t>
      </w:r>
      <w:r w:rsidR="00152273">
        <w:rPr>
          <w:rFonts w:ascii="Arial" w:hAnsi="Arial" w:cs="Arial"/>
          <w:sz w:val="24"/>
        </w:rPr>
        <w:t>Este</w:t>
      </w:r>
      <w:r w:rsidR="00E90917">
        <w:rPr>
          <w:rFonts w:ascii="Arial" w:hAnsi="Arial" w:cs="Arial"/>
          <w:sz w:val="24"/>
        </w:rPr>
        <w:t xml:space="preserve"> método </w:t>
      </w:r>
      <w:r w:rsidR="00556507">
        <w:rPr>
          <w:rFonts w:ascii="Arial" w:hAnsi="Arial" w:cs="Arial"/>
          <w:sz w:val="24"/>
        </w:rPr>
        <w:t>costuma combinar variações</w:t>
      </w:r>
      <w:r w:rsidR="00B8672B">
        <w:rPr>
          <w:rFonts w:ascii="Arial" w:hAnsi="Arial" w:cs="Arial"/>
          <w:sz w:val="24"/>
        </w:rPr>
        <w:t xml:space="preserve"> da estimação por Diferenças em Diferenças</w:t>
      </w:r>
      <w:r w:rsidR="00152273" w:rsidRPr="006A3D3D">
        <w:rPr>
          <w:rFonts w:ascii="Arial" w:hAnsi="Arial" w:cs="Arial"/>
          <w:sz w:val="24"/>
        </w:rPr>
        <w:t xml:space="preserve"> </w:t>
      </w:r>
      <w:r w:rsidR="00B8672B" w:rsidRPr="006A3D3D">
        <w:rPr>
          <w:rFonts w:ascii="Arial" w:hAnsi="Arial" w:cs="Arial"/>
          <w:sz w:val="24"/>
        </w:rPr>
        <w:t>(</w:t>
      </w:r>
      <w:proofErr w:type="spellStart"/>
      <w:proofErr w:type="gramStart"/>
      <w:r w:rsidR="00B8672B" w:rsidRPr="006A3D3D">
        <w:rPr>
          <w:rFonts w:ascii="Arial" w:hAnsi="Arial" w:cs="Arial"/>
          <w:i/>
          <w:sz w:val="24"/>
        </w:rPr>
        <w:t>DiD</w:t>
      </w:r>
      <w:proofErr w:type="spellEnd"/>
      <w:proofErr w:type="gramEnd"/>
      <w:r w:rsidR="00B8672B" w:rsidRPr="006A3D3D">
        <w:rPr>
          <w:rFonts w:ascii="Arial" w:hAnsi="Arial" w:cs="Arial"/>
          <w:sz w:val="24"/>
        </w:rPr>
        <w:t>)</w:t>
      </w:r>
      <w:r w:rsidR="00152273">
        <w:rPr>
          <w:rFonts w:ascii="Arial" w:hAnsi="Arial" w:cs="Arial"/>
          <w:sz w:val="24"/>
        </w:rPr>
        <w:t xml:space="preserve"> </w:t>
      </w:r>
      <w:r w:rsidR="00556507">
        <w:rPr>
          <w:rFonts w:ascii="Arial" w:hAnsi="Arial" w:cs="Arial"/>
          <w:sz w:val="24"/>
        </w:rPr>
        <w:t>tradicional</w:t>
      </w:r>
      <w:r w:rsidR="00E90917">
        <w:rPr>
          <w:rFonts w:ascii="Arial" w:hAnsi="Arial" w:cs="Arial"/>
          <w:sz w:val="24"/>
        </w:rPr>
        <w:t xml:space="preserve"> </w:t>
      </w:r>
      <w:r w:rsidR="009E361F">
        <w:rPr>
          <w:rFonts w:ascii="Arial" w:hAnsi="Arial" w:cs="Arial"/>
          <w:sz w:val="24"/>
        </w:rPr>
        <w:t xml:space="preserve">e </w:t>
      </w:r>
      <w:r w:rsidR="00152273">
        <w:rPr>
          <w:rFonts w:ascii="Arial" w:hAnsi="Arial" w:cs="Arial"/>
          <w:sz w:val="24"/>
        </w:rPr>
        <w:t>da</w:t>
      </w:r>
      <w:r w:rsidR="009E361F">
        <w:rPr>
          <w:rFonts w:ascii="Arial" w:hAnsi="Arial" w:cs="Arial"/>
          <w:sz w:val="24"/>
        </w:rPr>
        <w:t xml:space="preserve"> </w:t>
      </w:r>
      <w:r w:rsidR="00152273">
        <w:rPr>
          <w:rFonts w:ascii="Arial" w:hAnsi="Arial" w:cs="Arial"/>
          <w:sz w:val="24"/>
        </w:rPr>
        <w:t>e</w:t>
      </w:r>
      <w:r w:rsidR="009E361F">
        <w:rPr>
          <w:rFonts w:ascii="Arial" w:hAnsi="Arial" w:cs="Arial"/>
          <w:sz w:val="24"/>
        </w:rPr>
        <w:t xml:space="preserve">stimação </w:t>
      </w:r>
      <w:r w:rsidR="00152273">
        <w:rPr>
          <w:rFonts w:ascii="Arial" w:hAnsi="Arial" w:cs="Arial"/>
          <w:sz w:val="24"/>
        </w:rPr>
        <w:t xml:space="preserve">do </w:t>
      </w:r>
      <w:proofErr w:type="spellStart"/>
      <w:r w:rsidR="00152273" w:rsidRPr="00152273">
        <w:rPr>
          <w:rFonts w:ascii="Arial" w:hAnsi="Arial" w:cs="Arial"/>
          <w:i/>
          <w:sz w:val="24"/>
        </w:rPr>
        <w:t>Two</w:t>
      </w:r>
      <w:proofErr w:type="spellEnd"/>
      <w:r w:rsidR="00152273" w:rsidRPr="00152273">
        <w:rPr>
          <w:rFonts w:ascii="Arial" w:hAnsi="Arial" w:cs="Arial"/>
          <w:i/>
          <w:sz w:val="24"/>
        </w:rPr>
        <w:t xml:space="preserve">-Way </w:t>
      </w:r>
      <w:proofErr w:type="spellStart"/>
      <w:r w:rsidR="00152273" w:rsidRPr="00152273">
        <w:rPr>
          <w:rFonts w:ascii="Arial" w:hAnsi="Arial" w:cs="Arial"/>
          <w:i/>
          <w:sz w:val="24"/>
        </w:rPr>
        <w:t>Fixed</w:t>
      </w:r>
      <w:proofErr w:type="spellEnd"/>
      <w:r w:rsidR="00152273" w:rsidRPr="00152273">
        <w:rPr>
          <w:rFonts w:ascii="Arial" w:hAnsi="Arial" w:cs="Arial"/>
          <w:i/>
          <w:sz w:val="24"/>
        </w:rPr>
        <w:t xml:space="preserve"> </w:t>
      </w:r>
      <w:proofErr w:type="spellStart"/>
      <w:r w:rsidR="00152273" w:rsidRPr="00152273">
        <w:rPr>
          <w:rFonts w:ascii="Arial" w:hAnsi="Arial" w:cs="Arial"/>
          <w:i/>
          <w:sz w:val="24"/>
        </w:rPr>
        <w:t>Effects</w:t>
      </w:r>
      <w:proofErr w:type="spellEnd"/>
      <w:r w:rsidR="00152273" w:rsidRPr="00152273">
        <w:rPr>
          <w:rFonts w:ascii="Arial" w:hAnsi="Arial" w:cs="Arial"/>
          <w:i/>
          <w:sz w:val="24"/>
        </w:rPr>
        <w:t xml:space="preserve"> </w:t>
      </w:r>
      <w:proofErr w:type="spellStart"/>
      <w:r w:rsidR="00152273" w:rsidRPr="00152273">
        <w:rPr>
          <w:rFonts w:ascii="Arial" w:hAnsi="Arial" w:cs="Arial"/>
          <w:i/>
          <w:sz w:val="24"/>
        </w:rPr>
        <w:t>Models</w:t>
      </w:r>
      <w:proofErr w:type="spellEnd"/>
      <w:r w:rsidR="00152273">
        <w:rPr>
          <w:rFonts w:ascii="Arial" w:hAnsi="Arial" w:cs="Arial"/>
          <w:sz w:val="24"/>
        </w:rPr>
        <w:t xml:space="preserve"> (ou Modelo de</w:t>
      </w:r>
      <w:r w:rsidR="009E361F">
        <w:rPr>
          <w:rFonts w:ascii="Arial" w:hAnsi="Arial" w:cs="Arial"/>
          <w:sz w:val="24"/>
        </w:rPr>
        <w:t xml:space="preserve"> Efeitos Fixos B</w:t>
      </w:r>
      <w:r w:rsidR="00152273">
        <w:rPr>
          <w:rFonts w:ascii="Arial" w:hAnsi="Arial" w:cs="Arial"/>
          <w:sz w:val="24"/>
        </w:rPr>
        <w:t>idirecionais</w:t>
      </w:r>
      <w:r w:rsidR="009E361F">
        <w:rPr>
          <w:rFonts w:ascii="Arial" w:hAnsi="Arial" w:cs="Arial"/>
          <w:sz w:val="24"/>
        </w:rPr>
        <w:t>)</w:t>
      </w:r>
      <w:r w:rsidR="00B8672B">
        <w:rPr>
          <w:rFonts w:ascii="Arial" w:hAnsi="Arial" w:cs="Arial"/>
          <w:sz w:val="24"/>
        </w:rPr>
        <w:t>, com a</w:t>
      </w:r>
      <w:r w:rsidR="00556507">
        <w:rPr>
          <w:rFonts w:ascii="Arial" w:hAnsi="Arial" w:cs="Arial"/>
          <w:sz w:val="24"/>
        </w:rPr>
        <w:t>s</w:t>
      </w:r>
      <w:r w:rsidR="00B8672B">
        <w:rPr>
          <w:rFonts w:ascii="Arial" w:hAnsi="Arial" w:cs="Arial"/>
          <w:sz w:val="24"/>
        </w:rPr>
        <w:t xml:space="preserve"> p</w:t>
      </w:r>
      <w:r w:rsidR="00B8672B" w:rsidRPr="00346DF4">
        <w:rPr>
          <w:rFonts w:ascii="Arial" w:hAnsi="Arial" w:cs="Arial"/>
          <w:sz w:val="24"/>
        </w:rPr>
        <w:t>ossibilidade</w:t>
      </w:r>
      <w:r w:rsidR="00556507">
        <w:rPr>
          <w:rFonts w:ascii="Arial" w:hAnsi="Arial" w:cs="Arial"/>
          <w:sz w:val="24"/>
        </w:rPr>
        <w:t>s</w:t>
      </w:r>
      <w:r w:rsidR="00B8672B">
        <w:rPr>
          <w:rFonts w:ascii="Arial" w:hAnsi="Arial" w:cs="Arial"/>
          <w:sz w:val="24"/>
        </w:rPr>
        <w:t xml:space="preserve"> </w:t>
      </w:r>
      <w:r w:rsidR="00E90917">
        <w:rPr>
          <w:rFonts w:ascii="Arial" w:hAnsi="Arial" w:cs="Arial"/>
          <w:sz w:val="24"/>
        </w:rPr>
        <w:t xml:space="preserve">de </w:t>
      </w:r>
      <w:r w:rsidR="00B8672B">
        <w:rPr>
          <w:rFonts w:ascii="Arial" w:hAnsi="Arial" w:cs="Arial"/>
          <w:sz w:val="24"/>
        </w:rPr>
        <w:t>(1) tratamento escalonado e (2)</w:t>
      </w:r>
      <w:r w:rsidR="00152273">
        <w:rPr>
          <w:rFonts w:ascii="Arial" w:hAnsi="Arial" w:cs="Arial"/>
          <w:sz w:val="24"/>
        </w:rPr>
        <w:t xml:space="preserve"> </w:t>
      </w:r>
      <w:r w:rsidR="004A002E">
        <w:rPr>
          <w:rFonts w:ascii="Arial" w:hAnsi="Arial" w:cs="Arial"/>
          <w:sz w:val="24"/>
        </w:rPr>
        <w:t>ocorrência</w:t>
      </w:r>
      <w:r w:rsidR="000574A8">
        <w:rPr>
          <w:rFonts w:ascii="Arial" w:hAnsi="Arial" w:cs="Arial"/>
          <w:sz w:val="24"/>
        </w:rPr>
        <w:t xml:space="preserve"> de </w:t>
      </w:r>
      <w:r w:rsidR="00B8672B">
        <w:rPr>
          <w:rFonts w:ascii="Arial" w:hAnsi="Arial" w:cs="Arial"/>
          <w:sz w:val="24"/>
        </w:rPr>
        <w:t>dois ou mais dois períodos de tempo.</w:t>
      </w:r>
      <w:r w:rsidR="00556507">
        <w:rPr>
          <w:rFonts w:ascii="Arial" w:hAnsi="Arial" w:cs="Arial"/>
          <w:sz w:val="24"/>
        </w:rPr>
        <w:t xml:space="preserve"> </w:t>
      </w:r>
      <w:r w:rsidR="008B517C">
        <w:rPr>
          <w:rFonts w:ascii="Arial" w:hAnsi="Arial" w:cs="Arial"/>
          <w:sz w:val="24"/>
        </w:rPr>
        <w:t>Desenvolvido mais recentemente, tal método ainda conta com evoluções e é aprimorado por uma série de artigos aplicados</w:t>
      </w:r>
      <w:r w:rsidR="00556507">
        <w:rPr>
          <w:rFonts w:ascii="Arial" w:hAnsi="Arial" w:cs="Arial"/>
          <w:sz w:val="24"/>
        </w:rPr>
        <w:t xml:space="preserve"> (BORUSYAK E JARAVEL, </w:t>
      </w:r>
      <w:r w:rsidR="00556507" w:rsidRPr="00F12FCB">
        <w:rPr>
          <w:rFonts w:ascii="Arial" w:hAnsi="Arial" w:cs="Arial"/>
          <w:sz w:val="24"/>
        </w:rPr>
        <w:t>2018</w:t>
      </w:r>
      <w:r w:rsidR="00556507">
        <w:rPr>
          <w:rFonts w:ascii="Arial" w:hAnsi="Arial" w:cs="Arial"/>
          <w:sz w:val="24"/>
        </w:rPr>
        <w:t xml:space="preserve">; BORUSYAK </w:t>
      </w:r>
      <w:r w:rsidR="00556507" w:rsidRPr="00556507">
        <w:rPr>
          <w:rFonts w:ascii="Arial" w:hAnsi="Arial" w:cs="Arial"/>
          <w:i/>
          <w:sz w:val="24"/>
        </w:rPr>
        <w:t>ET AL</w:t>
      </w:r>
      <w:r w:rsidR="00556507">
        <w:rPr>
          <w:rFonts w:ascii="Arial" w:hAnsi="Arial" w:cs="Arial"/>
          <w:sz w:val="24"/>
        </w:rPr>
        <w:t xml:space="preserve">., 2020; </w:t>
      </w:r>
      <w:r w:rsidR="00556507" w:rsidRPr="00556507">
        <w:rPr>
          <w:rFonts w:ascii="Arial" w:hAnsi="Arial" w:cs="Arial"/>
          <w:sz w:val="24"/>
        </w:rPr>
        <w:t xml:space="preserve">CHAISEMARTIN </w:t>
      </w:r>
      <w:r w:rsidR="00556507">
        <w:rPr>
          <w:rFonts w:ascii="Arial" w:hAnsi="Arial" w:cs="Arial"/>
          <w:sz w:val="24"/>
        </w:rPr>
        <w:t>E</w:t>
      </w:r>
      <w:r w:rsidR="00556507" w:rsidRPr="00556507">
        <w:rPr>
          <w:rFonts w:ascii="Arial" w:hAnsi="Arial" w:cs="Arial"/>
          <w:sz w:val="24"/>
        </w:rPr>
        <w:t xml:space="preserve"> D’HAULTFOEUILLE</w:t>
      </w:r>
      <w:r w:rsidR="00556507">
        <w:rPr>
          <w:rFonts w:ascii="Arial" w:hAnsi="Arial" w:cs="Arial"/>
          <w:sz w:val="24"/>
        </w:rPr>
        <w:t xml:space="preserve">, 2020; CALLAWAY E SANTANNA, 2020; SCHMIDHEINY E SIEGLOCH, </w:t>
      </w:r>
      <w:r w:rsidR="00556507" w:rsidRPr="00F95625">
        <w:rPr>
          <w:rFonts w:ascii="Arial" w:hAnsi="Arial" w:cs="Arial"/>
          <w:sz w:val="24"/>
        </w:rPr>
        <w:t>2019)</w:t>
      </w:r>
      <w:r w:rsidR="008B517C">
        <w:rPr>
          <w:rFonts w:ascii="Arial" w:hAnsi="Arial" w:cs="Arial"/>
          <w:sz w:val="24"/>
        </w:rPr>
        <w:t xml:space="preserve">. </w:t>
      </w:r>
      <w:r w:rsidR="000574A8">
        <w:rPr>
          <w:rFonts w:ascii="Arial" w:hAnsi="Arial" w:cs="Arial"/>
          <w:sz w:val="24"/>
        </w:rPr>
        <w:t xml:space="preserve">  </w:t>
      </w:r>
    </w:p>
    <w:p w14:paraId="6970D8F4" w14:textId="111A333E" w:rsidR="00CC1219" w:rsidRDefault="00F12FCB" w:rsidP="00CC1219">
      <w:pPr>
        <w:spacing w:after="0" w:line="360" w:lineRule="auto"/>
        <w:ind w:firstLine="708"/>
        <w:jc w:val="both"/>
        <w:rPr>
          <w:rFonts w:ascii="Arial" w:hAnsi="Arial" w:cs="Arial"/>
          <w:sz w:val="24"/>
        </w:rPr>
      </w:pPr>
      <w:r w:rsidRPr="00F12FCB">
        <w:rPr>
          <w:rFonts w:ascii="Arial" w:hAnsi="Arial" w:cs="Arial"/>
          <w:sz w:val="24"/>
        </w:rPr>
        <w:t xml:space="preserve">Segundo </w:t>
      </w:r>
      <w:proofErr w:type="spellStart"/>
      <w:r w:rsidR="00D1548B">
        <w:rPr>
          <w:rFonts w:ascii="Arial" w:hAnsi="Arial" w:cs="Arial"/>
          <w:sz w:val="24"/>
        </w:rPr>
        <w:t>Borusyak</w:t>
      </w:r>
      <w:proofErr w:type="spellEnd"/>
      <w:r w:rsidR="00D1548B">
        <w:rPr>
          <w:rFonts w:ascii="Arial" w:hAnsi="Arial" w:cs="Arial"/>
          <w:sz w:val="24"/>
        </w:rPr>
        <w:t xml:space="preserve"> </w:t>
      </w:r>
      <w:r>
        <w:rPr>
          <w:rFonts w:ascii="Arial" w:hAnsi="Arial" w:cs="Arial"/>
          <w:sz w:val="24"/>
        </w:rPr>
        <w:t xml:space="preserve">e </w:t>
      </w:r>
      <w:proofErr w:type="spellStart"/>
      <w:r>
        <w:rPr>
          <w:rFonts w:ascii="Arial" w:hAnsi="Arial" w:cs="Arial"/>
          <w:sz w:val="24"/>
        </w:rPr>
        <w:t>Jaravel</w:t>
      </w:r>
      <w:proofErr w:type="spellEnd"/>
      <w:r w:rsidRPr="00F12FCB">
        <w:rPr>
          <w:rFonts w:ascii="Arial" w:hAnsi="Arial" w:cs="Arial"/>
          <w:sz w:val="24"/>
        </w:rPr>
        <w:t xml:space="preserve"> (2018)</w:t>
      </w:r>
      <w:r>
        <w:rPr>
          <w:rFonts w:ascii="Arial" w:hAnsi="Arial" w:cs="Arial"/>
          <w:sz w:val="24"/>
        </w:rPr>
        <w:t>, a</w:t>
      </w:r>
      <w:r w:rsidRPr="00F12FCB">
        <w:rPr>
          <w:rFonts w:ascii="Arial" w:hAnsi="Arial" w:cs="Arial"/>
          <w:sz w:val="24"/>
        </w:rPr>
        <w:t xml:space="preserve"> maior parte dos artigos </w:t>
      </w:r>
      <w:r w:rsidR="005708D0">
        <w:rPr>
          <w:rFonts w:ascii="Arial" w:hAnsi="Arial" w:cs="Arial"/>
          <w:sz w:val="24"/>
        </w:rPr>
        <w:t>que envolvem o método é motivada</w:t>
      </w:r>
      <w:r w:rsidRPr="00F12FCB">
        <w:rPr>
          <w:rFonts w:ascii="Arial" w:hAnsi="Arial" w:cs="Arial"/>
          <w:sz w:val="24"/>
        </w:rPr>
        <w:t xml:space="preserve"> por aplicações que usam dados cuja unidade de análise é uma agregação de agentes microeconômicos, como dados municipais </w:t>
      </w:r>
      <w:r w:rsidR="00912A2A">
        <w:rPr>
          <w:rFonts w:ascii="Arial" w:hAnsi="Arial" w:cs="Arial"/>
          <w:sz w:val="24"/>
        </w:rPr>
        <w:t>e/</w:t>
      </w:r>
      <w:r w:rsidRPr="00F12FCB">
        <w:rPr>
          <w:rFonts w:ascii="Arial" w:hAnsi="Arial" w:cs="Arial"/>
          <w:sz w:val="24"/>
        </w:rPr>
        <w:t xml:space="preserve">ou de estados. </w:t>
      </w:r>
      <w:r w:rsidR="00912A2A">
        <w:rPr>
          <w:rFonts w:ascii="Arial" w:hAnsi="Arial" w:cs="Arial"/>
          <w:sz w:val="24"/>
        </w:rPr>
        <w:t>Entretanto</w:t>
      </w:r>
      <w:r w:rsidRPr="00F12FCB">
        <w:rPr>
          <w:rFonts w:ascii="Arial" w:hAnsi="Arial" w:cs="Arial"/>
          <w:sz w:val="24"/>
        </w:rPr>
        <w:t xml:space="preserve">, </w:t>
      </w:r>
      <w:r w:rsidR="00556507">
        <w:rPr>
          <w:rFonts w:ascii="Arial" w:hAnsi="Arial" w:cs="Arial"/>
          <w:sz w:val="24"/>
        </w:rPr>
        <w:t>os autores afirmam que</w:t>
      </w:r>
      <w:r w:rsidRPr="00F12FCB">
        <w:rPr>
          <w:rFonts w:ascii="Arial" w:hAnsi="Arial" w:cs="Arial"/>
          <w:sz w:val="24"/>
        </w:rPr>
        <w:t xml:space="preserve"> </w:t>
      </w:r>
      <w:r w:rsidR="00556507">
        <w:rPr>
          <w:rFonts w:ascii="Arial" w:hAnsi="Arial" w:cs="Arial"/>
          <w:sz w:val="24"/>
        </w:rPr>
        <w:t xml:space="preserve">não existem </w:t>
      </w:r>
      <w:r w:rsidRPr="00F12FCB">
        <w:rPr>
          <w:rFonts w:ascii="Arial" w:hAnsi="Arial" w:cs="Arial"/>
          <w:sz w:val="24"/>
        </w:rPr>
        <w:t>problema</w:t>
      </w:r>
      <w:r w:rsidR="00556507">
        <w:rPr>
          <w:rFonts w:ascii="Arial" w:hAnsi="Arial" w:cs="Arial"/>
          <w:sz w:val="24"/>
        </w:rPr>
        <w:t>s</w:t>
      </w:r>
      <w:r w:rsidRPr="00F12FCB">
        <w:rPr>
          <w:rFonts w:ascii="Arial" w:hAnsi="Arial" w:cs="Arial"/>
          <w:sz w:val="24"/>
        </w:rPr>
        <w:t xml:space="preserve"> </w:t>
      </w:r>
      <w:r w:rsidR="00CD60FD">
        <w:rPr>
          <w:rFonts w:ascii="Arial" w:hAnsi="Arial" w:cs="Arial"/>
          <w:sz w:val="24"/>
        </w:rPr>
        <w:t>para</w:t>
      </w:r>
      <w:r w:rsidRPr="00F12FCB">
        <w:rPr>
          <w:rFonts w:ascii="Arial" w:hAnsi="Arial" w:cs="Arial"/>
          <w:sz w:val="24"/>
        </w:rPr>
        <w:t xml:space="preserve"> </w:t>
      </w:r>
      <w:r w:rsidR="00210531">
        <w:rPr>
          <w:rFonts w:ascii="Arial" w:hAnsi="Arial" w:cs="Arial"/>
          <w:sz w:val="24"/>
        </w:rPr>
        <w:t xml:space="preserve">uma </w:t>
      </w:r>
      <w:r w:rsidRPr="00F12FCB">
        <w:rPr>
          <w:rFonts w:ascii="Arial" w:hAnsi="Arial" w:cs="Arial"/>
          <w:sz w:val="24"/>
        </w:rPr>
        <w:t>aplicaçã</w:t>
      </w:r>
      <w:r w:rsidR="004101C2">
        <w:rPr>
          <w:rFonts w:ascii="Arial" w:hAnsi="Arial" w:cs="Arial"/>
          <w:sz w:val="24"/>
        </w:rPr>
        <w:t xml:space="preserve">o do procedimento em </w:t>
      </w:r>
      <w:proofErr w:type="spellStart"/>
      <w:r w:rsidR="004101C2">
        <w:rPr>
          <w:rFonts w:ascii="Arial" w:hAnsi="Arial" w:cs="Arial"/>
          <w:sz w:val="24"/>
        </w:rPr>
        <w:t>microdados</w:t>
      </w:r>
      <w:proofErr w:type="spellEnd"/>
      <w:r w:rsidR="00556507">
        <w:rPr>
          <w:rFonts w:ascii="Arial" w:hAnsi="Arial" w:cs="Arial"/>
          <w:sz w:val="24"/>
        </w:rPr>
        <w:t>,</w:t>
      </w:r>
      <w:r w:rsidR="004101C2">
        <w:rPr>
          <w:rFonts w:ascii="Arial" w:hAnsi="Arial" w:cs="Arial"/>
          <w:sz w:val="24"/>
        </w:rPr>
        <w:t xml:space="preserve"> desde que sejam respeitadas todas as especificações estabelecidas</w:t>
      </w:r>
      <w:r w:rsidR="00152273" w:rsidRPr="00152273">
        <w:rPr>
          <w:rFonts w:ascii="Arial" w:hAnsi="Arial" w:cs="Arial"/>
          <w:sz w:val="24"/>
        </w:rPr>
        <w:t xml:space="preserve"> </w:t>
      </w:r>
      <w:r w:rsidR="00152273">
        <w:rPr>
          <w:rFonts w:ascii="Arial" w:hAnsi="Arial" w:cs="Arial"/>
          <w:sz w:val="24"/>
        </w:rPr>
        <w:t>e superadas as</w:t>
      </w:r>
      <w:r w:rsidR="00152273" w:rsidRPr="00F12FCB">
        <w:rPr>
          <w:rFonts w:ascii="Arial" w:hAnsi="Arial" w:cs="Arial"/>
          <w:sz w:val="24"/>
        </w:rPr>
        <w:t xml:space="preserve"> dificuldade</w:t>
      </w:r>
      <w:r w:rsidR="00152273">
        <w:rPr>
          <w:rFonts w:ascii="Arial" w:hAnsi="Arial" w:cs="Arial"/>
          <w:sz w:val="24"/>
        </w:rPr>
        <w:t>s operacionais</w:t>
      </w:r>
      <w:r w:rsidR="004101C2">
        <w:rPr>
          <w:rFonts w:ascii="Arial" w:hAnsi="Arial" w:cs="Arial"/>
          <w:sz w:val="24"/>
        </w:rPr>
        <w:t>.</w:t>
      </w:r>
      <w:r w:rsidR="00D56E9F" w:rsidRPr="00D56E9F">
        <w:rPr>
          <w:rFonts w:ascii="Arial" w:hAnsi="Arial" w:cs="Arial"/>
          <w:sz w:val="24"/>
        </w:rPr>
        <w:t xml:space="preserve"> </w:t>
      </w:r>
      <w:r w:rsidR="00CC1219">
        <w:rPr>
          <w:rFonts w:ascii="Arial" w:hAnsi="Arial" w:cs="Arial"/>
          <w:sz w:val="24"/>
        </w:rPr>
        <w:t>Como exemplo</w:t>
      </w:r>
      <w:r w:rsidR="00B8672B">
        <w:rPr>
          <w:rFonts w:ascii="Arial" w:hAnsi="Arial" w:cs="Arial"/>
          <w:sz w:val="24"/>
        </w:rPr>
        <w:t>,</w:t>
      </w:r>
      <w:r w:rsidR="00CC1219">
        <w:rPr>
          <w:rFonts w:ascii="Arial" w:hAnsi="Arial" w:cs="Arial"/>
          <w:sz w:val="24"/>
        </w:rPr>
        <w:t xml:space="preserve"> </w:t>
      </w:r>
      <w:r w:rsidR="00B22750">
        <w:rPr>
          <w:rFonts w:ascii="Arial" w:hAnsi="Arial" w:cs="Arial"/>
          <w:sz w:val="24"/>
        </w:rPr>
        <w:t xml:space="preserve">devido às características, </w:t>
      </w:r>
      <w:r w:rsidR="00B8672B">
        <w:rPr>
          <w:rFonts w:ascii="Arial" w:hAnsi="Arial" w:cs="Arial"/>
          <w:sz w:val="24"/>
        </w:rPr>
        <w:t xml:space="preserve">a possibilidade (1) </w:t>
      </w:r>
      <w:r w:rsidR="00B22750">
        <w:rPr>
          <w:rFonts w:ascii="Arial" w:hAnsi="Arial" w:cs="Arial"/>
          <w:sz w:val="24"/>
        </w:rPr>
        <w:t xml:space="preserve">acima </w:t>
      </w:r>
      <w:r w:rsidR="00D56E9F" w:rsidRPr="00A31018">
        <w:rPr>
          <w:rFonts w:ascii="Arial" w:hAnsi="Arial" w:cs="Arial"/>
          <w:sz w:val="24"/>
        </w:rPr>
        <w:t xml:space="preserve">pode ser um desafio </w:t>
      </w:r>
      <w:r w:rsidR="004A002E">
        <w:rPr>
          <w:rFonts w:ascii="Arial" w:hAnsi="Arial" w:cs="Arial"/>
          <w:sz w:val="24"/>
        </w:rPr>
        <w:t>tanto para</w:t>
      </w:r>
      <w:r w:rsidR="00B8672B">
        <w:rPr>
          <w:rFonts w:ascii="Arial" w:hAnsi="Arial" w:cs="Arial"/>
          <w:sz w:val="24"/>
        </w:rPr>
        <w:t xml:space="preserve"> </w:t>
      </w:r>
      <w:r w:rsidR="004A002E">
        <w:rPr>
          <w:rFonts w:ascii="Arial" w:hAnsi="Arial" w:cs="Arial"/>
          <w:sz w:val="24"/>
        </w:rPr>
        <w:t xml:space="preserve">a </w:t>
      </w:r>
      <w:r w:rsidR="00CC1219">
        <w:rPr>
          <w:rFonts w:ascii="Arial" w:hAnsi="Arial" w:cs="Arial"/>
          <w:sz w:val="24"/>
        </w:rPr>
        <w:t xml:space="preserve">inferência do método </w:t>
      </w:r>
      <w:r w:rsidR="004A002E">
        <w:rPr>
          <w:rFonts w:ascii="Arial" w:hAnsi="Arial" w:cs="Arial"/>
          <w:sz w:val="24"/>
        </w:rPr>
        <w:t>quanto para a</w:t>
      </w:r>
      <w:r w:rsidR="00CC1219">
        <w:rPr>
          <w:rFonts w:ascii="Arial" w:hAnsi="Arial" w:cs="Arial"/>
          <w:sz w:val="24"/>
        </w:rPr>
        <w:t xml:space="preserve"> </w:t>
      </w:r>
      <w:r w:rsidR="00B8672B">
        <w:rPr>
          <w:rFonts w:ascii="Arial" w:hAnsi="Arial" w:cs="Arial"/>
          <w:sz w:val="24"/>
        </w:rPr>
        <w:t>criação de</w:t>
      </w:r>
      <w:r w:rsidR="00D56E9F" w:rsidRPr="00A31018">
        <w:rPr>
          <w:rFonts w:ascii="Arial" w:hAnsi="Arial" w:cs="Arial"/>
          <w:sz w:val="24"/>
        </w:rPr>
        <w:t xml:space="preserve"> um estudo </w:t>
      </w:r>
      <w:r w:rsidR="00D56E9F">
        <w:rPr>
          <w:rFonts w:ascii="Arial" w:hAnsi="Arial" w:cs="Arial"/>
          <w:sz w:val="24"/>
        </w:rPr>
        <w:t xml:space="preserve">com </w:t>
      </w:r>
      <w:r w:rsidR="00B22750">
        <w:rPr>
          <w:rFonts w:ascii="Arial" w:hAnsi="Arial" w:cs="Arial"/>
          <w:sz w:val="24"/>
        </w:rPr>
        <w:t xml:space="preserve">interpretações e </w:t>
      </w:r>
      <w:r w:rsidR="00D56E9F">
        <w:rPr>
          <w:rFonts w:ascii="Arial" w:hAnsi="Arial" w:cs="Arial"/>
          <w:sz w:val="24"/>
        </w:rPr>
        <w:t>efeitos</w:t>
      </w:r>
      <w:r w:rsidR="00D56E9F" w:rsidRPr="00A31018">
        <w:rPr>
          <w:rFonts w:ascii="Arial" w:hAnsi="Arial" w:cs="Arial"/>
          <w:sz w:val="24"/>
        </w:rPr>
        <w:t xml:space="preserve"> limpo</w:t>
      </w:r>
      <w:r w:rsidR="00D56E9F">
        <w:rPr>
          <w:rFonts w:ascii="Arial" w:hAnsi="Arial" w:cs="Arial"/>
          <w:sz w:val="24"/>
        </w:rPr>
        <w:t>s</w:t>
      </w:r>
      <w:r w:rsidR="004A002E">
        <w:rPr>
          <w:rFonts w:ascii="Arial" w:hAnsi="Arial" w:cs="Arial"/>
          <w:sz w:val="24"/>
        </w:rPr>
        <w:t xml:space="preserve"> (</w:t>
      </w:r>
      <w:r w:rsidR="009E361F" w:rsidRPr="009E361F">
        <w:rPr>
          <w:rFonts w:ascii="Arial" w:hAnsi="Arial" w:cs="Arial"/>
          <w:sz w:val="24"/>
        </w:rPr>
        <w:t>CLARKE E SCHYTHE</w:t>
      </w:r>
      <w:r w:rsidR="009E361F">
        <w:rPr>
          <w:rFonts w:ascii="Arial" w:hAnsi="Arial" w:cs="Arial"/>
          <w:sz w:val="24"/>
        </w:rPr>
        <w:t>, 2020</w:t>
      </w:r>
      <w:r w:rsidR="004A002E">
        <w:rPr>
          <w:rFonts w:ascii="Arial" w:hAnsi="Arial" w:cs="Arial"/>
          <w:sz w:val="24"/>
        </w:rPr>
        <w:t>)</w:t>
      </w:r>
      <w:r w:rsidR="005708D0">
        <w:rPr>
          <w:rFonts w:ascii="Arial" w:hAnsi="Arial" w:cs="Arial"/>
          <w:sz w:val="24"/>
        </w:rPr>
        <w:t>.</w:t>
      </w:r>
      <w:r w:rsidR="00E90917">
        <w:rPr>
          <w:rFonts w:ascii="Arial" w:hAnsi="Arial" w:cs="Arial"/>
          <w:sz w:val="24"/>
        </w:rPr>
        <w:t xml:space="preserve"> </w:t>
      </w:r>
    </w:p>
    <w:p w14:paraId="02DD94ED" w14:textId="09C03E18" w:rsidR="00F95625" w:rsidRDefault="00B22750" w:rsidP="004A2B4B">
      <w:pPr>
        <w:spacing w:after="0" w:line="360" w:lineRule="auto"/>
        <w:ind w:firstLine="708"/>
        <w:jc w:val="both"/>
        <w:rPr>
          <w:rFonts w:ascii="Arial" w:hAnsi="Arial" w:cs="Arial"/>
          <w:sz w:val="24"/>
        </w:rPr>
      </w:pPr>
      <w:r w:rsidRPr="00B22750">
        <w:rPr>
          <w:rFonts w:ascii="Arial" w:hAnsi="Arial" w:cs="Arial"/>
          <w:sz w:val="24"/>
        </w:rPr>
        <w:t>Nesse sentido</w:t>
      </w:r>
      <w:r w:rsidR="00912A2A">
        <w:rPr>
          <w:rFonts w:ascii="Arial" w:hAnsi="Arial" w:cs="Arial"/>
          <w:sz w:val="24"/>
        </w:rPr>
        <w:t xml:space="preserve">, </w:t>
      </w:r>
      <w:r>
        <w:rPr>
          <w:rFonts w:ascii="Arial" w:hAnsi="Arial" w:cs="Arial"/>
          <w:sz w:val="24"/>
        </w:rPr>
        <w:t>diferente</w:t>
      </w:r>
      <w:r w:rsidR="00916DB7">
        <w:rPr>
          <w:rFonts w:ascii="Arial" w:hAnsi="Arial" w:cs="Arial"/>
          <w:sz w:val="24"/>
        </w:rPr>
        <w:t xml:space="preserve"> dos modelos tradicionais</w:t>
      </w:r>
      <w:r w:rsidR="00CC1219">
        <w:rPr>
          <w:rFonts w:ascii="Arial" w:hAnsi="Arial" w:cs="Arial"/>
          <w:sz w:val="24"/>
        </w:rPr>
        <w:t xml:space="preserve">, as possibilidades </w:t>
      </w:r>
      <w:r w:rsidR="00912A2A">
        <w:rPr>
          <w:rFonts w:ascii="Arial" w:hAnsi="Arial" w:cs="Arial"/>
          <w:sz w:val="24"/>
        </w:rPr>
        <w:t xml:space="preserve">(1) e (2) </w:t>
      </w:r>
      <w:r w:rsidR="00DE278E">
        <w:rPr>
          <w:rFonts w:ascii="Arial" w:hAnsi="Arial" w:cs="Arial"/>
          <w:sz w:val="24"/>
        </w:rPr>
        <w:t>demandam</w:t>
      </w:r>
      <w:r w:rsidR="00CC1219">
        <w:rPr>
          <w:rFonts w:ascii="Arial" w:hAnsi="Arial" w:cs="Arial"/>
          <w:sz w:val="24"/>
        </w:rPr>
        <w:t xml:space="preserve"> </w:t>
      </w:r>
      <w:r w:rsidR="00806E49" w:rsidRPr="00806E49">
        <w:rPr>
          <w:rFonts w:ascii="Arial" w:hAnsi="Arial" w:cs="Arial"/>
          <w:sz w:val="24"/>
        </w:rPr>
        <w:t>a</w:t>
      </w:r>
      <w:r w:rsidR="00CC1219">
        <w:rPr>
          <w:rFonts w:ascii="Arial" w:hAnsi="Arial" w:cs="Arial"/>
          <w:sz w:val="24"/>
        </w:rPr>
        <w:t xml:space="preserve"> necessidade de um desenho de estimação </w:t>
      </w:r>
      <w:r w:rsidR="00916DB7">
        <w:rPr>
          <w:rFonts w:ascii="Arial" w:hAnsi="Arial" w:cs="Arial"/>
          <w:sz w:val="24"/>
        </w:rPr>
        <w:t>particular</w:t>
      </w:r>
      <w:r w:rsidR="00912A2A">
        <w:rPr>
          <w:rFonts w:ascii="Arial" w:hAnsi="Arial" w:cs="Arial"/>
          <w:sz w:val="24"/>
        </w:rPr>
        <w:t>,</w:t>
      </w:r>
      <w:r w:rsidR="00CC1219">
        <w:rPr>
          <w:rFonts w:ascii="Arial" w:hAnsi="Arial" w:cs="Arial"/>
          <w:sz w:val="24"/>
        </w:rPr>
        <w:t xml:space="preserve"> com </w:t>
      </w:r>
      <w:r w:rsidR="00316081">
        <w:rPr>
          <w:rFonts w:ascii="Arial" w:hAnsi="Arial" w:cs="Arial"/>
          <w:sz w:val="24"/>
        </w:rPr>
        <w:t xml:space="preserve">a adoção de </w:t>
      </w:r>
      <w:r w:rsidR="00CC1219">
        <w:rPr>
          <w:rFonts w:ascii="Arial" w:hAnsi="Arial" w:cs="Arial"/>
          <w:sz w:val="24"/>
        </w:rPr>
        <w:t>uma</w:t>
      </w:r>
      <w:r w:rsidR="00806E49" w:rsidRPr="00806E49">
        <w:rPr>
          <w:rFonts w:ascii="Arial" w:hAnsi="Arial" w:cs="Arial"/>
          <w:sz w:val="24"/>
        </w:rPr>
        <w:t xml:space="preserve"> “dist</w:t>
      </w:r>
      <w:r w:rsidR="00316081">
        <w:rPr>
          <w:rFonts w:ascii="Arial" w:hAnsi="Arial" w:cs="Arial"/>
          <w:sz w:val="24"/>
        </w:rPr>
        <w:t xml:space="preserve">ância temporal” </w:t>
      </w:r>
      <w:r w:rsidR="00912A2A">
        <w:rPr>
          <w:rFonts w:ascii="Arial" w:hAnsi="Arial" w:cs="Arial"/>
          <w:sz w:val="24"/>
        </w:rPr>
        <w:t>(</w:t>
      </w:r>
      <m:oMath>
        <m:r>
          <w:rPr>
            <w:rFonts w:ascii="Cambria Math" w:hAnsi="Cambria Math"/>
            <w:sz w:val="24"/>
          </w:rPr>
          <m:t>k</m:t>
        </m:r>
      </m:oMath>
      <w:r w:rsidR="00912A2A">
        <w:rPr>
          <w:rFonts w:ascii="Arial" w:eastAsiaTheme="minorEastAsia" w:hAnsi="Arial" w:cs="Arial"/>
          <w:sz w:val="24"/>
        </w:rPr>
        <w:t xml:space="preserve">) </w:t>
      </w:r>
      <w:r w:rsidR="00912A2A">
        <w:rPr>
          <w:rFonts w:ascii="Arial" w:hAnsi="Arial" w:cs="Arial"/>
          <w:sz w:val="24"/>
        </w:rPr>
        <w:t>entre o evento</w:t>
      </w:r>
      <w:r w:rsidR="00DE278E">
        <w:rPr>
          <w:rFonts w:ascii="Arial" w:hAnsi="Arial" w:cs="Arial"/>
          <w:sz w:val="24"/>
        </w:rPr>
        <w:t xml:space="preserve"> (Prova Brasil)</w:t>
      </w:r>
      <w:r w:rsidR="00912A2A">
        <w:rPr>
          <w:rFonts w:ascii="Arial" w:hAnsi="Arial" w:cs="Arial"/>
          <w:sz w:val="24"/>
        </w:rPr>
        <w:t xml:space="preserve"> e o </w:t>
      </w:r>
      <w:r w:rsidR="00806E49" w:rsidRPr="00806E49">
        <w:rPr>
          <w:rFonts w:ascii="Arial" w:hAnsi="Arial" w:cs="Arial"/>
          <w:sz w:val="24"/>
        </w:rPr>
        <w:t>tratamento</w:t>
      </w:r>
      <w:r w:rsidR="00846C74">
        <w:rPr>
          <w:rFonts w:ascii="Arial" w:hAnsi="Arial" w:cs="Arial"/>
          <w:sz w:val="24"/>
        </w:rPr>
        <w:t>,</w:t>
      </w:r>
      <w:r w:rsidR="00CC1219">
        <w:rPr>
          <w:rFonts w:ascii="Arial" w:hAnsi="Arial" w:cs="Arial"/>
          <w:sz w:val="24"/>
        </w:rPr>
        <w:t xml:space="preserve"> </w:t>
      </w:r>
      <w:r w:rsidR="00916DB7">
        <w:rPr>
          <w:rFonts w:ascii="Arial" w:hAnsi="Arial" w:cs="Arial"/>
          <w:sz w:val="24"/>
        </w:rPr>
        <w:t>onde tal distância (</w:t>
      </w:r>
      <m:oMath>
        <m:r>
          <w:rPr>
            <w:rFonts w:ascii="Cambria Math" w:hAnsi="Cambria Math"/>
            <w:sz w:val="24"/>
          </w:rPr>
          <m:t>k</m:t>
        </m:r>
      </m:oMath>
      <w:r w:rsidR="00916DB7">
        <w:rPr>
          <w:rFonts w:ascii="Arial" w:eastAsiaTheme="minorEastAsia" w:hAnsi="Arial" w:cs="Arial"/>
          <w:sz w:val="24"/>
        </w:rPr>
        <w:t xml:space="preserve">) </w:t>
      </w:r>
      <w:r w:rsidR="00916DB7">
        <w:rPr>
          <w:rFonts w:ascii="Arial" w:hAnsi="Arial" w:cs="Arial"/>
          <w:sz w:val="24"/>
        </w:rPr>
        <w:t>pode</w:t>
      </w:r>
      <w:r w:rsidR="00806E49" w:rsidRPr="00806E49">
        <w:rPr>
          <w:rFonts w:ascii="Arial" w:hAnsi="Arial" w:cs="Arial"/>
          <w:sz w:val="24"/>
        </w:rPr>
        <w:t xml:space="preserve"> assumir valores negativos e positivos, indicando quantos períodos </w:t>
      </w:r>
      <w:r w:rsidR="00916DB7">
        <w:rPr>
          <w:rFonts w:ascii="Arial" w:hAnsi="Arial" w:cs="Arial"/>
          <w:sz w:val="24"/>
        </w:rPr>
        <w:t>“</w:t>
      </w:r>
      <w:r w:rsidR="00806E49" w:rsidRPr="00806E49">
        <w:rPr>
          <w:rFonts w:ascii="Arial" w:hAnsi="Arial" w:cs="Arial"/>
          <w:sz w:val="24"/>
        </w:rPr>
        <w:t>faltam para</w:t>
      </w:r>
      <w:r w:rsidR="00D1548B">
        <w:rPr>
          <w:rFonts w:ascii="Arial" w:hAnsi="Arial" w:cs="Arial"/>
          <w:sz w:val="24"/>
        </w:rPr>
        <w:t xml:space="preserve"> o</w:t>
      </w:r>
      <w:r w:rsidR="00916DB7">
        <w:rPr>
          <w:rFonts w:ascii="Arial" w:hAnsi="Arial" w:cs="Arial"/>
          <w:sz w:val="24"/>
        </w:rPr>
        <w:t>” ou “já se passaram</w:t>
      </w:r>
      <w:r w:rsidR="00D1548B">
        <w:rPr>
          <w:rFonts w:ascii="Arial" w:hAnsi="Arial" w:cs="Arial"/>
          <w:sz w:val="24"/>
        </w:rPr>
        <w:t xml:space="preserve"> do</w:t>
      </w:r>
      <w:r w:rsidR="00916DB7">
        <w:rPr>
          <w:rFonts w:ascii="Arial" w:hAnsi="Arial" w:cs="Arial"/>
          <w:sz w:val="24"/>
        </w:rPr>
        <w:t xml:space="preserve">” </w:t>
      </w:r>
      <w:r w:rsidR="00806E49" w:rsidRPr="00806E49">
        <w:rPr>
          <w:rFonts w:ascii="Arial" w:hAnsi="Arial" w:cs="Arial"/>
          <w:sz w:val="24"/>
        </w:rPr>
        <w:t>tratamento</w:t>
      </w:r>
      <w:r w:rsidR="00916DB7">
        <w:rPr>
          <w:rFonts w:ascii="Arial" w:hAnsi="Arial" w:cs="Arial"/>
          <w:sz w:val="24"/>
        </w:rPr>
        <w:t xml:space="preserve"> </w:t>
      </w:r>
      <w:r w:rsidR="00316081">
        <w:rPr>
          <w:rFonts w:ascii="Arial" w:hAnsi="Arial" w:cs="Arial"/>
          <w:sz w:val="24"/>
        </w:rPr>
        <w:t>(</w:t>
      </w:r>
      <w:r w:rsidR="00D1548B">
        <w:rPr>
          <w:rFonts w:ascii="Arial" w:hAnsi="Arial" w:cs="Arial"/>
          <w:sz w:val="24"/>
        </w:rPr>
        <w:t xml:space="preserve">BORUSYAK </w:t>
      </w:r>
      <w:r w:rsidR="00316081">
        <w:rPr>
          <w:rFonts w:ascii="Arial" w:hAnsi="Arial" w:cs="Arial"/>
          <w:sz w:val="24"/>
        </w:rPr>
        <w:t xml:space="preserve">E JARAVEL, </w:t>
      </w:r>
      <w:r w:rsidR="00316081" w:rsidRPr="00F12FCB">
        <w:rPr>
          <w:rFonts w:ascii="Arial" w:hAnsi="Arial" w:cs="Arial"/>
          <w:sz w:val="24"/>
        </w:rPr>
        <w:t>2018)</w:t>
      </w:r>
      <w:r w:rsidR="00806E49" w:rsidRPr="00806E49">
        <w:rPr>
          <w:rFonts w:ascii="Arial" w:hAnsi="Arial" w:cs="Arial"/>
          <w:sz w:val="24"/>
        </w:rPr>
        <w:t>.</w:t>
      </w:r>
      <w:r w:rsidR="00916DB7">
        <w:rPr>
          <w:rFonts w:ascii="Arial" w:hAnsi="Arial" w:cs="Arial"/>
          <w:sz w:val="24"/>
        </w:rPr>
        <w:t xml:space="preserve"> </w:t>
      </w:r>
      <w:r w:rsidR="00D1548B">
        <w:rPr>
          <w:rFonts w:ascii="Arial" w:hAnsi="Arial" w:cs="Arial"/>
          <w:sz w:val="24"/>
        </w:rPr>
        <w:t>Além disso,</w:t>
      </w:r>
      <w:r w:rsidR="00916DB7">
        <w:rPr>
          <w:rFonts w:ascii="Arial" w:hAnsi="Arial" w:cs="Arial"/>
          <w:sz w:val="24"/>
        </w:rPr>
        <w:t xml:space="preserve"> </w:t>
      </w:r>
      <w:r w:rsidR="00D1548B">
        <w:rPr>
          <w:rFonts w:ascii="Arial" w:hAnsi="Arial" w:cs="Arial"/>
          <w:sz w:val="24"/>
        </w:rPr>
        <w:t>n</w:t>
      </w:r>
      <w:r w:rsidR="008B517C">
        <w:rPr>
          <w:rFonts w:ascii="Arial" w:hAnsi="Arial" w:cs="Arial"/>
          <w:sz w:val="24"/>
        </w:rPr>
        <w:t>estes</w:t>
      </w:r>
      <w:r w:rsidR="00916DB7">
        <w:rPr>
          <w:rFonts w:ascii="Arial" w:hAnsi="Arial" w:cs="Arial"/>
          <w:sz w:val="24"/>
        </w:rPr>
        <w:t xml:space="preserve"> modelo</w:t>
      </w:r>
      <w:r w:rsidR="008B517C">
        <w:rPr>
          <w:rFonts w:ascii="Arial" w:hAnsi="Arial" w:cs="Arial"/>
          <w:sz w:val="24"/>
        </w:rPr>
        <w:t>s em</w:t>
      </w:r>
      <w:r w:rsidR="00916DB7">
        <w:rPr>
          <w:rFonts w:ascii="Arial" w:hAnsi="Arial" w:cs="Arial"/>
          <w:sz w:val="24"/>
        </w:rPr>
        <w:t xml:space="preserve"> particular</w:t>
      </w:r>
      <w:r w:rsidR="00D1548B">
        <w:rPr>
          <w:rFonts w:ascii="Arial" w:hAnsi="Arial" w:cs="Arial"/>
          <w:sz w:val="24"/>
        </w:rPr>
        <w:t xml:space="preserve">, é necessário que algumas condições de identificação para a </w:t>
      </w:r>
      <w:r w:rsidR="00DE278E">
        <w:rPr>
          <w:rFonts w:ascii="Arial" w:hAnsi="Arial" w:cs="Arial"/>
          <w:sz w:val="24"/>
        </w:rPr>
        <w:t xml:space="preserve">perfeita </w:t>
      </w:r>
      <w:r w:rsidR="00D1548B">
        <w:rPr>
          <w:rFonts w:ascii="Arial" w:hAnsi="Arial" w:cs="Arial"/>
          <w:sz w:val="24"/>
        </w:rPr>
        <w:t>estimação do método</w:t>
      </w:r>
      <w:r w:rsidR="008B517C" w:rsidRPr="008B517C">
        <w:rPr>
          <w:rFonts w:ascii="Arial" w:hAnsi="Arial" w:cs="Arial"/>
          <w:sz w:val="24"/>
        </w:rPr>
        <w:t xml:space="preserve"> </w:t>
      </w:r>
      <w:r w:rsidR="008B517C">
        <w:rPr>
          <w:rFonts w:ascii="Arial" w:hAnsi="Arial" w:cs="Arial"/>
          <w:sz w:val="24"/>
        </w:rPr>
        <w:t>sejam respeitadas</w:t>
      </w:r>
      <w:r w:rsidR="00916DB7">
        <w:rPr>
          <w:rFonts w:ascii="Arial" w:hAnsi="Arial" w:cs="Arial"/>
          <w:sz w:val="24"/>
        </w:rPr>
        <w:t>.</w:t>
      </w:r>
      <w:r w:rsidR="00D1548B">
        <w:rPr>
          <w:rFonts w:ascii="Arial" w:hAnsi="Arial" w:cs="Arial"/>
          <w:sz w:val="24"/>
        </w:rPr>
        <w:t xml:space="preserve"> </w:t>
      </w:r>
    </w:p>
    <w:p w14:paraId="09A6F954" w14:textId="4508E64E" w:rsidR="00F95625" w:rsidRDefault="008A1DFA" w:rsidP="00D80392">
      <w:pPr>
        <w:spacing w:line="360" w:lineRule="auto"/>
        <w:ind w:firstLine="708"/>
        <w:jc w:val="both"/>
        <w:rPr>
          <w:rFonts w:ascii="Arial" w:hAnsi="Arial" w:cs="Arial"/>
          <w:sz w:val="24"/>
        </w:rPr>
      </w:pPr>
      <w:r w:rsidRPr="00846C74">
        <w:rPr>
          <w:rFonts w:ascii="Arial" w:hAnsi="Arial" w:cs="Arial"/>
          <w:sz w:val="24"/>
        </w:rPr>
        <w:t>Dentre estas condições</w:t>
      </w:r>
      <w:r>
        <w:rPr>
          <w:rFonts w:ascii="Arial" w:hAnsi="Arial" w:cs="Arial"/>
          <w:sz w:val="24"/>
        </w:rPr>
        <w:t xml:space="preserve">, três são essenciais e estão ao alcance desta análise. </w:t>
      </w:r>
      <w:r w:rsidR="00916DB7">
        <w:rPr>
          <w:rFonts w:ascii="Arial" w:hAnsi="Arial" w:cs="Arial"/>
          <w:sz w:val="24"/>
        </w:rPr>
        <w:t xml:space="preserve"> </w:t>
      </w:r>
      <w:r w:rsidR="00860574">
        <w:rPr>
          <w:rFonts w:ascii="Arial" w:hAnsi="Arial" w:cs="Arial"/>
          <w:sz w:val="24"/>
        </w:rPr>
        <w:t>Primeiro</w:t>
      </w:r>
      <w:r w:rsidR="004A2B4B">
        <w:rPr>
          <w:rFonts w:ascii="Arial" w:hAnsi="Arial" w:cs="Arial"/>
          <w:sz w:val="24"/>
        </w:rPr>
        <w:t xml:space="preserve">, (a) </w:t>
      </w:r>
      <w:r>
        <w:rPr>
          <w:rFonts w:ascii="Arial" w:hAnsi="Arial" w:cs="Arial"/>
          <w:sz w:val="24"/>
        </w:rPr>
        <w:t xml:space="preserve">as </w:t>
      </w:r>
      <w:r w:rsidR="00F12FCB" w:rsidRPr="005708D0">
        <w:rPr>
          <w:rFonts w:ascii="Arial" w:hAnsi="Arial" w:cs="Arial"/>
          <w:sz w:val="24"/>
        </w:rPr>
        <w:t>uni</w:t>
      </w:r>
      <w:r w:rsidR="005248E1">
        <w:rPr>
          <w:rFonts w:ascii="Arial" w:hAnsi="Arial" w:cs="Arial"/>
          <w:sz w:val="24"/>
        </w:rPr>
        <w:t xml:space="preserve">dades </w:t>
      </w:r>
      <w:r w:rsidR="004A2B4B">
        <w:rPr>
          <w:rFonts w:ascii="Arial" w:hAnsi="Arial" w:cs="Arial"/>
          <w:sz w:val="24"/>
        </w:rPr>
        <w:t>devem ser</w:t>
      </w:r>
      <w:r w:rsidR="005248E1">
        <w:rPr>
          <w:rFonts w:ascii="Arial" w:hAnsi="Arial" w:cs="Arial"/>
          <w:sz w:val="24"/>
        </w:rPr>
        <w:t xml:space="preserve"> tratadas em </w:t>
      </w:r>
      <w:r w:rsidR="00F12FCB" w:rsidRPr="005708D0">
        <w:rPr>
          <w:rFonts w:ascii="Arial" w:hAnsi="Arial" w:cs="Arial"/>
          <w:sz w:val="24"/>
        </w:rPr>
        <w:t>momentos distintos</w:t>
      </w:r>
      <w:r w:rsidR="00834A40">
        <w:rPr>
          <w:rFonts w:ascii="Arial" w:hAnsi="Arial" w:cs="Arial"/>
          <w:sz w:val="24"/>
        </w:rPr>
        <w:t xml:space="preserve"> do tempo</w:t>
      </w:r>
      <w:r w:rsidR="00CC1219">
        <w:rPr>
          <w:rFonts w:ascii="Arial" w:hAnsi="Arial" w:cs="Arial"/>
          <w:sz w:val="24"/>
        </w:rPr>
        <w:t xml:space="preserve"> – </w:t>
      </w:r>
      <w:r w:rsidR="00575011">
        <w:rPr>
          <w:rFonts w:ascii="Arial" w:hAnsi="Arial" w:cs="Arial"/>
          <w:sz w:val="24"/>
        </w:rPr>
        <w:t>ou sej</w:t>
      </w:r>
      <w:r w:rsidR="00F12FCB" w:rsidRPr="0039305E">
        <w:rPr>
          <w:rFonts w:ascii="Arial" w:hAnsi="Arial" w:cs="Arial"/>
          <w:sz w:val="24"/>
        </w:rPr>
        <w:t>a</w:t>
      </w:r>
      <w:r w:rsidR="00575011">
        <w:rPr>
          <w:rFonts w:ascii="Arial" w:hAnsi="Arial" w:cs="Arial"/>
          <w:sz w:val="24"/>
        </w:rPr>
        <w:t>, a</w:t>
      </w:r>
      <w:r w:rsidR="00F12FCB" w:rsidRPr="0039305E">
        <w:rPr>
          <w:rFonts w:ascii="Arial" w:hAnsi="Arial" w:cs="Arial"/>
          <w:sz w:val="24"/>
        </w:rPr>
        <w:t xml:space="preserve"> característica </w:t>
      </w:r>
      <w:r w:rsidR="00B8672B">
        <w:rPr>
          <w:rFonts w:ascii="Arial" w:hAnsi="Arial" w:cs="Arial"/>
          <w:sz w:val="24"/>
        </w:rPr>
        <w:t>(1</w:t>
      </w:r>
      <w:r w:rsidR="00F12FCB" w:rsidRPr="0039305E">
        <w:rPr>
          <w:rFonts w:ascii="Arial" w:hAnsi="Arial" w:cs="Arial"/>
          <w:sz w:val="24"/>
        </w:rPr>
        <w:t xml:space="preserve">) </w:t>
      </w:r>
      <w:r w:rsidR="00834A40">
        <w:rPr>
          <w:rFonts w:ascii="Arial" w:hAnsi="Arial" w:cs="Arial"/>
          <w:sz w:val="24"/>
        </w:rPr>
        <w:t>deixa de ser uma possibilidade e passa ser uma exigência</w:t>
      </w:r>
      <w:r w:rsidR="00F45AC5">
        <w:rPr>
          <w:rFonts w:ascii="Arial" w:hAnsi="Arial" w:cs="Arial"/>
          <w:sz w:val="24"/>
        </w:rPr>
        <w:t xml:space="preserve">. </w:t>
      </w:r>
      <w:r w:rsidR="00834A40">
        <w:rPr>
          <w:rFonts w:ascii="Arial" w:hAnsi="Arial" w:cs="Arial"/>
          <w:sz w:val="24"/>
        </w:rPr>
        <w:t xml:space="preserve"> </w:t>
      </w:r>
      <w:r w:rsidR="00F45AC5">
        <w:rPr>
          <w:rFonts w:ascii="Arial" w:hAnsi="Arial" w:cs="Arial"/>
          <w:sz w:val="24"/>
        </w:rPr>
        <w:t>D</w:t>
      </w:r>
      <w:r w:rsidR="00D1548B">
        <w:rPr>
          <w:rFonts w:ascii="Arial" w:hAnsi="Arial" w:cs="Arial"/>
          <w:sz w:val="24"/>
        </w:rPr>
        <w:t xml:space="preserve">epois, </w:t>
      </w:r>
      <w:r w:rsidR="00834A40">
        <w:rPr>
          <w:rFonts w:ascii="Arial" w:hAnsi="Arial" w:cs="Arial"/>
          <w:sz w:val="24"/>
        </w:rPr>
        <w:t>(b)</w:t>
      </w:r>
      <w:r w:rsidR="00F12FCB" w:rsidRPr="0039305E">
        <w:rPr>
          <w:rFonts w:ascii="Arial" w:hAnsi="Arial" w:cs="Arial"/>
          <w:sz w:val="24"/>
        </w:rPr>
        <w:t xml:space="preserve"> </w:t>
      </w:r>
      <w:r w:rsidR="00846C74">
        <w:rPr>
          <w:rFonts w:ascii="Arial" w:hAnsi="Arial" w:cs="Arial"/>
          <w:sz w:val="24"/>
        </w:rPr>
        <w:t>se assume</w:t>
      </w:r>
      <w:r w:rsidR="00F12FCB" w:rsidRPr="0039305E">
        <w:rPr>
          <w:rFonts w:ascii="Arial" w:hAnsi="Arial" w:cs="Arial"/>
          <w:sz w:val="24"/>
        </w:rPr>
        <w:t xml:space="preserve"> </w:t>
      </w:r>
      <w:r>
        <w:rPr>
          <w:rFonts w:ascii="Arial" w:hAnsi="Arial" w:cs="Arial"/>
          <w:sz w:val="24"/>
        </w:rPr>
        <w:t>um</w:t>
      </w:r>
      <w:r w:rsidR="00F12FCB">
        <w:rPr>
          <w:rFonts w:ascii="Arial" w:hAnsi="Arial" w:cs="Arial"/>
          <w:sz w:val="24"/>
        </w:rPr>
        <w:t>a</w:t>
      </w:r>
      <w:r w:rsidR="00F12FCB" w:rsidRPr="0039305E">
        <w:rPr>
          <w:rFonts w:ascii="Arial" w:hAnsi="Arial" w:cs="Arial"/>
          <w:sz w:val="24"/>
        </w:rPr>
        <w:t xml:space="preserve"> propriedade </w:t>
      </w:r>
      <w:r w:rsidR="00D56E9F">
        <w:rPr>
          <w:rFonts w:ascii="Arial" w:hAnsi="Arial" w:cs="Arial"/>
          <w:sz w:val="24"/>
        </w:rPr>
        <w:t xml:space="preserve">conhecida como </w:t>
      </w:r>
      <w:r w:rsidR="00F12FCB" w:rsidRPr="00190305">
        <w:rPr>
          <w:rFonts w:ascii="Arial" w:hAnsi="Arial" w:cs="Arial"/>
          <w:i/>
          <w:sz w:val="24"/>
        </w:rPr>
        <w:t>“</w:t>
      </w:r>
      <w:proofErr w:type="spellStart"/>
      <w:r w:rsidR="00F12FCB" w:rsidRPr="00190305">
        <w:rPr>
          <w:rFonts w:ascii="Arial" w:hAnsi="Arial" w:cs="Arial"/>
          <w:i/>
          <w:sz w:val="24"/>
        </w:rPr>
        <w:t>staggered</w:t>
      </w:r>
      <w:proofErr w:type="spellEnd"/>
      <w:r w:rsidR="00F12FCB" w:rsidRPr="00190305">
        <w:rPr>
          <w:rFonts w:ascii="Arial" w:hAnsi="Arial" w:cs="Arial"/>
          <w:i/>
          <w:sz w:val="24"/>
        </w:rPr>
        <w:t xml:space="preserve"> </w:t>
      </w:r>
      <w:proofErr w:type="spellStart"/>
      <w:r w:rsidR="00F12FCB" w:rsidRPr="00190305">
        <w:rPr>
          <w:rFonts w:ascii="Arial" w:hAnsi="Arial" w:cs="Arial"/>
          <w:i/>
          <w:sz w:val="24"/>
        </w:rPr>
        <w:t>adoption</w:t>
      </w:r>
      <w:proofErr w:type="spellEnd"/>
      <w:r w:rsidR="00F12FCB" w:rsidRPr="00190305">
        <w:rPr>
          <w:rFonts w:ascii="Arial" w:hAnsi="Arial" w:cs="Arial"/>
          <w:i/>
          <w:sz w:val="24"/>
        </w:rPr>
        <w:t>”</w:t>
      </w:r>
      <w:r w:rsidR="00CC1219">
        <w:rPr>
          <w:rFonts w:ascii="Arial" w:hAnsi="Arial" w:cs="Arial"/>
          <w:sz w:val="24"/>
        </w:rPr>
        <w:t xml:space="preserve"> (</w:t>
      </w:r>
      <w:r w:rsidR="005708D0">
        <w:rPr>
          <w:rFonts w:ascii="Arial" w:hAnsi="Arial" w:cs="Arial"/>
          <w:sz w:val="24"/>
        </w:rPr>
        <w:t>ou adoç</w:t>
      </w:r>
      <w:r w:rsidR="00860574">
        <w:rPr>
          <w:rFonts w:ascii="Arial" w:hAnsi="Arial" w:cs="Arial"/>
          <w:sz w:val="24"/>
        </w:rPr>
        <w:t xml:space="preserve">ão </w:t>
      </w:r>
      <w:r w:rsidR="005708D0">
        <w:rPr>
          <w:rFonts w:ascii="Arial" w:hAnsi="Arial" w:cs="Arial"/>
          <w:sz w:val="24"/>
        </w:rPr>
        <w:t>escalonada</w:t>
      </w:r>
      <w:r w:rsidR="00CC1219">
        <w:rPr>
          <w:rFonts w:ascii="Arial" w:hAnsi="Arial" w:cs="Arial"/>
          <w:sz w:val="24"/>
        </w:rPr>
        <w:t>)</w:t>
      </w:r>
      <w:r w:rsidR="00834A40">
        <w:rPr>
          <w:rFonts w:ascii="Arial" w:hAnsi="Arial" w:cs="Arial"/>
          <w:sz w:val="24"/>
        </w:rPr>
        <w:t xml:space="preserve"> – </w:t>
      </w:r>
      <w:r>
        <w:rPr>
          <w:rFonts w:ascii="Arial" w:hAnsi="Arial" w:cs="Arial"/>
          <w:sz w:val="24"/>
        </w:rPr>
        <w:t>nela</w:t>
      </w:r>
      <w:r w:rsidR="00575011">
        <w:rPr>
          <w:rFonts w:ascii="Arial" w:hAnsi="Arial" w:cs="Arial"/>
          <w:sz w:val="24"/>
        </w:rPr>
        <w:t>,</w:t>
      </w:r>
      <w:r w:rsidR="00F12FCB" w:rsidRPr="0039305E">
        <w:rPr>
          <w:rFonts w:ascii="Arial" w:hAnsi="Arial" w:cs="Arial"/>
          <w:sz w:val="24"/>
        </w:rPr>
        <w:t xml:space="preserve"> </w:t>
      </w:r>
      <w:r w:rsidR="00E25DE4">
        <w:rPr>
          <w:rFonts w:ascii="Arial" w:hAnsi="Arial" w:cs="Arial"/>
          <w:sz w:val="24"/>
        </w:rPr>
        <w:t>nenhuma</w:t>
      </w:r>
      <w:r w:rsidR="00F12FCB" w:rsidRPr="0039305E">
        <w:rPr>
          <w:rFonts w:ascii="Arial" w:hAnsi="Arial" w:cs="Arial"/>
          <w:sz w:val="24"/>
        </w:rPr>
        <w:t xml:space="preserve"> unidade </w:t>
      </w:r>
      <w:r w:rsidR="00E25DE4">
        <w:rPr>
          <w:rFonts w:ascii="Arial" w:hAnsi="Arial" w:cs="Arial"/>
          <w:sz w:val="24"/>
        </w:rPr>
        <w:t xml:space="preserve">que </w:t>
      </w:r>
      <w:r w:rsidR="00F12FCB" w:rsidRPr="0039305E">
        <w:rPr>
          <w:rFonts w:ascii="Arial" w:hAnsi="Arial" w:cs="Arial"/>
          <w:sz w:val="24"/>
        </w:rPr>
        <w:t>entra para o grup</w:t>
      </w:r>
      <w:r w:rsidR="00CC1219">
        <w:rPr>
          <w:rFonts w:ascii="Arial" w:hAnsi="Arial" w:cs="Arial"/>
          <w:sz w:val="24"/>
        </w:rPr>
        <w:t>o de tratados</w:t>
      </w:r>
      <w:r w:rsidR="00E25DE4">
        <w:rPr>
          <w:rFonts w:ascii="Arial" w:hAnsi="Arial" w:cs="Arial"/>
          <w:sz w:val="24"/>
        </w:rPr>
        <w:t xml:space="preserve"> pode</w:t>
      </w:r>
      <w:r w:rsidR="00CC1219">
        <w:rPr>
          <w:rFonts w:ascii="Arial" w:hAnsi="Arial" w:cs="Arial"/>
          <w:sz w:val="24"/>
        </w:rPr>
        <w:t xml:space="preserve"> </w:t>
      </w:r>
      <w:r w:rsidR="00E25DE4">
        <w:rPr>
          <w:rFonts w:ascii="Arial" w:hAnsi="Arial" w:cs="Arial"/>
          <w:sz w:val="24"/>
        </w:rPr>
        <w:t>sair dele,</w:t>
      </w:r>
      <w:r w:rsidR="00575011">
        <w:rPr>
          <w:rFonts w:ascii="Arial" w:hAnsi="Arial" w:cs="Arial"/>
          <w:sz w:val="24"/>
        </w:rPr>
        <w:t xml:space="preserve"> </w:t>
      </w:r>
      <w:r w:rsidR="00846C74">
        <w:rPr>
          <w:rFonts w:ascii="Arial" w:hAnsi="Arial" w:cs="Arial"/>
          <w:sz w:val="24"/>
        </w:rPr>
        <w:t>pois</w:t>
      </w:r>
      <w:r w:rsidR="00CC1219">
        <w:rPr>
          <w:rFonts w:ascii="Arial" w:hAnsi="Arial" w:cs="Arial"/>
          <w:sz w:val="24"/>
        </w:rPr>
        <w:t xml:space="preserve"> </w:t>
      </w:r>
      <w:r w:rsidR="00F45AC5">
        <w:rPr>
          <w:rFonts w:ascii="Arial" w:hAnsi="Arial" w:cs="Arial"/>
          <w:sz w:val="24"/>
        </w:rPr>
        <w:t>a situação</w:t>
      </w:r>
      <w:r w:rsidR="00F12FCB" w:rsidRPr="0039305E">
        <w:rPr>
          <w:rFonts w:ascii="Arial" w:hAnsi="Arial" w:cs="Arial"/>
          <w:sz w:val="24"/>
        </w:rPr>
        <w:t xml:space="preserve"> d</w:t>
      </w:r>
      <w:r w:rsidR="00CC1219">
        <w:rPr>
          <w:rFonts w:ascii="Arial" w:hAnsi="Arial" w:cs="Arial"/>
          <w:sz w:val="24"/>
        </w:rPr>
        <w:t xml:space="preserve">e </w:t>
      </w:r>
      <w:r w:rsidR="00E25DE4">
        <w:rPr>
          <w:rFonts w:ascii="Arial" w:hAnsi="Arial" w:cs="Arial"/>
          <w:sz w:val="24"/>
        </w:rPr>
        <w:t>“</w:t>
      </w:r>
      <w:r w:rsidR="00CC1219">
        <w:rPr>
          <w:rFonts w:ascii="Arial" w:hAnsi="Arial" w:cs="Arial"/>
          <w:sz w:val="24"/>
        </w:rPr>
        <w:t>tratado</w:t>
      </w:r>
      <w:r w:rsidR="00E25DE4">
        <w:rPr>
          <w:rFonts w:ascii="Arial" w:hAnsi="Arial" w:cs="Arial"/>
          <w:sz w:val="24"/>
        </w:rPr>
        <w:t>”</w:t>
      </w:r>
      <w:r w:rsidR="00CC1219">
        <w:rPr>
          <w:rFonts w:ascii="Arial" w:hAnsi="Arial" w:cs="Arial"/>
          <w:sz w:val="24"/>
        </w:rPr>
        <w:t xml:space="preserve"> não se esvai no tempo</w:t>
      </w:r>
      <w:r w:rsidR="00F45AC5">
        <w:rPr>
          <w:rFonts w:ascii="Arial" w:hAnsi="Arial" w:cs="Arial"/>
          <w:sz w:val="24"/>
        </w:rPr>
        <w:t>.</w:t>
      </w:r>
      <w:r w:rsidR="00834A40">
        <w:rPr>
          <w:rFonts w:ascii="Arial" w:hAnsi="Arial" w:cs="Arial"/>
          <w:sz w:val="24"/>
        </w:rPr>
        <w:t xml:space="preserve"> </w:t>
      </w:r>
      <w:r w:rsidR="00F45AC5">
        <w:rPr>
          <w:rFonts w:ascii="Arial" w:hAnsi="Arial" w:cs="Arial"/>
          <w:sz w:val="24"/>
        </w:rPr>
        <w:t>P</w:t>
      </w:r>
      <w:r w:rsidR="00D1548B">
        <w:rPr>
          <w:rFonts w:ascii="Arial" w:hAnsi="Arial" w:cs="Arial"/>
          <w:sz w:val="24"/>
        </w:rPr>
        <w:t xml:space="preserve">or fim, </w:t>
      </w:r>
      <w:r w:rsidR="00834A40">
        <w:rPr>
          <w:rFonts w:ascii="Arial" w:hAnsi="Arial" w:cs="Arial"/>
          <w:sz w:val="24"/>
        </w:rPr>
        <w:t>(c</w:t>
      </w:r>
      <w:r w:rsidR="00F12FCB">
        <w:rPr>
          <w:rFonts w:ascii="Arial" w:hAnsi="Arial" w:cs="Arial"/>
          <w:sz w:val="24"/>
        </w:rPr>
        <w:t>)</w:t>
      </w:r>
      <w:r w:rsidR="00CC1219">
        <w:rPr>
          <w:rFonts w:ascii="Arial" w:hAnsi="Arial" w:cs="Arial"/>
          <w:sz w:val="24"/>
        </w:rPr>
        <w:t xml:space="preserve"> </w:t>
      </w:r>
      <w:r w:rsidR="00C92A7A">
        <w:rPr>
          <w:rFonts w:ascii="Arial" w:hAnsi="Arial" w:cs="Arial"/>
          <w:sz w:val="24"/>
        </w:rPr>
        <w:t>deve</w:t>
      </w:r>
      <w:r w:rsidR="00F45AC5">
        <w:rPr>
          <w:rFonts w:ascii="Arial" w:hAnsi="Arial" w:cs="Arial"/>
          <w:sz w:val="24"/>
        </w:rPr>
        <w:t>-</w:t>
      </w:r>
      <w:r w:rsidR="00F45AC5">
        <w:rPr>
          <w:rFonts w:ascii="Arial" w:hAnsi="Arial" w:cs="Arial"/>
          <w:sz w:val="24"/>
        </w:rPr>
        <w:lastRenderedPageBreak/>
        <w:t>se</w:t>
      </w:r>
      <w:r w:rsidR="00C92A7A">
        <w:rPr>
          <w:rFonts w:ascii="Arial" w:hAnsi="Arial" w:cs="Arial"/>
          <w:sz w:val="24"/>
        </w:rPr>
        <w:t xml:space="preserve"> existir</w:t>
      </w:r>
      <w:r w:rsidR="00C92A7A" w:rsidRPr="0039305E">
        <w:rPr>
          <w:rFonts w:ascii="Arial" w:hAnsi="Arial" w:cs="Arial"/>
          <w:sz w:val="24"/>
        </w:rPr>
        <w:t xml:space="preserve"> </w:t>
      </w:r>
      <w:r w:rsidR="00F12FCB" w:rsidRPr="0039305E">
        <w:rPr>
          <w:rFonts w:ascii="Arial" w:hAnsi="Arial" w:cs="Arial"/>
          <w:sz w:val="24"/>
        </w:rPr>
        <w:t xml:space="preserve">um grupo </w:t>
      </w:r>
      <w:r w:rsidR="00C92A7A">
        <w:rPr>
          <w:rFonts w:ascii="Arial" w:hAnsi="Arial" w:cs="Arial"/>
          <w:sz w:val="24"/>
        </w:rPr>
        <w:t xml:space="preserve">de controle </w:t>
      </w:r>
      <w:r w:rsidR="00F12FCB" w:rsidRPr="0039305E">
        <w:rPr>
          <w:rFonts w:ascii="Arial" w:hAnsi="Arial" w:cs="Arial"/>
          <w:sz w:val="24"/>
        </w:rPr>
        <w:t xml:space="preserve">nunca tratado cuja trajetória possa ser comparada </w:t>
      </w:r>
      <w:r w:rsidR="00C92A7A">
        <w:rPr>
          <w:rFonts w:ascii="Arial" w:hAnsi="Arial" w:cs="Arial"/>
          <w:sz w:val="24"/>
        </w:rPr>
        <w:t>à</w:t>
      </w:r>
      <w:r w:rsidR="00F12FCB" w:rsidRPr="0039305E">
        <w:rPr>
          <w:rFonts w:ascii="Arial" w:hAnsi="Arial" w:cs="Arial"/>
          <w:sz w:val="24"/>
        </w:rPr>
        <w:t xml:space="preserve"> trajetória contra</w:t>
      </w:r>
      <w:r w:rsidR="00C92A7A">
        <w:rPr>
          <w:rFonts w:ascii="Arial" w:hAnsi="Arial" w:cs="Arial"/>
          <w:sz w:val="24"/>
        </w:rPr>
        <w:t xml:space="preserve"> </w:t>
      </w:r>
      <w:r w:rsidR="00F12FCB" w:rsidRPr="0039305E">
        <w:rPr>
          <w:rFonts w:ascii="Arial" w:hAnsi="Arial" w:cs="Arial"/>
          <w:sz w:val="24"/>
        </w:rPr>
        <w:t>factual dos tratados na ausência do tratamento</w:t>
      </w:r>
      <w:r w:rsidR="00846C74">
        <w:rPr>
          <w:rFonts w:ascii="Arial" w:hAnsi="Arial" w:cs="Arial"/>
          <w:sz w:val="24"/>
        </w:rPr>
        <w:t>,</w:t>
      </w:r>
      <w:r w:rsidR="004A2B4B">
        <w:rPr>
          <w:rFonts w:ascii="Arial" w:hAnsi="Arial" w:cs="Arial"/>
          <w:sz w:val="24"/>
        </w:rPr>
        <w:t xml:space="preserve"> </w:t>
      </w:r>
      <w:r w:rsidR="00E25DE4">
        <w:rPr>
          <w:rFonts w:ascii="Arial" w:hAnsi="Arial" w:cs="Arial"/>
          <w:sz w:val="24"/>
        </w:rPr>
        <w:t>para que</w:t>
      </w:r>
      <w:r w:rsidR="004A2B4B">
        <w:rPr>
          <w:rFonts w:ascii="Arial" w:hAnsi="Arial" w:cs="Arial"/>
          <w:sz w:val="24"/>
        </w:rPr>
        <w:t xml:space="preserve"> </w:t>
      </w:r>
      <w:r w:rsidR="00F45AC5">
        <w:rPr>
          <w:rFonts w:ascii="Arial" w:hAnsi="Arial" w:cs="Arial"/>
          <w:sz w:val="24"/>
        </w:rPr>
        <w:t>a maior parte dos problemas de identificação deixe</w:t>
      </w:r>
      <w:r w:rsidR="00E25DE4">
        <w:rPr>
          <w:rFonts w:ascii="Arial" w:hAnsi="Arial" w:cs="Arial"/>
          <w:sz w:val="24"/>
        </w:rPr>
        <w:t xml:space="preserve"> de ocorrer</w:t>
      </w:r>
      <w:r w:rsidR="004A2B4B">
        <w:rPr>
          <w:rFonts w:ascii="Arial" w:hAnsi="Arial" w:cs="Arial"/>
          <w:sz w:val="24"/>
        </w:rPr>
        <w:t xml:space="preserve"> </w:t>
      </w:r>
      <w:r w:rsidR="00F95625">
        <w:rPr>
          <w:rFonts w:ascii="Arial" w:hAnsi="Arial" w:cs="Arial"/>
          <w:sz w:val="24"/>
        </w:rPr>
        <w:t xml:space="preserve">(BORUSYAK E JARAVEL, </w:t>
      </w:r>
      <w:r w:rsidR="00F95625" w:rsidRPr="00F12FCB">
        <w:rPr>
          <w:rFonts w:ascii="Arial" w:hAnsi="Arial" w:cs="Arial"/>
          <w:sz w:val="24"/>
        </w:rPr>
        <w:t>2018</w:t>
      </w:r>
      <w:r w:rsidR="00F95625">
        <w:rPr>
          <w:rFonts w:ascii="Arial" w:hAnsi="Arial" w:cs="Arial"/>
          <w:sz w:val="24"/>
        </w:rPr>
        <w:t xml:space="preserve">; </w:t>
      </w:r>
      <w:r w:rsidR="00805478">
        <w:rPr>
          <w:rFonts w:ascii="Arial" w:hAnsi="Arial" w:cs="Arial"/>
          <w:sz w:val="24"/>
        </w:rPr>
        <w:t xml:space="preserve">CALLAWAY E SANTANNA, 2020; </w:t>
      </w:r>
      <w:r w:rsidR="00F95625">
        <w:rPr>
          <w:rFonts w:ascii="Arial" w:hAnsi="Arial" w:cs="Arial"/>
          <w:sz w:val="24"/>
        </w:rPr>
        <w:t xml:space="preserve">SCHMIDHEINY E SIEGLOCH, </w:t>
      </w:r>
      <w:r w:rsidR="00F95625" w:rsidRPr="00F95625">
        <w:rPr>
          <w:rFonts w:ascii="Arial" w:hAnsi="Arial" w:cs="Arial"/>
          <w:sz w:val="24"/>
        </w:rPr>
        <w:t>2019)</w:t>
      </w:r>
      <w:r w:rsidR="00B14E36">
        <w:rPr>
          <w:rFonts w:ascii="Arial" w:hAnsi="Arial" w:cs="Arial"/>
          <w:sz w:val="24"/>
        </w:rPr>
        <w:t>.</w:t>
      </w:r>
      <w:r w:rsidR="00E25DE4">
        <w:rPr>
          <w:rFonts w:ascii="Arial" w:hAnsi="Arial" w:cs="Arial"/>
          <w:sz w:val="24"/>
        </w:rPr>
        <w:t xml:space="preserve"> </w:t>
      </w:r>
    </w:p>
    <w:p w14:paraId="33D6D563" w14:textId="77777777" w:rsidR="008F75C9" w:rsidRPr="006E1A6B" w:rsidRDefault="008F75C9" w:rsidP="008F75C9">
      <w:pPr>
        <w:pStyle w:val="Legenda"/>
        <w:keepNext/>
        <w:jc w:val="center"/>
        <w:rPr>
          <w:rFonts w:ascii="Arial" w:hAnsi="Arial" w:cs="Arial"/>
          <w:i w:val="0"/>
          <w:color w:val="auto"/>
          <w:sz w:val="24"/>
        </w:rPr>
      </w:pPr>
      <w:r w:rsidRPr="006E1A6B">
        <w:rPr>
          <w:rFonts w:ascii="Arial" w:hAnsi="Arial" w:cs="Arial"/>
          <w:i w:val="0"/>
          <w:color w:val="auto"/>
          <w:sz w:val="24"/>
        </w:rPr>
        <w:t xml:space="preserve">Tabela </w:t>
      </w:r>
      <w:r w:rsidRPr="006E1A6B">
        <w:rPr>
          <w:rFonts w:ascii="Arial" w:hAnsi="Arial" w:cs="Arial"/>
          <w:i w:val="0"/>
          <w:color w:val="auto"/>
          <w:sz w:val="24"/>
        </w:rPr>
        <w:fldChar w:fldCharType="begin"/>
      </w:r>
      <w:r w:rsidRPr="006E1A6B">
        <w:rPr>
          <w:rFonts w:ascii="Arial" w:hAnsi="Arial" w:cs="Arial"/>
          <w:i w:val="0"/>
          <w:color w:val="auto"/>
          <w:sz w:val="24"/>
        </w:rPr>
        <w:instrText xml:space="preserve"> SEQ Tabela \* ARABIC </w:instrText>
      </w:r>
      <w:r w:rsidRPr="006E1A6B">
        <w:rPr>
          <w:rFonts w:ascii="Arial" w:hAnsi="Arial" w:cs="Arial"/>
          <w:i w:val="0"/>
          <w:color w:val="auto"/>
          <w:sz w:val="24"/>
        </w:rPr>
        <w:fldChar w:fldCharType="separate"/>
      </w:r>
      <w:r w:rsidR="00E073E3">
        <w:rPr>
          <w:rFonts w:ascii="Arial" w:hAnsi="Arial" w:cs="Arial"/>
          <w:i w:val="0"/>
          <w:noProof/>
          <w:color w:val="auto"/>
          <w:sz w:val="24"/>
        </w:rPr>
        <w:t>6</w:t>
      </w:r>
      <w:r w:rsidRPr="006E1A6B">
        <w:rPr>
          <w:rFonts w:ascii="Arial" w:hAnsi="Arial" w:cs="Arial"/>
          <w:i w:val="0"/>
          <w:color w:val="auto"/>
          <w:sz w:val="24"/>
        </w:rPr>
        <w:fldChar w:fldCharType="end"/>
      </w:r>
      <w:r w:rsidRPr="006E1A6B">
        <w:rPr>
          <w:rFonts w:ascii="Arial" w:hAnsi="Arial" w:cs="Arial"/>
          <w:i w:val="0"/>
          <w:color w:val="auto"/>
          <w:sz w:val="24"/>
        </w:rPr>
        <w:t xml:space="preserve"> </w:t>
      </w:r>
      <w:r>
        <w:rPr>
          <w:rFonts w:ascii="Arial" w:hAnsi="Arial" w:cs="Arial"/>
          <w:i w:val="0"/>
          <w:color w:val="auto"/>
          <w:sz w:val="24"/>
        </w:rPr>
        <w:t>-</w:t>
      </w:r>
      <w:r w:rsidRPr="006E1A6B">
        <w:rPr>
          <w:rFonts w:ascii="Arial" w:hAnsi="Arial" w:cs="Arial"/>
          <w:i w:val="0"/>
          <w:color w:val="auto"/>
          <w:sz w:val="24"/>
        </w:rPr>
        <w:t xml:space="preserve"> </w:t>
      </w:r>
      <w:r>
        <w:rPr>
          <w:rFonts w:ascii="Arial" w:hAnsi="Arial" w:cs="Arial"/>
          <w:i w:val="0"/>
          <w:color w:val="auto"/>
          <w:sz w:val="24"/>
        </w:rPr>
        <w:t xml:space="preserve">Desenho de Cálculo da Análise do Estudo de Eventos </w:t>
      </w:r>
    </w:p>
    <w:tbl>
      <w:tblPr>
        <w:tblW w:w="7688" w:type="dxa"/>
        <w:jc w:val="center"/>
        <w:tblCellMar>
          <w:left w:w="70" w:type="dxa"/>
          <w:right w:w="70" w:type="dxa"/>
        </w:tblCellMar>
        <w:tblLook w:val="04A0" w:firstRow="1" w:lastRow="0" w:firstColumn="1" w:lastColumn="0" w:noHBand="0" w:noVBand="1"/>
      </w:tblPr>
      <w:tblGrid>
        <w:gridCol w:w="1120"/>
        <w:gridCol w:w="1120"/>
        <w:gridCol w:w="2835"/>
        <w:gridCol w:w="1307"/>
        <w:gridCol w:w="1306"/>
      </w:tblGrid>
      <w:tr w:rsidR="008F75C9" w:rsidRPr="006560EB" w14:paraId="64743ABE" w14:textId="77777777" w:rsidTr="00422313">
        <w:trPr>
          <w:trHeight w:val="300"/>
          <w:jc w:val="center"/>
        </w:trPr>
        <w:tc>
          <w:tcPr>
            <w:tcW w:w="1120" w:type="dxa"/>
            <w:tcBorders>
              <w:top w:val="single" w:sz="12" w:space="0" w:color="auto"/>
              <w:left w:val="nil"/>
              <w:bottom w:val="single" w:sz="4" w:space="0" w:color="auto"/>
              <w:right w:val="nil"/>
            </w:tcBorders>
            <w:shd w:val="clear" w:color="auto" w:fill="auto"/>
            <w:noWrap/>
            <w:vAlign w:val="center"/>
            <w:hideMark/>
          </w:tcPr>
          <w:p w14:paraId="53C5032B"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Município</w:t>
            </w:r>
          </w:p>
        </w:tc>
        <w:tc>
          <w:tcPr>
            <w:tcW w:w="1120" w:type="dxa"/>
            <w:tcBorders>
              <w:top w:val="single" w:sz="12" w:space="0" w:color="auto"/>
              <w:left w:val="nil"/>
              <w:bottom w:val="single" w:sz="4" w:space="0" w:color="auto"/>
              <w:right w:val="nil"/>
            </w:tcBorders>
            <w:shd w:val="clear" w:color="auto" w:fill="auto"/>
            <w:noWrap/>
            <w:vAlign w:val="center"/>
            <w:hideMark/>
          </w:tcPr>
          <w:p w14:paraId="4817580B"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Prova</w:t>
            </w:r>
          </w:p>
        </w:tc>
        <w:tc>
          <w:tcPr>
            <w:tcW w:w="2835" w:type="dxa"/>
            <w:tcBorders>
              <w:top w:val="single" w:sz="12" w:space="0" w:color="auto"/>
              <w:left w:val="nil"/>
              <w:bottom w:val="single" w:sz="4" w:space="0" w:color="auto"/>
              <w:right w:val="nil"/>
            </w:tcBorders>
            <w:shd w:val="clear" w:color="auto" w:fill="auto"/>
            <w:noWrap/>
            <w:vAlign w:val="center"/>
            <w:hideMark/>
          </w:tcPr>
          <w:p w14:paraId="42998C84"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Grupo</w:t>
            </w:r>
          </w:p>
        </w:tc>
        <w:tc>
          <w:tcPr>
            <w:tcW w:w="1307" w:type="dxa"/>
            <w:tcBorders>
              <w:top w:val="single" w:sz="12" w:space="0" w:color="auto"/>
              <w:left w:val="nil"/>
              <w:bottom w:val="single" w:sz="4" w:space="0" w:color="auto"/>
              <w:right w:val="nil"/>
            </w:tcBorders>
            <w:shd w:val="clear" w:color="auto" w:fill="auto"/>
            <w:noWrap/>
            <w:vAlign w:val="center"/>
            <w:hideMark/>
          </w:tcPr>
          <w:p w14:paraId="17B07AB9"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Trata</w:t>
            </w:r>
            <w:r>
              <w:rPr>
                <w:rFonts w:ascii="Arial" w:eastAsia="Times New Roman" w:hAnsi="Arial" w:cs="Arial"/>
                <w:b/>
                <w:color w:val="000000"/>
                <w:sz w:val="20"/>
                <w:szCs w:val="20"/>
                <w:lang w:eastAsia="pt-BR"/>
              </w:rPr>
              <w:t>mento*</w:t>
            </w:r>
          </w:p>
        </w:tc>
        <w:tc>
          <w:tcPr>
            <w:tcW w:w="1306" w:type="dxa"/>
            <w:tcBorders>
              <w:top w:val="single" w:sz="12" w:space="0" w:color="auto"/>
              <w:left w:val="nil"/>
              <w:bottom w:val="single" w:sz="4" w:space="0" w:color="auto"/>
              <w:right w:val="nil"/>
            </w:tcBorders>
            <w:shd w:val="clear" w:color="auto" w:fill="auto"/>
            <w:noWrap/>
            <w:vAlign w:val="center"/>
            <w:hideMark/>
          </w:tcPr>
          <w:p w14:paraId="6860CBB8"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Distância 'k'</w:t>
            </w:r>
          </w:p>
        </w:tc>
      </w:tr>
      <w:tr w:rsidR="008F75C9" w:rsidRPr="006560EB" w14:paraId="27DF5B62"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59FE7040"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A</w:t>
            </w:r>
          </w:p>
        </w:tc>
        <w:tc>
          <w:tcPr>
            <w:tcW w:w="1120" w:type="dxa"/>
            <w:tcBorders>
              <w:top w:val="nil"/>
              <w:left w:val="nil"/>
              <w:bottom w:val="nil"/>
              <w:right w:val="nil"/>
            </w:tcBorders>
            <w:shd w:val="clear" w:color="auto" w:fill="auto"/>
            <w:noWrap/>
            <w:vAlign w:val="center"/>
            <w:hideMark/>
          </w:tcPr>
          <w:p w14:paraId="1125304D"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2007</w:t>
            </w:r>
          </w:p>
        </w:tc>
        <w:tc>
          <w:tcPr>
            <w:tcW w:w="2835" w:type="dxa"/>
            <w:tcBorders>
              <w:top w:val="nil"/>
              <w:left w:val="nil"/>
              <w:bottom w:val="nil"/>
              <w:right w:val="nil"/>
            </w:tcBorders>
            <w:shd w:val="clear" w:color="auto" w:fill="auto"/>
            <w:noWrap/>
            <w:vAlign w:val="center"/>
            <w:hideMark/>
          </w:tcPr>
          <w:p w14:paraId="5ABAC6C6" w14:textId="5DEE5D97" w:rsidR="008F75C9" w:rsidRPr="006560EB" w:rsidRDefault="008F75C9" w:rsidP="001938BB">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Grupo de </w:t>
            </w:r>
            <w:r w:rsidR="001938BB">
              <w:rPr>
                <w:rFonts w:ascii="Arial" w:eastAsia="Times New Roman" w:hAnsi="Arial" w:cs="Arial"/>
                <w:color w:val="000000"/>
                <w:sz w:val="20"/>
                <w:szCs w:val="20"/>
                <w:lang w:eastAsia="pt-BR"/>
              </w:rPr>
              <w:t>2013</w:t>
            </w:r>
          </w:p>
        </w:tc>
        <w:tc>
          <w:tcPr>
            <w:tcW w:w="1307" w:type="dxa"/>
            <w:tcBorders>
              <w:top w:val="nil"/>
              <w:left w:val="nil"/>
              <w:bottom w:val="nil"/>
              <w:right w:val="nil"/>
            </w:tcBorders>
            <w:shd w:val="clear" w:color="auto" w:fill="auto"/>
            <w:noWrap/>
            <w:vAlign w:val="center"/>
            <w:hideMark/>
          </w:tcPr>
          <w:p w14:paraId="4A687ABD"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25397237"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Omitida***</w:t>
            </w:r>
          </w:p>
        </w:tc>
      </w:tr>
      <w:tr w:rsidR="008F75C9" w:rsidRPr="006560EB" w14:paraId="4FAC0642"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3EC1894E"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A</w:t>
            </w:r>
          </w:p>
        </w:tc>
        <w:tc>
          <w:tcPr>
            <w:tcW w:w="1120" w:type="dxa"/>
            <w:tcBorders>
              <w:top w:val="nil"/>
              <w:left w:val="nil"/>
              <w:bottom w:val="nil"/>
              <w:right w:val="nil"/>
            </w:tcBorders>
            <w:shd w:val="clear" w:color="auto" w:fill="auto"/>
            <w:noWrap/>
            <w:vAlign w:val="center"/>
            <w:hideMark/>
          </w:tcPr>
          <w:p w14:paraId="21BD52D9"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2009</w:t>
            </w:r>
          </w:p>
        </w:tc>
        <w:tc>
          <w:tcPr>
            <w:tcW w:w="2835" w:type="dxa"/>
            <w:tcBorders>
              <w:top w:val="nil"/>
              <w:left w:val="nil"/>
              <w:bottom w:val="nil"/>
              <w:right w:val="nil"/>
            </w:tcBorders>
            <w:shd w:val="clear" w:color="auto" w:fill="auto"/>
            <w:noWrap/>
            <w:vAlign w:val="center"/>
            <w:hideMark/>
          </w:tcPr>
          <w:p w14:paraId="77201CAE" w14:textId="52E01C68" w:rsidR="008F75C9"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2013</w:t>
            </w:r>
          </w:p>
        </w:tc>
        <w:tc>
          <w:tcPr>
            <w:tcW w:w="1307" w:type="dxa"/>
            <w:tcBorders>
              <w:top w:val="nil"/>
              <w:left w:val="nil"/>
              <w:bottom w:val="nil"/>
              <w:right w:val="nil"/>
            </w:tcBorders>
            <w:shd w:val="clear" w:color="auto" w:fill="auto"/>
            <w:noWrap/>
            <w:vAlign w:val="center"/>
            <w:hideMark/>
          </w:tcPr>
          <w:p w14:paraId="25F934DA"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646D4990"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r>
      <w:tr w:rsidR="008F75C9" w:rsidRPr="006560EB" w14:paraId="2A1BDE71"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1578EFDD"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A</w:t>
            </w:r>
          </w:p>
        </w:tc>
        <w:tc>
          <w:tcPr>
            <w:tcW w:w="1120" w:type="dxa"/>
            <w:tcBorders>
              <w:top w:val="nil"/>
              <w:left w:val="nil"/>
              <w:bottom w:val="nil"/>
              <w:right w:val="nil"/>
            </w:tcBorders>
            <w:shd w:val="clear" w:color="auto" w:fill="auto"/>
            <w:noWrap/>
            <w:vAlign w:val="center"/>
            <w:hideMark/>
          </w:tcPr>
          <w:p w14:paraId="5B96BB9D"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2011</w:t>
            </w:r>
          </w:p>
        </w:tc>
        <w:tc>
          <w:tcPr>
            <w:tcW w:w="2835" w:type="dxa"/>
            <w:tcBorders>
              <w:top w:val="nil"/>
              <w:left w:val="nil"/>
              <w:bottom w:val="nil"/>
              <w:right w:val="nil"/>
            </w:tcBorders>
            <w:shd w:val="clear" w:color="auto" w:fill="auto"/>
            <w:noWrap/>
            <w:vAlign w:val="center"/>
            <w:hideMark/>
          </w:tcPr>
          <w:p w14:paraId="40A85711" w14:textId="1852ABE7" w:rsidR="008F75C9"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2013</w:t>
            </w:r>
          </w:p>
        </w:tc>
        <w:tc>
          <w:tcPr>
            <w:tcW w:w="1307" w:type="dxa"/>
            <w:tcBorders>
              <w:top w:val="nil"/>
              <w:left w:val="nil"/>
              <w:bottom w:val="nil"/>
              <w:right w:val="nil"/>
            </w:tcBorders>
            <w:shd w:val="clear" w:color="auto" w:fill="auto"/>
            <w:noWrap/>
            <w:vAlign w:val="center"/>
            <w:hideMark/>
          </w:tcPr>
          <w:p w14:paraId="152109A2"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2F7B5941"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p>
        </w:tc>
      </w:tr>
      <w:tr w:rsidR="008F75C9" w:rsidRPr="006560EB" w14:paraId="58C702B0"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0A316800"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A</w:t>
            </w:r>
          </w:p>
        </w:tc>
        <w:tc>
          <w:tcPr>
            <w:tcW w:w="1120" w:type="dxa"/>
            <w:tcBorders>
              <w:top w:val="nil"/>
              <w:left w:val="nil"/>
              <w:bottom w:val="nil"/>
              <w:right w:val="nil"/>
            </w:tcBorders>
            <w:shd w:val="clear" w:color="auto" w:fill="auto"/>
            <w:noWrap/>
            <w:vAlign w:val="center"/>
            <w:hideMark/>
          </w:tcPr>
          <w:p w14:paraId="246F7E66"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2013</w:t>
            </w:r>
          </w:p>
        </w:tc>
        <w:tc>
          <w:tcPr>
            <w:tcW w:w="2835" w:type="dxa"/>
            <w:tcBorders>
              <w:top w:val="nil"/>
              <w:left w:val="nil"/>
              <w:bottom w:val="nil"/>
              <w:right w:val="nil"/>
            </w:tcBorders>
            <w:shd w:val="clear" w:color="auto" w:fill="auto"/>
            <w:noWrap/>
            <w:vAlign w:val="center"/>
            <w:hideMark/>
          </w:tcPr>
          <w:p w14:paraId="6450E3F2" w14:textId="36E42B17" w:rsidR="008F75C9"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2013</w:t>
            </w:r>
          </w:p>
        </w:tc>
        <w:tc>
          <w:tcPr>
            <w:tcW w:w="1307" w:type="dxa"/>
            <w:tcBorders>
              <w:top w:val="nil"/>
              <w:left w:val="nil"/>
              <w:bottom w:val="nil"/>
              <w:right w:val="nil"/>
            </w:tcBorders>
            <w:shd w:val="clear" w:color="auto" w:fill="auto"/>
            <w:noWrap/>
            <w:vAlign w:val="center"/>
            <w:hideMark/>
          </w:tcPr>
          <w:p w14:paraId="0E45B367"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1</w:t>
            </w:r>
            <w:proofErr w:type="gramEnd"/>
          </w:p>
        </w:tc>
        <w:tc>
          <w:tcPr>
            <w:tcW w:w="1306" w:type="dxa"/>
            <w:tcBorders>
              <w:top w:val="nil"/>
              <w:left w:val="nil"/>
              <w:bottom w:val="nil"/>
              <w:right w:val="nil"/>
            </w:tcBorders>
            <w:shd w:val="clear" w:color="auto" w:fill="auto"/>
            <w:noWrap/>
            <w:vAlign w:val="center"/>
          </w:tcPr>
          <w:p w14:paraId="23002CE5"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0</w:t>
            </w:r>
            <w:proofErr w:type="gramEnd"/>
          </w:p>
        </w:tc>
      </w:tr>
      <w:tr w:rsidR="008F75C9" w:rsidRPr="006560EB" w14:paraId="0E1D96E1"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65BF0E4D"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A</w:t>
            </w:r>
          </w:p>
        </w:tc>
        <w:tc>
          <w:tcPr>
            <w:tcW w:w="1120" w:type="dxa"/>
            <w:tcBorders>
              <w:top w:val="nil"/>
              <w:left w:val="nil"/>
              <w:bottom w:val="nil"/>
              <w:right w:val="nil"/>
            </w:tcBorders>
            <w:shd w:val="clear" w:color="auto" w:fill="auto"/>
            <w:noWrap/>
            <w:vAlign w:val="center"/>
            <w:hideMark/>
          </w:tcPr>
          <w:p w14:paraId="6D947D2E"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2015</w:t>
            </w:r>
          </w:p>
        </w:tc>
        <w:tc>
          <w:tcPr>
            <w:tcW w:w="2835" w:type="dxa"/>
            <w:tcBorders>
              <w:top w:val="nil"/>
              <w:left w:val="nil"/>
              <w:bottom w:val="nil"/>
              <w:right w:val="nil"/>
            </w:tcBorders>
            <w:shd w:val="clear" w:color="auto" w:fill="auto"/>
            <w:noWrap/>
            <w:vAlign w:val="center"/>
            <w:hideMark/>
          </w:tcPr>
          <w:p w14:paraId="74934C69" w14:textId="7ABA0B07" w:rsidR="008F75C9"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2013</w:t>
            </w:r>
          </w:p>
        </w:tc>
        <w:tc>
          <w:tcPr>
            <w:tcW w:w="1307" w:type="dxa"/>
            <w:tcBorders>
              <w:top w:val="nil"/>
              <w:left w:val="nil"/>
              <w:bottom w:val="nil"/>
              <w:right w:val="nil"/>
            </w:tcBorders>
            <w:shd w:val="clear" w:color="auto" w:fill="auto"/>
            <w:noWrap/>
            <w:vAlign w:val="center"/>
            <w:hideMark/>
          </w:tcPr>
          <w:p w14:paraId="51E75E57"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1</w:t>
            </w:r>
            <w:proofErr w:type="gramEnd"/>
          </w:p>
        </w:tc>
        <w:tc>
          <w:tcPr>
            <w:tcW w:w="1306" w:type="dxa"/>
            <w:tcBorders>
              <w:top w:val="nil"/>
              <w:left w:val="nil"/>
              <w:bottom w:val="nil"/>
              <w:right w:val="nil"/>
            </w:tcBorders>
            <w:shd w:val="clear" w:color="auto" w:fill="auto"/>
            <w:noWrap/>
            <w:vAlign w:val="center"/>
          </w:tcPr>
          <w:p w14:paraId="341B15BC"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2</w:t>
            </w:r>
            <w:proofErr w:type="gramEnd"/>
          </w:p>
        </w:tc>
      </w:tr>
      <w:tr w:rsidR="008F75C9" w:rsidRPr="006560EB" w14:paraId="091CE926"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2031F774"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A</w:t>
            </w:r>
          </w:p>
        </w:tc>
        <w:tc>
          <w:tcPr>
            <w:tcW w:w="1120" w:type="dxa"/>
            <w:tcBorders>
              <w:top w:val="nil"/>
              <w:left w:val="nil"/>
              <w:bottom w:val="nil"/>
              <w:right w:val="nil"/>
            </w:tcBorders>
            <w:shd w:val="clear" w:color="auto" w:fill="auto"/>
            <w:noWrap/>
            <w:vAlign w:val="center"/>
            <w:hideMark/>
          </w:tcPr>
          <w:p w14:paraId="37EEDC15"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2017</w:t>
            </w:r>
          </w:p>
        </w:tc>
        <w:tc>
          <w:tcPr>
            <w:tcW w:w="2835" w:type="dxa"/>
            <w:tcBorders>
              <w:top w:val="nil"/>
              <w:left w:val="nil"/>
              <w:bottom w:val="nil"/>
              <w:right w:val="nil"/>
            </w:tcBorders>
            <w:shd w:val="clear" w:color="auto" w:fill="auto"/>
            <w:noWrap/>
            <w:vAlign w:val="center"/>
            <w:hideMark/>
          </w:tcPr>
          <w:p w14:paraId="617DDB48" w14:textId="6CD39772" w:rsidR="008F75C9"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2013</w:t>
            </w:r>
          </w:p>
        </w:tc>
        <w:tc>
          <w:tcPr>
            <w:tcW w:w="1307" w:type="dxa"/>
            <w:tcBorders>
              <w:top w:val="nil"/>
              <w:left w:val="nil"/>
              <w:bottom w:val="nil"/>
              <w:right w:val="nil"/>
            </w:tcBorders>
            <w:shd w:val="clear" w:color="auto" w:fill="auto"/>
            <w:noWrap/>
            <w:vAlign w:val="center"/>
            <w:hideMark/>
          </w:tcPr>
          <w:p w14:paraId="34524833"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1</w:t>
            </w:r>
            <w:proofErr w:type="gramEnd"/>
          </w:p>
        </w:tc>
        <w:tc>
          <w:tcPr>
            <w:tcW w:w="1306" w:type="dxa"/>
            <w:tcBorders>
              <w:top w:val="nil"/>
              <w:left w:val="nil"/>
              <w:bottom w:val="nil"/>
              <w:right w:val="nil"/>
            </w:tcBorders>
            <w:shd w:val="clear" w:color="auto" w:fill="auto"/>
            <w:noWrap/>
            <w:vAlign w:val="center"/>
          </w:tcPr>
          <w:p w14:paraId="53A8ADB5"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4</w:t>
            </w:r>
            <w:proofErr w:type="gramEnd"/>
          </w:p>
        </w:tc>
      </w:tr>
      <w:tr w:rsidR="008F75C9" w:rsidRPr="006560EB" w14:paraId="3B1D0795"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35291BF7"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p>
        </w:tc>
        <w:tc>
          <w:tcPr>
            <w:tcW w:w="1120" w:type="dxa"/>
            <w:tcBorders>
              <w:top w:val="nil"/>
              <w:left w:val="nil"/>
              <w:bottom w:val="nil"/>
              <w:right w:val="nil"/>
            </w:tcBorders>
            <w:shd w:val="clear" w:color="auto" w:fill="auto"/>
            <w:noWrap/>
            <w:vAlign w:val="center"/>
            <w:hideMark/>
          </w:tcPr>
          <w:p w14:paraId="05229F50"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c>
          <w:tcPr>
            <w:tcW w:w="2835" w:type="dxa"/>
            <w:tcBorders>
              <w:top w:val="nil"/>
              <w:left w:val="nil"/>
              <w:bottom w:val="nil"/>
              <w:right w:val="nil"/>
            </w:tcBorders>
            <w:shd w:val="clear" w:color="auto" w:fill="auto"/>
            <w:noWrap/>
            <w:vAlign w:val="center"/>
            <w:hideMark/>
          </w:tcPr>
          <w:p w14:paraId="1C46659B"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c>
          <w:tcPr>
            <w:tcW w:w="1307" w:type="dxa"/>
            <w:tcBorders>
              <w:top w:val="nil"/>
              <w:left w:val="nil"/>
              <w:bottom w:val="nil"/>
              <w:right w:val="nil"/>
            </w:tcBorders>
            <w:shd w:val="clear" w:color="auto" w:fill="auto"/>
            <w:noWrap/>
            <w:vAlign w:val="center"/>
            <w:hideMark/>
          </w:tcPr>
          <w:p w14:paraId="53B49EDC"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c>
          <w:tcPr>
            <w:tcW w:w="1306" w:type="dxa"/>
            <w:tcBorders>
              <w:top w:val="nil"/>
              <w:left w:val="nil"/>
              <w:bottom w:val="nil"/>
              <w:right w:val="nil"/>
            </w:tcBorders>
            <w:shd w:val="clear" w:color="auto" w:fill="auto"/>
            <w:noWrap/>
            <w:vAlign w:val="center"/>
          </w:tcPr>
          <w:p w14:paraId="533F3690"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r>
      <w:tr w:rsidR="008F75C9" w:rsidRPr="006560EB" w14:paraId="1BDA1EA3"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63B8ADBA"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B</w:t>
            </w:r>
          </w:p>
        </w:tc>
        <w:tc>
          <w:tcPr>
            <w:tcW w:w="1120" w:type="dxa"/>
            <w:tcBorders>
              <w:top w:val="nil"/>
              <w:left w:val="nil"/>
              <w:bottom w:val="nil"/>
              <w:right w:val="nil"/>
            </w:tcBorders>
            <w:shd w:val="clear" w:color="auto" w:fill="auto"/>
            <w:noWrap/>
            <w:vAlign w:val="center"/>
            <w:hideMark/>
          </w:tcPr>
          <w:p w14:paraId="3EEDA72A"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2007</w:t>
            </w:r>
          </w:p>
        </w:tc>
        <w:tc>
          <w:tcPr>
            <w:tcW w:w="2835" w:type="dxa"/>
            <w:tcBorders>
              <w:top w:val="nil"/>
              <w:left w:val="nil"/>
              <w:bottom w:val="nil"/>
              <w:right w:val="nil"/>
            </w:tcBorders>
            <w:shd w:val="clear" w:color="auto" w:fill="auto"/>
            <w:noWrap/>
            <w:vAlign w:val="center"/>
            <w:hideMark/>
          </w:tcPr>
          <w:p w14:paraId="3E32D3FE" w14:textId="2ECB1242" w:rsidR="008F75C9"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2015</w:t>
            </w:r>
          </w:p>
        </w:tc>
        <w:tc>
          <w:tcPr>
            <w:tcW w:w="1307" w:type="dxa"/>
            <w:tcBorders>
              <w:top w:val="nil"/>
              <w:left w:val="nil"/>
              <w:bottom w:val="nil"/>
              <w:right w:val="nil"/>
            </w:tcBorders>
            <w:shd w:val="clear" w:color="auto" w:fill="auto"/>
            <w:noWrap/>
            <w:vAlign w:val="center"/>
            <w:hideMark/>
          </w:tcPr>
          <w:p w14:paraId="3EFB9A08"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5550E7D1"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Omitida</w:t>
            </w:r>
          </w:p>
        </w:tc>
      </w:tr>
      <w:tr w:rsidR="001938BB" w:rsidRPr="006560EB" w14:paraId="15F551AF"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19D6014C"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B</w:t>
            </w:r>
          </w:p>
        </w:tc>
        <w:tc>
          <w:tcPr>
            <w:tcW w:w="1120" w:type="dxa"/>
            <w:tcBorders>
              <w:top w:val="nil"/>
              <w:left w:val="nil"/>
              <w:bottom w:val="nil"/>
              <w:right w:val="nil"/>
            </w:tcBorders>
            <w:shd w:val="clear" w:color="auto" w:fill="auto"/>
            <w:noWrap/>
            <w:vAlign w:val="center"/>
            <w:hideMark/>
          </w:tcPr>
          <w:p w14:paraId="41FC8F49"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2009</w:t>
            </w:r>
          </w:p>
        </w:tc>
        <w:tc>
          <w:tcPr>
            <w:tcW w:w="2835" w:type="dxa"/>
            <w:tcBorders>
              <w:top w:val="nil"/>
              <w:left w:val="nil"/>
              <w:bottom w:val="nil"/>
              <w:right w:val="nil"/>
            </w:tcBorders>
            <w:shd w:val="clear" w:color="auto" w:fill="auto"/>
            <w:noWrap/>
            <w:vAlign w:val="center"/>
            <w:hideMark/>
          </w:tcPr>
          <w:p w14:paraId="1111B2B9" w14:textId="665D9979"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2015</w:t>
            </w:r>
          </w:p>
        </w:tc>
        <w:tc>
          <w:tcPr>
            <w:tcW w:w="1307" w:type="dxa"/>
            <w:tcBorders>
              <w:top w:val="nil"/>
              <w:left w:val="nil"/>
              <w:bottom w:val="nil"/>
              <w:right w:val="nil"/>
            </w:tcBorders>
            <w:shd w:val="clear" w:color="auto" w:fill="auto"/>
            <w:noWrap/>
            <w:vAlign w:val="center"/>
            <w:hideMark/>
          </w:tcPr>
          <w:p w14:paraId="6F021675"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3E2469A2"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r>
      <w:tr w:rsidR="001938BB" w:rsidRPr="006560EB" w14:paraId="4AA00F72"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7F4B5447"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B</w:t>
            </w:r>
          </w:p>
        </w:tc>
        <w:tc>
          <w:tcPr>
            <w:tcW w:w="1120" w:type="dxa"/>
            <w:tcBorders>
              <w:top w:val="nil"/>
              <w:left w:val="nil"/>
              <w:bottom w:val="nil"/>
              <w:right w:val="nil"/>
            </w:tcBorders>
            <w:shd w:val="clear" w:color="auto" w:fill="auto"/>
            <w:noWrap/>
            <w:vAlign w:val="center"/>
            <w:hideMark/>
          </w:tcPr>
          <w:p w14:paraId="07ED205B"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2011</w:t>
            </w:r>
          </w:p>
        </w:tc>
        <w:tc>
          <w:tcPr>
            <w:tcW w:w="2835" w:type="dxa"/>
            <w:tcBorders>
              <w:top w:val="nil"/>
              <w:left w:val="nil"/>
              <w:bottom w:val="nil"/>
              <w:right w:val="nil"/>
            </w:tcBorders>
            <w:shd w:val="clear" w:color="auto" w:fill="auto"/>
            <w:noWrap/>
            <w:vAlign w:val="center"/>
            <w:hideMark/>
          </w:tcPr>
          <w:p w14:paraId="2EFF0093" w14:textId="29381635"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2015</w:t>
            </w:r>
          </w:p>
        </w:tc>
        <w:tc>
          <w:tcPr>
            <w:tcW w:w="1307" w:type="dxa"/>
            <w:tcBorders>
              <w:top w:val="nil"/>
              <w:left w:val="nil"/>
              <w:bottom w:val="nil"/>
              <w:right w:val="nil"/>
            </w:tcBorders>
            <w:shd w:val="clear" w:color="auto" w:fill="auto"/>
            <w:noWrap/>
            <w:vAlign w:val="center"/>
            <w:hideMark/>
          </w:tcPr>
          <w:p w14:paraId="07C5E61E"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4E19B0CA"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r>
      <w:tr w:rsidR="001938BB" w:rsidRPr="006560EB" w14:paraId="47AE1546"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797D6EFD"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B</w:t>
            </w:r>
          </w:p>
        </w:tc>
        <w:tc>
          <w:tcPr>
            <w:tcW w:w="1120" w:type="dxa"/>
            <w:tcBorders>
              <w:top w:val="nil"/>
              <w:left w:val="nil"/>
              <w:bottom w:val="nil"/>
              <w:right w:val="nil"/>
            </w:tcBorders>
            <w:shd w:val="clear" w:color="auto" w:fill="auto"/>
            <w:noWrap/>
            <w:vAlign w:val="center"/>
            <w:hideMark/>
          </w:tcPr>
          <w:p w14:paraId="5C17D34C"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2013</w:t>
            </w:r>
          </w:p>
        </w:tc>
        <w:tc>
          <w:tcPr>
            <w:tcW w:w="2835" w:type="dxa"/>
            <w:tcBorders>
              <w:top w:val="nil"/>
              <w:left w:val="nil"/>
              <w:bottom w:val="nil"/>
              <w:right w:val="nil"/>
            </w:tcBorders>
            <w:shd w:val="clear" w:color="auto" w:fill="auto"/>
            <w:noWrap/>
            <w:vAlign w:val="center"/>
            <w:hideMark/>
          </w:tcPr>
          <w:p w14:paraId="19120053" w14:textId="64706CED"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2015</w:t>
            </w:r>
          </w:p>
        </w:tc>
        <w:tc>
          <w:tcPr>
            <w:tcW w:w="1307" w:type="dxa"/>
            <w:tcBorders>
              <w:top w:val="nil"/>
              <w:left w:val="nil"/>
              <w:bottom w:val="nil"/>
              <w:right w:val="nil"/>
            </w:tcBorders>
            <w:shd w:val="clear" w:color="auto" w:fill="auto"/>
            <w:noWrap/>
            <w:vAlign w:val="center"/>
            <w:hideMark/>
          </w:tcPr>
          <w:p w14:paraId="62A33157"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29A8B17F"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p>
        </w:tc>
      </w:tr>
      <w:tr w:rsidR="001938BB" w:rsidRPr="006560EB" w14:paraId="6FADEA15"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7C730AD9"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B</w:t>
            </w:r>
          </w:p>
        </w:tc>
        <w:tc>
          <w:tcPr>
            <w:tcW w:w="1120" w:type="dxa"/>
            <w:tcBorders>
              <w:top w:val="nil"/>
              <w:left w:val="nil"/>
              <w:bottom w:val="nil"/>
              <w:right w:val="nil"/>
            </w:tcBorders>
            <w:shd w:val="clear" w:color="auto" w:fill="auto"/>
            <w:noWrap/>
            <w:vAlign w:val="center"/>
            <w:hideMark/>
          </w:tcPr>
          <w:p w14:paraId="647420AA"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2015</w:t>
            </w:r>
          </w:p>
        </w:tc>
        <w:tc>
          <w:tcPr>
            <w:tcW w:w="2835" w:type="dxa"/>
            <w:tcBorders>
              <w:top w:val="nil"/>
              <w:left w:val="nil"/>
              <w:bottom w:val="nil"/>
              <w:right w:val="nil"/>
            </w:tcBorders>
            <w:shd w:val="clear" w:color="auto" w:fill="auto"/>
            <w:noWrap/>
            <w:vAlign w:val="center"/>
            <w:hideMark/>
          </w:tcPr>
          <w:p w14:paraId="56160115" w14:textId="596F68F6"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2015</w:t>
            </w:r>
          </w:p>
        </w:tc>
        <w:tc>
          <w:tcPr>
            <w:tcW w:w="1307" w:type="dxa"/>
            <w:tcBorders>
              <w:top w:val="nil"/>
              <w:left w:val="nil"/>
              <w:bottom w:val="nil"/>
              <w:right w:val="nil"/>
            </w:tcBorders>
            <w:shd w:val="clear" w:color="auto" w:fill="auto"/>
            <w:noWrap/>
            <w:vAlign w:val="center"/>
            <w:hideMark/>
          </w:tcPr>
          <w:p w14:paraId="25346EFA"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1</w:t>
            </w:r>
            <w:proofErr w:type="gramEnd"/>
          </w:p>
        </w:tc>
        <w:tc>
          <w:tcPr>
            <w:tcW w:w="1306" w:type="dxa"/>
            <w:tcBorders>
              <w:top w:val="nil"/>
              <w:left w:val="nil"/>
              <w:bottom w:val="nil"/>
              <w:right w:val="nil"/>
            </w:tcBorders>
            <w:shd w:val="clear" w:color="auto" w:fill="auto"/>
            <w:noWrap/>
            <w:vAlign w:val="center"/>
          </w:tcPr>
          <w:p w14:paraId="67923952"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0</w:t>
            </w:r>
            <w:proofErr w:type="gramEnd"/>
          </w:p>
        </w:tc>
      </w:tr>
      <w:tr w:rsidR="001938BB" w:rsidRPr="006560EB" w14:paraId="3CFFB79D"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7DFA2C06"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B</w:t>
            </w:r>
          </w:p>
        </w:tc>
        <w:tc>
          <w:tcPr>
            <w:tcW w:w="1120" w:type="dxa"/>
            <w:tcBorders>
              <w:top w:val="nil"/>
              <w:left w:val="nil"/>
              <w:bottom w:val="nil"/>
              <w:right w:val="nil"/>
            </w:tcBorders>
            <w:shd w:val="clear" w:color="auto" w:fill="auto"/>
            <w:noWrap/>
            <w:vAlign w:val="center"/>
            <w:hideMark/>
          </w:tcPr>
          <w:p w14:paraId="0177E0E3"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2017</w:t>
            </w:r>
          </w:p>
        </w:tc>
        <w:tc>
          <w:tcPr>
            <w:tcW w:w="2835" w:type="dxa"/>
            <w:tcBorders>
              <w:top w:val="nil"/>
              <w:left w:val="nil"/>
              <w:bottom w:val="nil"/>
              <w:right w:val="nil"/>
            </w:tcBorders>
            <w:shd w:val="clear" w:color="auto" w:fill="auto"/>
            <w:noWrap/>
            <w:vAlign w:val="center"/>
            <w:hideMark/>
          </w:tcPr>
          <w:p w14:paraId="6EFB1DEF" w14:textId="1220BBFF"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2015</w:t>
            </w:r>
          </w:p>
        </w:tc>
        <w:tc>
          <w:tcPr>
            <w:tcW w:w="1307" w:type="dxa"/>
            <w:tcBorders>
              <w:top w:val="nil"/>
              <w:left w:val="nil"/>
              <w:bottom w:val="nil"/>
              <w:right w:val="nil"/>
            </w:tcBorders>
            <w:shd w:val="clear" w:color="auto" w:fill="auto"/>
            <w:noWrap/>
            <w:vAlign w:val="center"/>
            <w:hideMark/>
          </w:tcPr>
          <w:p w14:paraId="32B83FE1"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1</w:t>
            </w:r>
            <w:proofErr w:type="gramEnd"/>
          </w:p>
        </w:tc>
        <w:tc>
          <w:tcPr>
            <w:tcW w:w="1306" w:type="dxa"/>
            <w:tcBorders>
              <w:top w:val="nil"/>
              <w:left w:val="nil"/>
              <w:bottom w:val="nil"/>
              <w:right w:val="nil"/>
            </w:tcBorders>
            <w:shd w:val="clear" w:color="auto" w:fill="auto"/>
            <w:noWrap/>
            <w:vAlign w:val="center"/>
          </w:tcPr>
          <w:p w14:paraId="617768E3"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2</w:t>
            </w:r>
            <w:proofErr w:type="gramEnd"/>
          </w:p>
        </w:tc>
      </w:tr>
      <w:tr w:rsidR="008F75C9" w:rsidRPr="006560EB" w14:paraId="762EC948"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3933D222"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p>
        </w:tc>
        <w:tc>
          <w:tcPr>
            <w:tcW w:w="1120" w:type="dxa"/>
            <w:tcBorders>
              <w:top w:val="nil"/>
              <w:left w:val="nil"/>
              <w:bottom w:val="nil"/>
              <w:right w:val="nil"/>
            </w:tcBorders>
            <w:shd w:val="clear" w:color="auto" w:fill="auto"/>
            <w:noWrap/>
            <w:vAlign w:val="center"/>
            <w:hideMark/>
          </w:tcPr>
          <w:p w14:paraId="141142DD"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c>
          <w:tcPr>
            <w:tcW w:w="2835" w:type="dxa"/>
            <w:tcBorders>
              <w:top w:val="nil"/>
              <w:left w:val="nil"/>
              <w:bottom w:val="nil"/>
              <w:right w:val="nil"/>
            </w:tcBorders>
            <w:shd w:val="clear" w:color="auto" w:fill="auto"/>
            <w:noWrap/>
            <w:vAlign w:val="center"/>
            <w:hideMark/>
          </w:tcPr>
          <w:p w14:paraId="753EC9F6"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c>
          <w:tcPr>
            <w:tcW w:w="1307" w:type="dxa"/>
            <w:tcBorders>
              <w:top w:val="nil"/>
              <w:left w:val="nil"/>
              <w:bottom w:val="nil"/>
              <w:right w:val="nil"/>
            </w:tcBorders>
            <w:shd w:val="clear" w:color="auto" w:fill="auto"/>
            <w:noWrap/>
            <w:vAlign w:val="center"/>
            <w:hideMark/>
          </w:tcPr>
          <w:p w14:paraId="04D6CC9F"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c>
          <w:tcPr>
            <w:tcW w:w="1306" w:type="dxa"/>
            <w:tcBorders>
              <w:top w:val="nil"/>
              <w:left w:val="nil"/>
              <w:bottom w:val="nil"/>
              <w:right w:val="nil"/>
            </w:tcBorders>
            <w:shd w:val="clear" w:color="auto" w:fill="auto"/>
            <w:noWrap/>
            <w:vAlign w:val="center"/>
          </w:tcPr>
          <w:p w14:paraId="3F7492C1"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r>
      <w:tr w:rsidR="001938BB" w:rsidRPr="006560EB" w14:paraId="78D5F0F8"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7BECC0D2"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C</w:t>
            </w:r>
          </w:p>
        </w:tc>
        <w:tc>
          <w:tcPr>
            <w:tcW w:w="1120" w:type="dxa"/>
            <w:tcBorders>
              <w:top w:val="nil"/>
              <w:left w:val="nil"/>
              <w:bottom w:val="nil"/>
              <w:right w:val="nil"/>
            </w:tcBorders>
            <w:shd w:val="clear" w:color="auto" w:fill="auto"/>
            <w:noWrap/>
            <w:vAlign w:val="center"/>
            <w:hideMark/>
          </w:tcPr>
          <w:p w14:paraId="44AE2742"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2007</w:t>
            </w:r>
          </w:p>
        </w:tc>
        <w:tc>
          <w:tcPr>
            <w:tcW w:w="2835" w:type="dxa"/>
            <w:tcBorders>
              <w:top w:val="nil"/>
              <w:left w:val="nil"/>
              <w:bottom w:val="nil"/>
              <w:right w:val="nil"/>
            </w:tcBorders>
            <w:shd w:val="clear" w:color="auto" w:fill="auto"/>
            <w:noWrap/>
            <w:vAlign w:val="center"/>
            <w:hideMark/>
          </w:tcPr>
          <w:p w14:paraId="6824E943" w14:textId="1695A4B6"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2017</w:t>
            </w:r>
          </w:p>
        </w:tc>
        <w:tc>
          <w:tcPr>
            <w:tcW w:w="1307" w:type="dxa"/>
            <w:tcBorders>
              <w:top w:val="nil"/>
              <w:left w:val="nil"/>
              <w:bottom w:val="nil"/>
              <w:right w:val="nil"/>
            </w:tcBorders>
            <w:shd w:val="clear" w:color="auto" w:fill="auto"/>
            <w:noWrap/>
            <w:vAlign w:val="center"/>
            <w:hideMark/>
          </w:tcPr>
          <w:p w14:paraId="6B15AAD2"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39472151"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Omitida</w:t>
            </w:r>
          </w:p>
        </w:tc>
      </w:tr>
      <w:tr w:rsidR="001938BB" w:rsidRPr="006560EB" w14:paraId="78985478"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428A6469"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C</w:t>
            </w:r>
          </w:p>
        </w:tc>
        <w:tc>
          <w:tcPr>
            <w:tcW w:w="1120" w:type="dxa"/>
            <w:tcBorders>
              <w:top w:val="nil"/>
              <w:left w:val="nil"/>
              <w:bottom w:val="nil"/>
              <w:right w:val="nil"/>
            </w:tcBorders>
            <w:shd w:val="clear" w:color="auto" w:fill="auto"/>
            <w:noWrap/>
            <w:vAlign w:val="center"/>
            <w:hideMark/>
          </w:tcPr>
          <w:p w14:paraId="523AF5F9"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2009</w:t>
            </w:r>
          </w:p>
        </w:tc>
        <w:tc>
          <w:tcPr>
            <w:tcW w:w="2835" w:type="dxa"/>
            <w:tcBorders>
              <w:top w:val="nil"/>
              <w:left w:val="nil"/>
              <w:bottom w:val="nil"/>
              <w:right w:val="nil"/>
            </w:tcBorders>
            <w:shd w:val="clear" w:color="auto" w:fill="auto"/>
            <w:noWrap/>
            <w:vAlign w:val="center"/>
            <w:hideMark/>
          </w:tcPr>
          <w:p w14:paraId="3AFB2587" w14:textId="229D6D67"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2017</w:t>
            </w:r>
          </w:p>
        </w:tc>
        <w:tc>
          <w:tcPr>
            <w:tcW w:w="1307" w:type="dxa"/>
            <w:tcBorders>
              <w:top w:val="nil"/>
              <w:left w:val="nil"/>
              <w:bottom w:val="nil"/>
              <w:right w:val="nil"/>
            </w:tcBorders>
            <w:shd w:val="clear" w:color="auto" w:fill="auto"/>
            <w:noWrap/>
            <w:vAlign w:val="center"/>
            <w:hideMark/>
          </w:tcPr>
          <w:p w14:paraId="4FDB7E3D"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3286CDF7"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-8</w:t>
            </w:r>
          </w:p>
        </w:tc>
      </w:tr>
      <w:tr w:rsidR="001938BB" w:rsidRPr="006560EB" w14:paraId="21E0C6EB"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06ED7456"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C</w:t>
            </w:r>
          </w:p>
        </w:tc>
        <w:tc>
          <w:tcPr>
            <w:tcW w:w="1120" w:type="dxa"/>
            <w:tcBorders>
              <w:top w:val="nil"/>
              <w:left w:val="nil"/>
              <w:bottom w:val="nil"/>
              <w:right w:val="nil"/>
            </w:tcBorders>
            <w:shd w:val="clear" w:color="auto" w:fill="auto"/>
            <w:noWrap/>
            <w:vAlign w:val="center"/>
            <w:hideMark/>
          </w:tcPr>
          <w:p w14:paraId="5E94BAB7"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2011</w:t>
            </w:r>
          </w:p>
        </w:tc>
        <w:tc>
          <w:tcPr>
            <w:tcW w:w="2835" w:type="dxa"/>
            <w:tcBorders>
              <w:top w:val="nil"/>
              <w:left w:val="nil"/>
              <w:bottom w:val="nil"/>
              <w:right w:val="nil"/>
            </w:tcBorders>
            <w:shd w:val="clear" w:color="auto" w:fill="auto"/>
            <w:noWrap/>
            <w:vAlign w:val="center"/>
            <w:hideMark/>
          </w:tcPr>
          <w:p w14:paraId="0ACBF685" w14:textId="679E1402"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2017</w:t>
            </w:r>
          </w:p>
        </w:tc>
        <w:tc>
          <w:tcPr>
            <w:tcW w:w="1307" w:type="dxa"/>
            <w:tcBorders>
              <w:top w:val="nil"/>
              <w:left w:val="nil"/>
              <w:bottom w:val="nil"/>
              <w:right w:val="nil"/>
            </w:tcBorders>
            <w:shd w:val="clear" w:color="auto" w:fill="auto"/>
            <w:noWrap/>
            <w:vAlign w:val="center"/>
            <w:hideMark/>
          </w:tcPr>
          <w:p w14:paraId="4DBCFF58"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669CA131"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r>
      <w:tr w:rsidR="001938BB" w:rsidRPr="006560EB" w14:paraId="3A20884E"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473BF159"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C</w:t>
            </w:r>
          </w:p>
        </w:tc>
        <w:tc>
          <w:tcPr>
            <w:tcW w:w="1120" w:type="dxa"/>
            <w:tcBorders>
              <w:top w:val="nil"/>
              <w:left w:val="nil"/>
              <w:bottom w:val="nil"/>
              <w:right w:val="nil"/>
            </w:tcBorders>
            <w:shd w:val="clear" w:color="auto" w:fill="auto"/>
            <w:noWrap/>
            <w:vAlign w:val="center"/>
            <w:hideMark/>
          </w:tcPr>
          <w:p w14:paraId="61A6C436"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2013</w:t>
            </w:r>
          </w:p>
        </w:tc>
        <w:tc>
          <w:tcPr>
            <w:tcW w:w="2835" w:type="dxa"/>
            <w:tcBorders>
              <w:top w:val="nil"/>
              <w:left w:val="nil"/>
              <w:bottom w:val="nil"/>
              <w:right w:val="nil"/>
            </w:tcBorders>
            <w:shd w:val="clear" w:color="auto" w:fill="auto"/>
            <w:noWrap/>
            <w:vAlign w:val="center"/>
            <w:hideMark/>
          </w:tcPr>
          <w:p w14:paraId="55C24680" w14:textId="20A5AA73"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2017</w:t>
            </w:r>
          </w:p>
        </w:tc>
        <w:tc>
          <w:tcPr>
            <w:tcW w:w="1307" w:type="dxa"/>
            <w:tcBorders>
              <w:top w:val="nil"/>
              <w:left w:val="nil"/>
              <w:bottom w:val="nil"/>
              <w:right w:val="nil"/>
            </w:tcBorders>
            <w:shd w:val="clear" w:color="auto" w:fill="auto"/>
            <w:noWrap/>
            <w:vAlign w:val="center"/>
            <w:hideMark/>
          </w:tcPr>
          <w:p w14:paraId="19177225"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3382C085"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r>
      <w:tr w:rsidR="001938BB" w:rsidRPr="006560EB" w14:paraId="5A926B76"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0D19F7F3"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C</w:t>
            </w:r>
          </w:p>
        </w:tc>
        <w:tc>
          <w:tcPr>
            <w:tcW w:w="1120" w:type="dxa"/>
            <w:tcBorders>
              <w:top w:val="nil"/>
              <w:left w:val="nil"/>
              <w:bottom w:val="nil"/>
              <w:right w:val="nil"/>
            </w:tcBorders>
            <w:shd w:val="clear" w:color="auto" w:fill="auto"/>
            <w:noWrap/>
            <w:vAlign w:val="center"/>
            <w:hideMark/>
          </w:tcPr>
          <w:p w14:paraId="3849D010"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2015</w:t>
            </w:r>
          </w:p>
        </w:tc>
        <w:tc>
          <w:tcPr>
            <w:tcW w:w="2835" w:type="dxa"/>
            <w:tcBorders>
              <w:top w:val="nil"/>
              <w:left w:val="nil"/>
              <w:bottom w:val="nil"/>
              <w:right w:val="nil"/>
            </w:tcBorders>
            <w:shd w:val="clear" w:color="auto" w:fill="auto"/>
            <w:noWrap/>
            <w:vAlign w:val="center"/>
            <w:hideMark/>
          </w:tcPr>
          <w:p w14:paraId="02BFC4CA" w14:textId="2D714922"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2017</w:t>
            </w:r>
          </w:p>
        </w:tc>
        <w:tc>
          <w:tcPr>
            <w:tcW w:w="1307" w:type="dxa"/>
            <w:tcBorders>
              <w:top w:val="nil"/>
              <w:left w:val="nil"/>
              <w:bottom w:val="nil"/>
              <w:right w:val="nil"/>
            </w:tcBorders>
            <w:shd w:val="clear" w:color="auto" w:fill="auto"/>
            <w:noWrap/>
            <w:vAlign w:val="center"/>
            <w:hideMark/>
          </w:tcPr>
          <w:p w14:paraId="11ED3E18"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tcPr>
          <w:p w14:paraId="5573E7DA"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p>
        </w:tc>
      </w:tr>
      <w:tr w:rsidR="001938BB" w:rsidRPr="006560EB" w14:paraId="0BE83F73"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3E3182D5" w14:textId="77777777" w:rsidR="001938BB" w:rsidRPr="006560EB" w:rsidRDefault="001938BB"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C</w:t>
            </w:r>
          </w:p>
        </w:tc>
        <w:tc>
          <w:tcPr>
            <w:tcW w:w="1120" w:type="dxa"/>
            <w:tcBorders>
              <w:top w:val="nil"/>
              <w:left w:val="nil"/>
              <w:bottom w:val="nil"/>
              <w:right w:val="nil"/>
            </w:tcBorders>
            <w:shd w:val="clear" w:color="auto" w:fill="auto"/>
            <w:noWrap/>
            <w:vAlign w:val="center"/>
            <w:hideMark/>
          </w:tcPr>
          <w:p w14:paraId="0C74ED9D"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2017</w:t>
            </w:r>
          </w:p>
        </w:tc>
        <w:tc>
          <w:tcPr>
            <w:tcW w:w="2835" w:type="dxa"/>
            <w:tcBorders>
              <w:top w:val="nil"/>
              <w:left w:val="nil"/>
              <w:bottom w:val="nil"/>
              <w:right w:val="nil"/>
            </w:tcBorders>
            <w:shd w:val="clear" w:color="auto" w:fill="auto"/>
            <w:noWrap/>
            <w:vAlign w:val="center"/>
            <w:hideMark/>
          </w:tcPr>
          <w:p w14:paraId="7CCC5767" w14:textId="7F3EFE74" w:rsidR="001938BB" w:rsidRPr="006560EB" w:rsidRDefault="001938BB"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2017</w:t>
            </w:r>
          </w:p>
        </w:tc>
        <w:tc>
          <w:tcPr>
            <w:tcW w:w="1307" w:type="dxa"/>
            <w:tcBorders>
              <w:top w:val="nil"/>
              <w:left w:val="nil"/>
              <w:bottom w:val="nil"/>
              <w:right w:val="nil"/>
            </w:tcBorders>
            <w:shd w:val="clear" w:color="auto" w:fill="auto"/>
            <w:noWrap/>
            <w:vAlign w:val="center"/>
            <w:hideMark/>
          </w:tcPr>
          <w:p w14:paraId="46421389"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1</w:t>
            </w:r>
            <w:proofErr w:type="gramEnd"/>
          </w:p>
        </w:tc>
        <w:tc>
          <w:tcPr>
            <w:tcW w:w="1306" w:type="dxa"/>
            <w:tcBorders>
              <w:top w:val="nil"/>
              <w:left w:val="nil"/>
              <w:bottom w:val="nil"/>
              <w:right w:val="nil"/>
            </w:tcBorders>
            <w:shd w:val="clear" w:color="auto" w:fill="auto"/>
            <w:noWrap/>
            <w:vAlign w:val="center"/>
          </w:tcPr>
          <w:p w14:paraId="6FF45831" w14:textId="77777777" w:rsidR="001938BB" w:rsidRPr="006560EB" w:rsidRDefault="001938BB" w:rsidP="00C46ED4">
            <w:pPr>
              <w:spacing w:after="0" w:line="240" w:lineRule="auto"/>
              <w:jc w:val="center"/>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0</w:t>
            </w:r>
            <w:proofErr w:type="gramEnd"/>
          </w:p>
        </w:tc>
      </w:tr>
      <w:tr w:rsidR="008F75C9" w:rsidRPr="006560EB" w14:paraId="42EB4C05"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67D6C4C4"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p>
        </w:tc>
        <w:tc>
          <w:tcPr>
            <w:tcW w:w="1120" w:type="dxa"/>
            <w:tcBorders>
              <w:top w:val="nil"/>
              <w:left w:val="nil"/>
              <w:bottom w:val="nil"/>
              <w:right w:val="nil"/>
            </w:tcBorders>
            <w:shd w:val="clear" w:color="auto" w:fill="auto"/>
            <w:noWrap/>
            <w:vAlign w:val="center"/>
            <w:hideMark/>
          </w:tcPr>
          <w:p w14:paraId="35477091"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c>
          <w:tcPr>
            <w:tcW w:w="2835" w:type="dxa"/>
            <w:tcBorders>
              <w:top w:val="nil"/>
              <w:left w:val="nil"/>
              <w:bottom w:val="nil"/>
              <w:right w:val="nil"/>
            </w:tcBorders>
            <w:shd w:val="clear" w:color="auto" w:fill="auto"/>
            <w:noWrap/>
            <w:vAlign w:val="center"/>
            <w:hideMark/>
          </w:tcPr>
          <w:p w14:paraId="10B62A98"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c>
          <w:tcPr>
            <w:tcW w:w="1307" w:type="dxa"/>
            <w:tcBorders>
              <w:top w:val="nil"/>
              <w:left w:val="nil"/>
              <w:bottom w:val="nil"/>
              <w:right w:val="nil"/>
            </w:tcBorders>
            <w:shd w:val="clear" w:color="auto" w:fill="auto"/>
            <w:noWrap/>
            <w:vAlign w:val="center"/>
            <w:hideMark/>
          </w:tcPr>
          <w:p w14:paraId="378CBA5F"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c>
          <w:tcPr>
            <w:tcW w:w="1306" w:type="dxa"/>
            <w:tcBorders>
              <w:top w:val="nil"/>
              <w:left w:val="nil"/>
              <w:bottom w:val="nil"/>
              <w:right w:val="nil"/>
            </w:tcBorders>
            <w:shd w:val="clear" w:color="auto" w:fill="auto"/>
            <w:noWrap/>
            <w:vAlign w:val="center"/>
            <w:hideMark/>
          </w:tcPr>
          <w:p w14:paraId="2CD6AE59"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
        </w:tc>
      </w:tr>
      <w:tr w:rsidR="008F75C9" w:rsidRPr="006560EB" w14:paraId="3FAC36AE"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57D044CA"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D</w:t>
            </w:r>
            <w:r>
              <w:rPr>
                <w:rFonts w:ascii="Arial" w:eastAsia="Times New Roman" w:hAnsi="Arial" w:cs="Arial"/>
                <w:b/>
                <w:color w:val="000000"/>
                <w:sz w:val="20"/>
                <w:szCs w:val="20"/>
                <w:lang w:eastAsia="pt-BR"/>
              </w:rPr>
              <w:t>**</w:t>
            </w:r>
          </w:p>
        </w:tc>
        <w:tc>
          <w:tcPr>
            <w:tcW w:w="1120" w:type="dxa"/>
            <w:tcBorders>
              <w:top w:val="nil"/>
              <w:left w:val="nil"/>
              <w:bottom w:val="nil"/>
              <w:right w:val="nil"/>
            </w:tcBorders>
            <w:shd w:val="clear" w:color="auto" w:fill="auto"/>
            <w:noWrap/>
            <w:vAlign w:val="center"/>
            <w:hideMark/>
          </w:tcPr>
          <w:p w14:paraId="6BEBE594"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2007</w:t>
            </w:r>
          </w:p>
        </w:tc>
        <w:tc>
          <w:tcPr>
            <w:tcW w:w="2835" w:type="dxa"/>
            <w:tcBorders>
              <w:top w:val="nil"/>
              <w:left w:val="nil"/>
              <w:bottom w:val="nil"/>
              <w:right w:val="nil"/>
            </w:tcBorders>
            <w:shd w:val="clear" w:color="auto" w:fill="auto"/>
            <w:noWrap/>
            <w:vAlign w:val="center"/>
            <w:hideMark/>
          </w:tcPr>
          <w:p w14:paraId="53D343B1"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Controle</w:t>
            </w:r>
          </w:p>
        </w:tc>
        <w:tc>
          <w:tcPr>
            <w:tcW w:w="1307" w:type="dxa"/>
            <w:tcBorders>
              <w:top w:val="nil"/>
              <w:left w:val="nil"/>
              <w:bottom w:val="nil"/>
              <w:right w:val="nil"/>
            </w:tcBorders>
            <w:shd w:val="clear" w:color="auto" w:fill="auto"/>
            <w:noWrap/>
            <w:vAlign w:val="center"/>
            <w:hideMark/>
          </w:tcPr>
          <w:p w14:paraId="6AD8D0EA"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hideMark/>
          </w:tcPr>
          <w:p w14:paraId="1AD38544"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w:t>
            </w:r>
          </w:p>
        </w:tc>
      </w:tr>
      <w:tr w:rsidR="008F75C9" w:rsidRPr="006560EB" w14:paraId="355E9CFA"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4CBA74CC"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D</w:t>
            </w:r>
          </w:p>
        </w:tc>
        <w:tc>
          <w:tcPr>
            <w:tcW w:w="1120" w:type="dxa"/>
            <w:tcBorders>
              <w:top w:val="nil"/>
              <w:left w:val="nil"/>
              <w:bottom w:val="nil"/>
              <w:right w:val="nil"/>
            </w:tcBorders>
            <w:shd w:val="clear" w:color="auto" w:fill="auto"/>
            <w:noWrap/>
            <w:vAlign w:val="center"/>
            <w:hideMark/>
          </w:tcPr>
          <w:p w14:paraId="281F89CE"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2009</w:t>
            </w:r>
          </w:p>
        </w:tc>
        <w:tc>
          <w:tcPr>
            <w:tcW w:w="2835" w:type="dxa"/>
            <w:tcBorders>
              <w:top w:val="nil"/>
              <w:left w:val="nil"/>
              <w:bottom w:val="nil"/>
              <w:right w:val="nil"/>
            </w:tcBorders>
            <w:shd w:val="clear" w:color="auto" w:fill="auto"/>
            <w:noWrap/>
            <w:vAlign w:val="center"/>
            <w:hideMark/>
          </w:tcPr>
          <w:p w14:paraId="5CF6798D"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Controle</w:t>
            </w:r>
          </w:p>
        </w:tc>
        <w:tc>
          <w:tcPr>
            <w:tcW w:w="1307" w:type="dxa"/>
            <w:tcBorders>
              <w:top w:val="nil"/>
              <w:left w:val="nil"/>
              <w:bottom w:val="nil"/>
              <w:right w:val="nil"/>
            </w:tcBorders>
            <w:shd w:val="clear" w:color="auto" w:fill="auto"/>
            <w:noWrap/>
            <w:vAlign w:val="center"/>
            <w:hideMark/>
          </w:tcPr>
          <w:p w14:paraId="76A20EA1"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hideMark/>
          </w:tcPr>
          <w:p w14:paraId="421832B8"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w:t>
            </w:r>
          </w:p>
        </w:tc>
      </w:tr>
      <w:tr w:rsidR="008F75C9" w:rsidRPr="006560EB" w14:paraId="5C37FC50"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09B8FE63"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D</w:t>
            </w:r>
          </w:p>
        </w:tc>
        <w:tc>
          <w:tcPr>
            <w:tcW w:w="1120" w:type="dxa"/>
            <w:tcBorders>
              <w:top w:val="nil"/>
              <w:left w:val="nil"/>
              <w:bottom w:val="nil"/>
              <w:right w:val="nil"/>
            </w:tcBorders>
            <w:shd w:val="clear" w:color="auto" w:fill="auto"/>
            <w:noWrap/>
            <w:vAlign w:val="center"/>
            <w:hideMark/>
          </w:tcPr>
          <w:p w14:paraId="1903CE18"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2011</w:t>
            </w:r>
          </w:p>
        </w:tc>
        <w:tc>
          <w:tcPr>
            <w:tcW w:w="2835" w:type="dxa"/>
            <w:tcBorders>
              <w:top w:val="nil"/>
              <w:left w:val="nil"/>
              <w:bottom w:val="nil"/>
              <w:right w:val="nil"/>
            </w:tcBorders>
            <w:shd w:val="clear" w:color="auto" w:fill="auto"/>
            <w:noWrap/>
            <w:vAlign w:val="center"/>
            <w:hideMark/>
          </w:tcPr>
          <w:p w14:paraId="4206360D"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Controle</w:t>
            </w:r>
          </w:p>
        </w:tc>
        <w:tc>
          <w:tcPr>
            <w:tcW w:w="1307" w:type="dxa"/>
            <w:tcBorders>
              <w:top w:val="nil"/>
              <w:left w:val="nil"/>
              <w:bottom w:val="nil"/>
              <w:right w:val="nil"/>
            </w:tcBorders>
            <w:shd w:val="clear" w:color="auto" w:fill="auto"/>
            <w:noWrap/>
            <w:vAlign w:val="center"/>
            <w:hideMark/>
          </w:tcPr>
          <w:p w14:paraId="03546792"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hideMark/>
          </w:tcPr>
          <w:p w14:paraId="5815ED28"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w:t>
            </w:r>
          </w:p>
        </w:tc>
      </w:tr>
      <w:tr w:rsidR="008F75C9" w:rsidRPr="006560EB" w14:paraId="46D23DD5" w14:textId="77777777" w:rsidTr="00422313">
        <w:trPr>
          <w:trHeight w:val="300"/>
          <w:jc w:val="center"/>
        </w:trPr>
        <w:tc>
          <w:tcPr>
            <w:tcW w:w="1120" w:type="dxa"/>
            <w:tcBorders>
              <w:top w:val="nil"/>
              <w:left w:val="nil"/>
              <w:bottom w:val="nil"/>
              <w:right w:val="nil"/>
            </w:tcBorders>
            <w:shd w:val="clear" w:color="auto" w:fill="auto"/>
            <w:noWrap/>
            <w:vAlign w:val="center"/>
            <w:hideMark/>
          </w:tcPr>
          <w:p w14:paraId="6AD75F4D"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D</w:t>
            </w:r>
          </w:p>
        </w:tc>
        <w:tc>
          <w:tcPr>
            <w:tcW w:w="1120" w:type="dxa"/>
            <w:tcBorders>
              <w:top w:val="nil"/>
              <w:left w:val="nil"/>
              <w:bottom w:val="nil"/>
              <w:right w:val="nil"/>
            </w:tcBorders>
            <w:shd w:val="clear" w:color="auto" w:fill="auto"/>
            <w:noWrap/>
            <w:vAlign w:val="center"/>
            <w:hideMark/>
          </w:tcPr>
          <w:p w14:paraId="63700FCC"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2013</w:t>
            </w:r>
          </w:p>
        </w:tc>
        <w:tc>
          <w:tcPr>
            <w:tcW w:w="2835" w:type="dxa"/>
            <w:tcBorders>
              <w:top w:val="nil"/>
              <w:left w:val="nil"/>
              <w:bottom w:val="nil"/>
              <w:right w:val="nil"/>
            </w:tcBorders>
            <w:shd w:val="clear" w:color="auto" w:fill="auto"/>
            <w:noWrap/>
            <w:vAlign w:val="center"/>
            <w:hideMark/>
          </w:tcPr>
          <w:p w14:paraId="5D1AE4A4"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Controle</w:t>
            </w:r>
          </w:p>
        </w:tc>
        <w:tc>
          <w:tcPr>
            <w:tcW w:w="1307" w:type="dxa"/>
            <w:tcBorders>
              <w:top w:val="nil"/>
              <w:left w:val="nil"/>
              <w:bottom w:val="nil"/>
              <w:right w:val="nil"/>
            </w:tcBorders>
            <w:shd w:val="clear" w:color="auto" w:fill="auto"/>
            <w:noWrap/>
            <w:vAlign w:val="center"/>
            <w:hideMark/>
          </w:tcPr>
          <w:p w14:paraId="6BC2581E"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nil"/>
              <w:right w:val="nil"/>
            </w:tcBorders>
            <w:shd w:val="clear" w:color="auto" w:fill="auto"/>
            <w:noWrap/>
            <w:vAlign w:val="center"/>
            <w:hideMark/>
          </w:tcPr>
          <w:p w14:paraId="19BB705C"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w:t>
            </w:r>
          </w:p>
        </w:tc>
      </w:tr>
      <w:tr w:rsidR="008F75C9" w:rsidRPr="006560EB" w14:paraId="7B30C18B" w14:textId="77777777" w:rsidTr="00422313">
        <w:trPr>
          <w:trHeight w:val="300"/>
          <w:jc w:val="center"/>
        </w:trPr>
        <w:tc>
          <w:tcPr>
            <w:tcW w:w="1120" w:type="dxa"/>
            <w:tcBorders>
              <w:top w:val="nil"/>
              <w:left w:val="nil"/>
              <w:right w:val="nil"/>
            </w:tcBorders>
            <w:shd w:val="clear" w:color="auto" w:fill="auto"/>
            <w:noWrap/>
            <w:vAlign w:val="center"/>
            <w:hideMark/>
          </w:tcPr>
          <w:p w14:paraId="0A9AE801"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D</w:t>
            </w:r>
          </w:p>
        </w:tc>
        <w:tc>
          <w:tcPr>
            <w:tcW w:w="1120" w:type="dxa"/>
            <w:tcBorders>
              <w:top w:val="nil"/>
              <w:left w:val="nil"/>
              <w:right w:val="nil"/>
            </w:tcBorders>
            <w:shd w:val="clear" w:color="auto" w:fill="auto"/>
            <w:noWrap/>
            <w:vAlign w:val="center"/>
            <w:hideMark/>
          </w:tcPr>
          <w:p w14:paraId="73C316BF"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2015</w:t>
            </w:r>
          </w:p>
        </w:tc>
        <w:tc>
          <w:tcPr>
            <w:tcW w:w="2835" w:type="dxa"/>
            <w:tcBorders>
              <w:top w:val="nil"/>
              <w:left w:val="nil"/>
              <w:right w:val="nil"/>
            </w:tcBorders>
            <w:shd w:val="clear" w:color="auto" w:fill="auto"/>
            <w:noWrap/>
            <w:vAlign w:val="center"/>
            <w:hideMark/>
          </w:tcPr>
          <w:p w14:paraId="1E4C99EC"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Controle</w:t>
            </w:r>
          </w:p>
        </w:tc>
        <w:tc>
          <w:tcPr>
            <w:tcW w:w="1307" w:type="dxa"/>
            <w:tcBorders>
              <w:top w:val="nil"/>
              <w:left w:val="nil"/>
              <w:right w:val="nil"/>
            </w:tcBorders>
            <w:shd w:val="clear" w:color="auto" w:fill="auto"/>
            <w:noWrap/>
            <w:vAlign w:val="center"/>
            <w:hideMark/>
          </w:tcPr>
          <w:p w14:paraId="7BB9A203"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right w:val="nil"/>
            </w:tcBorders>
            <w:shd w:val="clear" w:color="auto" w:fill="auto"/>
            <w:noWrap/>
            <w:vAlign w:val="center"/>
            <w:hideMark/>
          </w:tcPr>
          <w:p w14:paraId="1B893E89"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w:t>
            </w:r>
          </w:p>
        </w:tc>
      </w:tr>
      <w:tr w:rsidR="008F75C9" w:rsidRPr="006560EB" w14:paraId="63E8C6C0" w14:textId="77777777" w:rsidTr="00422313">
        <w:trPr>
          <w:trHeight w:val="315"/>
          <w:jc w:val="center"/>
        </w:trPr>
        <w:tc>
          <w:tcPr>
            <w:tcW w:w="1120" w:type="dxa"/>
            <w:tcBorders>
              <w:top w:val="nil"/>
              <w:left w:val="nil"/>
              <w:bottom w:val="single" w:sz="12" w:space="0" w:color="auto"/>
              <w:right w:val="nil"/>
            </w:tcBorders>
            <w:shd w:val="clear" w:color="auto" w:fill="auto"/>
            <w:noWrap/>
            <w:vAlign w:val="center"/>
            <w:hideMark/>
          </w:tcPr>
          <w:p w14:paraId="187DDF0B" w14:textId="77777777" w:rsidR="008F75C9" w:rsidRPr="006560EB" w:rsidRDefault="008F75C9" w:rsidP="00C46ED4">
            <w:pPr>
              <w:spacing w:after="0" w:line="240" w:lineRule="auto"/>
              <w:jc w:val="center"/>
              <w:rPr>
                <w:rFonts w:ascii="Arial" w:eastAsia="Times New Roman" w:hAnsi="Arial" w:cs="Arial"/>
                <w:b/>
                <w:color w:val="000000"/>
                <w:sz w:val="20"/>
                <w:szCs w:val="20"/>
                <w:lang w:eastAsia="pt-BR"/>
              </w:rPr>
            </w:pPr>
            <w:r w:rsidRPr="006560EB">
              <w:rPr>
                <w:rFonts w:ascii="Arial" w:eastAsia="Times New Roman" w:hAnsi="Arial" w:cs="Arial"/>
                <w:b/>
                <w:color w:val="000000"/>
                <w:sz w:val="20"/>
                <w:szCs w:val="20"/>
                <w:lang w:eastAsia="pt-BR"/>
              </w:rPr>
              <w:t>Mun. D</w:t>
            </w:r>
          </w:p>
        </w:tc>
        <w:tc>
          <w:tcPr>
            <w:tcW w:w="1120" w:type="dxa"/>
            <w:tcBorders>
              <w:top w:val="nil"/>
              <w:left w:val="nil"/>
              <w:bottom w:val="single" w:sz="12" w:space="0" w:color="auto"/>
              <w:right w:val="nil"/>
            </w:tcBorders>
            <w:shd w:val="clear" w:color="auto" w:fill="auto"/>
            <w:noWrap/>
            <w:vAlign w:val="center"/>
            <w:hideMark/>
          </w:tcPr>
          <w:p w14:paraId="2FE2720D"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2017</w:t>
            </w:r>
          </w:p>
        </w:tc>
        <w:tc>
          <w:tcPr>
            <w:tcW w:w="2835" w:type="dxa"/>
            <w:tcBorders>
              <w:top w:val="nil"/>
              <w:left w:val="nil"/>
              <w:bottom w:val="single" w:sz="12" w:space="0" w:color="auto"/>
              <w:right w:val="nil"/>
            </w:tcBorders>
            <w:shd w:val="clear" w:color="auto" w:fill="auto"/>
            <w:noWrap/>
            <w:vAlign w:val="center"/>
            <w:hideMark/>
          </w:tcPr>
          <w:p w14:paraId="1D3E3A63"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de Controle</w:t>
            </w:r>
          </w:p>
        </w:tc>
        <w:tc>
          <w:tcPr>
            <w:tcW w:w="1307" w:type="dxa"/>
            <w:tcBorders>
              <w:top w:val="nil"/>
              <w:left w:val="nil"/>
              <w:bottom w:val="single" w:sz="12" w:space="0" w:color="auto"/>
              <w:right w:val="nil"/>
            </w:tcBorders>
            <w:shd w:val="clear" w:color="auto" w:fill="auto"/>
            <w:noWrap/>
            <w:vAlign w:val="center"/>
            <w:hideMark/>
          </w:tcPr>
          <w:p w14:paraId="77529D63"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proofErr w:type="gramStart"/>
            <w:r w:rsidRPr="006560EB">
              <w:rPr>
                <w:rFonts w:ascii="Arial" w:eastAsia="Times New Roman" w:hAnsi="Arial" w:cs="Arial"/>
                <w:color w:val="000000"/>
                <w:sz w:val="20"/>
                <w:szCs w:val="20"/>
                <w:lang w:eastAsia="pt-BR"/>
              </w:rPr>
              <w:t>0</w:t>
            </w:r>
            <w:proofErr w:type="gramEnd"/>
          </w:p>
        </w:tc>
        <w:tc>
          <w:tcPr>
            <w:tcW w:w="1306" w:type="dxa"/>
            <w:tcBorders>
              <w:top w:val="nil"/>
              <w:left w:val="nil"/>
              <w:bottom w:val="single" w:sz="12" w:space="0" w:color="auto"/>
              <w:right w:val="nil"/>
            </w:tcBorders>
            <w:shd w:val="clear" w:color="auto" w:fill="auto"/>
            <w:noWrap/>
            <w:vAlign w:val="center"/>
            <w:hideMark/>
          </w:tcPr>
          <w:p w14:paraId="376CCC5C" w14:textId="77777777" w:rsidR="008F75C9" w:rsidRPr="006560EB" w:rsidRDefault="008F75C9" w:rsidP="00C46ED4">
            <w:pPr>
              <w:spacing w:after="0" w:line="240" w:lineRule="auto"/>
              <w:jc w:val="center"/>
              <w:rPr>
                <w:rFonts w:ascii="Arial" w:eastAsia="Times New Roman" w:hAnsi="Arial" w:cs="Arial"/>
                <w:color w:val="000000"/>
                <w:sz w:val="20"/>
                <w:szCs w:val="20"/>
                <w:lang w:eastAsia="pt-BR"/>
              </w:rPr>
            </w:pPr>
            <w:r w:rsidRPr="006560EB">
              <w:rPr>
                <w:rFonts w:ascii="Arial" w:eastAsia="Times New Roman" w:hAnsi="Arial" w:cs="Arial"/>
                <w:color w:val="000000"/>
                <w:sz w:val="20"/>
                <w:szCs w:val="20"/>
                <w:lang w:eastAsia="pt-BR"/>
              </w:rPr>
              <w:t>-</w:t>
            </w:r>
          </w:p>
        </w:tc>
      </w:tr>
    </w:tbl>
    <w:p w14:paraId="741DB214" w14:textId="77777777" w:rsidR="008F75C9" w:rsidRDefault="008F75C9" w:rsidP="00717955">
      <w:pPr>
        <w:spacing w:after="0" w:line="240" w:lineRule="auto"/>
        <w:ind w:firstLine="708"/>
        <w:jc w:val="both"/>
        <w:rPr>
          <w:rFonts w:ascii="Arial" w:hAnsi="Arial" w:cs="Arial"/>
          <w:sz w:val="18"/>
        </w:rPr>
      </w:pPr>
      <w:r w:rsidRPr="00802C3E">
        <w:rPr>
          <w:rFonts w:ascii="Arial" w:hAnsi="Arial" w:cs="Arial"/>
          <w:sz w:val="18"/>
        </w:rPr>
        <w:t xml:space="preserve">(*) Na coluna da </w:t>
      </w:r>
      <w:proofErr w:type="spellStart"/>
      <w:r w:rsidRPr="00802C3E">
        <w:rPr>
          <w:rFonts w:ascii="Arial" w:hAnsi="Arial" w:cs="Arial"/>
          <w:i/>
          <w:sz w:val="18"/>
        </w:rPr>
        <w:t>dummy</w:t>
      </w:r>
      <w:proofErr w:type="spellEnd"/>
      <w:r w:rsidRPr="00802C3E">
        <w:rPr>
          <w:rFonts w:ascii="Arial" w:hAnsi="Arial" w:cs="Arial"/>
          <w:sz w:val="18"/>
        </w:rPr>
        <w:t xml:space="preserve"> de “Tratamento”, </w:t>
      </w:r>
      <w:proofErr w:type="gramStart"/>
      <w:r w:rsidRPr="00802C3E">
        <w:rPr>
          <w:rFonts w:ascii="Arial" w:hAnsi="Arial" w:cs="Arial"/>
          <w:sz w:val="18"/>
        </w:rPr>
        <w:t>1</w:t>
      </w:r>
      <w:proofErr w:type="gramEnd"/>
      <w:r w:rsidRPr="00802C3E">
        <w:rPr>
          <w:rFonts w:ascii="Arial" w:hAnsi="Arial" w:cs="Arial"/>
          <w:sz w:val="18"/>
        </w:rPr>
        <w:t xml:space="preserve"> é indicativo de “sim” e 0 é indicativo de “não”</w:t>
      </w:r>
      <w:r>
        <w:rPr>
          <w:rFonts w:ascii="Arial" w:hAnsi="Arial" w:cs="Arial"/>
          <w:sz w:val="18"/>
        </w:rPr>
        <w:t>.</w:t>
      </w:r>
    </w:p>
    <w:p w14:paraId="32458C8C" w14:textId="77777777" w:rsidR="008F75C9" w:rsidRDefault="008F75C9" w:rsidP="00717955">
      <w:pPr>
        <w:spacing w:after="0" w:line="240" w:lineRule="auto"/>
        <w:ind w:left="708"/>
        <w:jc w:val="both"/>
        <w:rPr>
          <w:rFonts w:ascii="Arial" w:hAnsi="Arial" w:cs="Arial"/>
          <w:sz w:val="18"/>
        </w:rPr>
      </w:pPr>
      <w:r>
        <w:rPr>
          <w:rFonts w:ascii="Arial" w:hAnsi="Arial" w:cs="Arial"/>
          <w:sz w:val="18"/>
        </w:rPr>
        <w:t xml:space="preserve">(**) O Município D faria parte o Grupo de Controle nunca tratado a ser comparado, por isso </w:t>
      </w:r>
      <w:proofErr w:type="gramStart"/>
      <w:r>
        <w:rPr>
          <w:rFonts w:ascii="Arial" w:hAnsi="Arial" w:cs="Arial"/>
          <w:sz w:val="18"/>
        </w:rPr>
        <w:t>não</w:t>
      </w:r>
      <w:proofErr w:type="gramEnd"/>
    </w:p>
    <w:p w14:paraId="312DA443" w14:textId="77777777" w:rsidR="008F75C9" w:rsidRDefault="008F75C9" w:rsidP="00717955">
      <w:pPr>
        <w:spacing w:after="0" w:line="240" w:lineRule="auto"/>
        <w:ind w:left="708"/>
        <w:jc w:val="both"/>
        <w:rPr>
          <w:rFonts w:ascii="Arial" w:hAnsi="Arial" w:cs="Arial"/>
          <w:sz w:val="18"/>
        </w:rPr>
      </w:pPr>
      <w:proofErr w:type="gramStart"/>
      <w:r>
        <w:rPr>
          <w:rFonts w:ascii="Arial" w:hAnsi="Arial" w:cs="Arial"/>
          <w:sz w:val="18"/>
        </w:rPr>
        <w:t>há</w:t>
      </w:r>
      <w:proofErr w:type="gramEnd"/>
      <w:r>
        <w:rPr>
          <w:rFonts w:ascii="Arial" w:hAnsi="Arial" w:cs="Arial"/>
          <w:sz w:val="18"/>
        </w:rPr>
        <w:t xml:space="preserve"> valores em sua coluna de “Distância ‘k’”.</w:t>
      </w:r>
    </w:p>
    <w:p w14:paraId="46734DC5" w14:textId="77777777" w:rsidR="00717955" w:rsidRDefault="008F75C9" w:rsidP="00717955">
      <w:pPr>
        <w:spacing w:after="0" w:line="240" w:lineRule="auto"/>
        <w:ind w:left="708"/>
        <w:jc w:val="both"/>
        <w:rPr>
          <w:rFonts w:ascii="Arial" w:hAnsi="Arial" w:cs="Arial"/>
          <w:sz w:val="18"/>
        </w:rPr>
      </w:pPr>
      <w:r>
        <w:rPr>
          <w:rFonts w:ascii="Arial" w:hAnsi="Arial" w:cs="Arial"/>
          <w:sz w:val="18"/>
        </w:rPr>
        <w:t xml:space="preserve">(***) O ano de 2007, o primeiro analisado, </w:t>
      </w:r>
      <w:r w:rsidR="00717955">
        <w:rPr>
          <w:rFonts w:ascii="Arial" w:hAnsi="Arial" w:cs="Arial"/>
          <w:sz w:val="18"/>
        </w:rPr>
        <w:t xml:space="preserve">tem sua distância “k” omitida durante a estimação </w:t>
      </w:r>
      <w:proofErr w:type="gramStart"/>
      <w:r w:rsidR="00717955">
        <w:rPr>
          <w:rFonts w:ascii="Arial" w:hAnsi="Arial" w:cs="Arial"/>
          <w:sz w:val="18"/>
        </w:rPr>
        <w:t>por</w:t>
      </w:r>
      <w:proofErr w:type="gramEnd"/>
    </w:p>
    <w:p w14:paraId="3F036A2B" w14:textId="507B4898" w:rsidR="008F75C9" w:rsidRPr="00C92A7A" w:rsidRDefault="008F75C9" w:rsidP="00717955">
      <w:pPr>
        <w:spacing w:line="360" w:lineRule="auto"/>
        <w:ind w:left="708"/>
        <w:jc w:val="both"/>
        <w:rPr>
          <w:rFonts w:ascii="Arial" w:hAnsi="Arial" w:cs="Arial"/>
          <w:sz w:val="18"/>
        </w:rPr>
      </w:pPr>
      <w:proofErr w:type="gramStart"/>
      <w:r>
        <w:rPr>
          <w:rFonts w:ascii="Arial" w:hAnsi="Arial" w:cs="Arial"/>
          <w:sz w:val="18"/>
        </w:rPr>
        <w:t>servir</w:t>
      </w:r>
      <w:proofErr w:type="gramEnd"/>
      <w:r>
        <w:rPr>
          <w:rFonts w:ascii="Arial" w:hAnsi="Arial" w:cs="Arial"/>
          <w:sz w:val="18"/>
        </w:rPr>
        <w:t xml:space="preserve"> como base.</w:t>
      </w:r>
    </w:p>
    <w:p w14:paraId="0B8271C2" w14:textId="2652DB92" w:rsidR="002B3041" w:rsidRDefault="008F75C9" w:rsidP="002B3041">
      <w:pPr>
        <w:spacing w:line="360" w:lineRule="auto"/>
        <w:jc w:val="center"/>
        <w:rPr>
          <w:rFonts w:ascii="Arial" w:hAnsi="Arial" w:cs="Arial"/>
          <w:sz w:val="20"/>
        </w:rPr>
      </w:pPr>
      <w:r w:rsidRPr="006E1A6B">
        <w:rPr>
          <w:rFonts w:ascii="Arial" w:hAnsi="Arial" w:cs="Arial"/>
          <w:sz w:val="20"/>
        </w:rPr>
        <w:t xml:space="preserve">Fonte: Elaboração </w:t>
      </w:r>
      <w:r>
        <w:rPr>
          <w:rFonts w:ascii="Arial" w:hAnsi="Arial" w:cs="Arial"/>
          <w:sz w:val="20"/>
        </w:rPr>
        <w:t xml:space="preserve">própria com base em Clarke e </w:t>
      </w:r>
      <w:proofErr w:type="spellStart"/>
      <w:r>
        <w:rPr>
          <w:rFonts w:ascii="Arial" w:hAnsi="Arial" w:cs="Arial"/>
          <w:sz w:val="20"/>
        </w:rPr>
        <w:t>Schythe</w:t>
      </w:r>
      <w:proofErr w:type="spellEnd"/>
      <w:r>
        <w:rPr>
          <w:rFonts w:ascii="Arial" w:hAnsi="Arial" w:cs="Arial"/>
          <w:sz w:val="20"/>
        </w:rPr>
        <w:t xml:space="preserve"> (2020</w:t>
      </w:r>
      <w:r w:rsidRPr="006E1A6B">
        <w:rPr>
          <w:rFonts w:ascii="Arial" w:hAnsi="Arial" w:cs="Arial"/>
          <w:sz w:val="20"/>
        </w:rPr>
        <w:t>)</w:t>
      </w:r>
    </w:p>
    <w:p w14:paraId="1E333EA0" w14:textId="77777777" w:rsidR="00D80392" w:rsidRDefault="002B3041" w:rsidP="00D80392">
      <w:pPr>
        <w:spacing w:after="0" w:line="360" w:lineRule="auto"/>
        <w:ind w:firstLine="708"/>
        <w:jc w:val="both"/>
        <w:rPr>
          <w:rFonts w:ascii="Arial" w:hAnsi="Arial" w:cs="Arial"/>
          <w:sz w:val="20"/>
        </w:rPr>
      </w:pPr>
      <w:r>
        <w:rPr>
          <w:rFonts w:ascii="Arial" w:hAnsi="Arial" w:cs="Arial"/>
          <w:sz w:val="24"/>
        </w:rPr>
        <w:t xml:space="preserve">Sobre (a), o desenho de aplicação do Programa descrito durante a Seção 3 é claro e evidente (Figura 3 e Tabela 4). Em relação à (b), as garantias são fornecidas através do modelo de política adotada, sendo um projeto estruturante e de longo </w:t>
      </w:r>
      <w:r>
        <w:rPr>
          <w:rFonts w:ascii="Arial" w:hAnsi="Arial" w:cs="Arial"/>
          <w:sz w:val="24"/>
        </w:rPr>
        <w:lastRenderedPageBreak/>
        <w:t>prazo onde a desistência só ocorre antes da instalação da infraestrutura (Figura 1). Já para a condição (c), há os casos em que o tratamento só ocorre após a Prova Brasil de 2017, em um período após aquele que será o de análise, o que fornece as unidades “nunca tratadas” (“Grupo de Controle” da Tabela 4).</w:t>
      </w:r>
    </w:p>
    <w:p w14:paraId="3C1CEC4D" w14:textId="2EF643F0" w:rsidR="008F75C9" w:rsidRPr="008F75C9" w:rsidRDefault="008F75C9" w:rsidP="00D80392">
      <w:pPr>
        <w:spacing w:after="0" w:line="360" w:lineRule="auto"/>
        <w:ind w:firstLine="708"/>
        <w:jc w:val="both"/>
        <w:rPr>
          <w:rFonts w:ascii="Arial" w:hAnsi="Arial" w:cs="Arial"/>
          <w:sz w:val="24"/>
        </w:rPr>
      </w:pPr>
      <w:r>
        <w:rPr>
          <w:rFonts w:ascii="Arial" w:hAnsi="Arial" w:cs="Arial"/>
          <w:sz w:val="24"/>
        </w:rPr>
        <w:t>Na Tabela 5, é demonstrado o desenho de estimação do método em forma de planilha. Na primeira coluna, estão representados os Municípios que são analisados (a unidade tratada). Na segunda, notam-se os anos em que ocorre a Prova Brasil, ou seja, que são coletados os dados das variáveis de interesse (</w:t>
      </w:r>
      <w:proofErr w:type="spellStart"/>
      <w:r>
        <w:rPr>
          <w:rFonts w:ascii="Arial" w:hAnsi="Arial" w:cs="Arial"/>
          <w:sz w:val="24"/>
        </w:rPr>
        <w:t>Proficiêcias</w:t>
      </w:r>
      <w:proofErr w:type="spellEnd"/>
      <w:r>
        <w:rPr>
          <w:rFonts w:ascii="Arial" w:hAnsi="Arial" w:cs="Arial"/>
          <w:sz w:val="24"/>
        </w:rPr>
        <w:t xml:space="preserve">, </w:t>
      </w:r>
      <w:proofErr w:type="spellStart"/>
      <w:r>
        <w:rPr>
          <w:rFonts w:ascii="Arial" w:hAnsi="Arial" w:cs="Arial"/>
          <w:sz w:val="24"/>
        </w:rPr>
        <w:t>TICs</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xml:space="preserve">). Na terceira, tem-se o Grupo de Tratados em que está contida a cidade que recebe o tratamento, como </w:t>
      </w:r>
      <w:r w:rsidR="0072072F">
        <w:rPr>
          <w:rFonts w:ascii="Arial" w:hAnsi="Arial" w:cs="Arial"/>
          <w:sz w:val="24"/>
        </w:rPr>
        <w:t>na Tabela 4</w:t>
      </w:r>
      <w:r>
        <w:rPr>
          <w:rFonts w:ascii="Arial" w:hAnsi="Arial" w:cs="Arial"/>
          <w:sz w:val="24"/>
        </w:rPr>
        <w:t xml:space="preserve">. Na quarta, </w:t>
      </w:r>
      <w:r w:rsidR="0072072F">
        <w:rPr>
          <w:rFonts w:ascii="Arial" w:hAnsi="Arial" w:cs="Arial"/>
          <w:sz w:val="24"/>
        </w:rPr>
        <w:t>tem-se a</w:t>
      </w:r>
      <w:r>
        <w:rPr>
          <w:rFonts w:ascii="Arial" w:hAnsi="Arial" w:cs="Arial"/>
          <w:sz w:val="24"/>
        </w:rPr>
        <w:t xml:space="preserve"> </w:t>
      </w:r>
      <w:proofErr w:type="spellStart"/>
      <w:r w:rsidRPr="005D7BBC">
        <w:rPr>
          <w:rFonts w:ascii="Arial" w:hAnsi="Arial" w:cs="Arial"/>
          <w:i/>
          <w:sz w:val="24"/>
        </w:rPr>
        <w:t>dummy</w:t>
      </w:r>
      <w:proofErr w:type="spellEnd"/>
      <w:r w:rsidR="0072072F">
        <w:rPr>
          <w:rFonts w:ascii="Arial" w:hAnsi="Arial" w:cs="Arial"/>
          <w:sz w:val="24"/>
        </w:rPr>
        <w:t xml:space="preserve"> que diferencia os G</w:t>
      </w:r>
      <w:r>
        <w:rPr>
          <w:rFonts w:ascii="Arial" w:hAnsi="Arial" w:cs="Arial"/>
          <w:sz w:val="24"/>
        </w:rPr>
        <w:t xml:space="preserve">rupos de </w:t>
      </w:r>
      <w:r w:rsidR="0072072F">
        <w:rPr>
          <w:rFonts w:ascii="Arial" w:hAnsi="Arial" w:cs="Arial"/>
          <w:sz w:val="24"/>
        </w:rPr>
        <w:t>Tratados e o Grupo de C</w:t>
      </w:r>
      <w:r>
        <w:rPr>
          <w:rFonts w:ascii="Arial" w:hAnsi="Arial" w:cs="Arial"/>
          <w:sz w:val="24"/>
        </w:rPr>
        <w:t xml:space="preserve">ontrole. Já na quinta e última coluna, estão aplicadas aos municípios à distância </w:t>
      </w:r>
      <w:r>
        <w:rPr>
          <w:rFonts w:ascii="Arial" w:eastAsiaTheme="minorEastAsia" w:hAnsi="Arial" w:cs="Arial"/>
          <w:sz w:val="24"/>
        </w:rPr>
        <w:t>(</w:t>
      </w:r>
      <m:oMath>
        <m:r>
          <w:rPr>
            <w:rFonts w:ascii="Cambria Math" w:hAnsi="Cambria Math"/>
            <w:sz w:val="24"/>
          </w:rPr>
          <m:t>k</m:t>
        </m:r>
      </m:oMath>
      <w:r>
        <w:rPr>
          <w:rFonts w:ascii="Arial" w:eastAsiaTheme="minorEastAsia" w:hAnsi="Arial" w:cs="Arial"/>
          <w:sz w:val="24"/>
        </w:rPr>
        <w:t xml:space="preserve">) que foi definida anteriormente, devido às particularidades do modelo.  </w:t>
      </w:r>
    </w:p>
    <w:p w14:paraId="38C37523" w14:textId="77777777" w:rsidR="00587E0A" w:rsidRDefault="00223229" w:rsidP="00510C9D">
      <w:pPr>
        <w:spacing w:after="0" w:line="360" w:lineRule="auto"/>
        <w:ind w:firstLine="708"/>
        <w:jc w:val="both"/>
        <w:rPr>
          <w:rFonts w:ascii="Arial" w:hAnsi="Arial" w:cs="Arial"/>
          <w:sz w:val="24"/>
        </w:rPr>
      </w:pPr>
      <w:r>
        <w:rPr>
          <w:rFonts w:ascii="Arial" w:hAnsi="Arial" w:cs="Arial"/>
          <w:sz w:val="24"/>
        </w:rPr>
        <w:t xml:space="preserve">Entretanto, mesmo que com todos os </w:t>
      </w:r>
      <w:r w:rsidR="00430A66">
        <w:rPr>
          <w:rFonts w:ascii="Arial" w:hAnsi="Arial" w:cs="Arial"/>
          <w:sz w:val="24"/>
        </w:rPr>
        <w:t>critérios</w:t>
      </w:r>
      <w:r>
        <w:rPr>
          <w:rFonts w:ascii="Arial" w:hAnsi="Arial" w:cs="Arial"/>
          <w:sz w:val="24"/>
        </w:rPr>
        <w:t xml:space="preserve"> obedecidos, alguns problemas se perpetuam diante aos dados: (i) um ligado à possibilidade de efeito heterogêneo em alguma dimensão e (</w:t>
      </w:r>
      <w:proofErr w:type="spellStart"/>
      <w:proofErr w:type="gramStart"/>
      <w:r>
        <w:rPr>
          <w:rFonts w:ascii="Arial" w:hAnsi="Arial" w:cs="Arial"/>
          <w:sz w:val="24"/>
        </w:rPr>
        <w:t>ii</w:t>
      </w:r>
      <w:proofErr w:type="spellEnd"/>
      <w:proofErr w:type="gramEnd"/>
      <w:r>
        <w:rPr>
          <w:rFonts w:ascii="Arial" w:hAnsi="Arial" w:cs="Arial"/>
          <w:sz w:val="24"/>
        </w:rPr>
        <w:t xml:space="preserve">) outro relacionado à utilização de </w:t>
      </w:r>
      <w:proofErr w:type="spellStart"/>
      <w:r>
        <w:rPr>
          <w:rFonts w:ascii="Arial" w:hAnsi="Arial" w:cs="Arial"/>
          <w:sz w:val="24"/>
        </w:rPr>
        <w:t>covariadas</w:t>
      </w:r>
      <w:proofErr w:type="spellEnd"/>
      <w:r>
        <w:rPr>
          <w:rFonts w:ascii="Arial" w:hAnsi="Arial" w:cs="Arial"/>
          <w:sz w:val="24"/>
        </w:rPr>
        <w:t xml:space="preserve"> na análise direto e/ou através do teste de tendências paralelas. Sendo assim, primeiro</w:t>
      </w:r>
      <w:r w:rsidRPr="00346DF4">
        <w:rPr>
          <w:rFonts w:ascii="Arial" w:hAnsi="Arial" w:cs="Arial"/>
          <w:sz w:val="24"/>
        </w:rPr>
        <w:t xml:space="preserve"> </w:t>
      </w:r>
      <w:r>
        <w:rPr>
          <w:rFonts w:ascii="Arial" w:hAnsi="Arial" w:cs="Arial"/>
          <w:sz w:val="24"/>
        </w:rPr>
        <w:t>admite-se a possibilidade de</w:t>
      </w:r>
      <w:r w:rsidRPr="00346DF4">
        <w:rPr>
          <w:rFonts w:ascii="Arial" w:hAnsi="Arial" w:cs="Arial"/>
          <w:sz w:val="24"/>
        </w:rPr>
        <w:t xml:space="preserve"> impactos heterogêneos entre </w:t>
      </w:r>
      <w:r>
        <w:rPr>
          <w:rFonts w:ascii="Arial" w:hAnsi="Arial" w:cs="Arial"/>
          <w:sz w:val="24"/>
        </w:rPr>
        <w:t xml:space="preserve">os grupos </w:t>
      </w:r>
      <w:r w:rsidRPr="00346DF4">
        <w:rPr>
          <w:rFonts w:ascii="Arial" w:hAnsi="Arial" w:cs="Arial"/>
          <w:sz w:val="24"/>
        </w:rPr>
        <w:t>unidades tratadas e/ou</w:t>
      </w:r>
      <w:r>
        <w:rPr>
          <w:rFonts w:ascii="Arial" w:hAnsi="Arial" w:cs="Arial"/>
          <w:sz w:val="24"/>
        </w:rPr>
        <w:t xml:space="preserve"> entre os períodos de tempo, depois se busca outro método que possa resolver este percalço. </w:t>
      </w:r>
      <w:r w:rsidR="00510C9D">
        <w:rPr>
          <w:rFonts w:ascii="Arial" w:hAnsi="Arial" w:cs="Arial"/>
          <w:sz w:val="24"/>
        </w:rPr>
        <w:t>Para</w:t>
      </w:r>
      <w:r>
        <w:rPr>
          <w:rFonts w:ascii="Arial" w:hAnsi="Arial" w:cs="Arial"/>
          <w:sz w:val="24"/>
        </w:rPr>
        <w:t xml:space="preserve"> </w:t>
      </w:r>
      <w:proofErr w:type="spellStart"/>
      <w:r>
        <w:rPr>
          <w:rFonts w:ascii="Arial" w:hAnsi="Arial" w:cs="Arial"/>
          <w:sz w:val="24"/>
        </w:rPr>
        <w:t>Borusyak</w:t>
      </w:r>
      <w:proofErr w:type="spellEnd"/>
      <w:r>
        <w:rPr>
          <w:rFonts w:ascii="Arial" w:hAnsi="Arial" w:cs="Arial"/>
          <w:sz w:val="24"/>
        </w:rPr>
        <w:t xml:space="preserve"> e </w:t>
      </w:r>
      <w:proofErr w:type="spellStart"/>
      <w:r>
        <w:rPr>
          <w:rFonts w:ascii="Arial" w:hAnsi="Arial" w:cs="Arial"/>
          <w:sz w:val="24"/>
        </w:rPr>
        <w:t>Jaravel</w:t>
      </w:r>
      <w:proofErr w:type="spellEnd"/>
      <w:r>
        <w:rPr>
          <w:rFonts w:ascii="Arial" w:hAnsi="Arial" w:cs="Arial"/>
          <w:sz w:val="24"/>
        </w:rPr>
        <w:t xml:space="preserve"> (2018)</w:t>
      </w:r>
      <w:r w:rsidR="00510C9D">
        <w:rPr>
          <w:rFonts w:ascii="Arial" w:hAnsi="Arial" w:cs="Arial"/>
          <w:sz w:val="24"/>
        </w:rPr>
        <w:t>, a solução</w:t>
      </w:r>
      <w:r>
        <w:rPr>
          <w:rFonts w:ascii="Arial" w:hAnsi="Arial" w:cs="Arial"/>
          <w:sz w:val="24"/>
        </w:rPr>
        <w:t xml:space="preserve"> é a estimação por Diferenças em Diferenças de cada </w:t>
      </w:r>
      <w:r w:rsidR="00510C9D">
        <w:rPr>
          <w:rFonts w:ascii="Arial" w:hAnsi="Arial" w:cs="Arial"/>
          <w:sz w:val="24"/>
        </w:rPr>
        <w:t xml:space="preserve">um dos </w:t>
      </w:r>
      <w:r>
        <w:rPr>
          <w:rFonts w:ascii="Arial" w:hAnsi="Arial" w:cs="Arial"/>
          <w:sz w:val="24"/>
        </w:rPr>
        <w:t>Grupo</w:t>
      </w:r>
      <w:r w:rsidR="00510C9D">
        <w:rPr>
          <w:rFonts w:ascii="Arial" w:hAnsi="Arial" w:cs="Arial"/>
          <w:sz w:val="24"/>
        </w:rPr>
        <w:t>s</w:t>
      </w:r>
      <w:r>
        <w:rPr>
          <w:rFonts w:ascii="Arial" w:hAnsi="Arial" w:cs="Arial"/>
          <w:sz w:val="24"/>
        </w:rPr>
        <w:t xml:space="preserve"> Tratado</w:t>
      </w:r>
      <w:r w:rsidR="00510C9D">
        <w:rPr>
          <w:rFonts w:ascii="Arial" w:hAnsi="Arial" w:cs="Arial"/>
          <w:sz w:val="24"/>
        </w:rPr>
        <w:t>s</w:t>
      </w:r>
      <w:r>
        <w:rPr>
          <w:rFonts w:ascii="Arial" w:hAnsi="Arial" w:cs="Arial"/>
          <w:sz w:val="24"/>
        </w:rPr>
        <w:t xml:space="preserve"> em seu momento de tratamento, permitindo a utilização de </w:t>
      </w:r>
      <w:proofErr w:type="spellStart"/>
      <w:r>
        <w:rPr>
          <w:rFonts w:ascii="Arial" w:hAnsi="Arial" w:cs="Arial"/>
          <w:sz w:val="24"/>
        </w:rPr>
        <w:t>covariadas</w:t>
      </w:r>
      <w:proofErr w:type="spellEnd"/>
      <w:r>
        <w:rPr>
          <w:rFonts w:ascii="Arial" w:hAnsi="Arial" w:cs="Arial"/>
          <w:sz w:val="24"/>
        </w:rPr>
        <w:t xml:space="preserve"> e o diagnostico de heterogeneidade. </w:t>
      </w:r>
      <w:r w:rsidR="00587E0A">
        <w:rPr>
          <w:rFonts w:ascii="Arial" w:hAnsi="Arial" w:cs="Arial"/>
          <w:sz w:val="24"/>
        </w:rPr>
        <w:t>Porém, o procedimento descrito acima é um tanto quanto burocrático.</w:t>
      </w:r>
    </w:p>
    <w:p w14:paraId="5B246F18" w14:textId="0FD11426" w:rsidR="008F75C9" w:rsidRPr="00510C9D" w:rsidDel="002B3041" w:rsidRDefault="00587E0A" w:rsidP="008F75C9">
      <w:pPr>
        <w:spacing w:after="0" w:line="360" w:lineRule="auto"/>
        <w:ind w:firstLine="708"/>
        <w:jc w:val="both"/>
        <w:rPr>
          <w:del w:id="2" w:author="Rafael Fraga" w:date="2022-02-02T14:56:00Z"/>
          <w:rFonts w:ascii="Arial" w:hAnsi="Arial" w:cs="Arial"/>
          <w:sz w:val="24"/>
        </w:rPr>
      </w:pPr>
      <w:r>
        <w:rPr>
          <w:rFonts w:ascii="Arial" w:hAnsi="Arial" w:cs="Arial"/>
          <w:sz w:val="24"/>
        </w:rPr>
        <w:t xml:space="preserve">No caso em particular, a opção de análise recai sobre o método de </w:t>
      </w:r>
      <w:proofErr w:type="spellStart"/>
      <w:r>
        <w:rPr>
          <w:rFonts w:ascii="Arial" w:hAnsi="Arial" w:cs="Arial"/>
          <w:sz w:val="24"/>
        </w:rPr>
        <w:t>Callaway</w:t>
      </w:r>
      <w:proofErr w:type="spellEnd"/>
      <w:r>
        <w:rPr>
          <w:rFonts w:ascii="Arial" w:hAnsi="Arial" w:cs="Arial"/>
          <w:sz w:val="24"/>
        </w:rPr>
        <w:t xml:space="preserve"> e Santana (2020). Nele, a </w:t>
      </w:r>
      <w:proofErr w:type="gramStart"/>
      <w:r>
        <w:rPr>
          <w:rFonts w:ascii="Arial" w:hAnsi="Arial" w:cs="Arial"/>
          <w:sz w:val="24"/>
        </w:rPr>
        <w:t>flexibilização</w:t>
      </w:r>
      <w:proofErr w:type="gramEnd"/>
      <w:r>
        <w:rPr>
          <w:rFonts w:ascii="Arial" w:hAnsi="Arial" w:cs="Arial"/>
          <w:sz w:val="24"/>
        </w:rPr>
        <w:t xml:space="preserve"> que permite a utilização de </w:t>
      </w:r>
      <w:proofErr w:type="spellStart"/>
      <w:r>
        <w:rPr>
          <w:rFonts w:ascii="Arial" w:hAnsi="Arial" w:cs="Arial"/>
          <w:sz w:val="24"/>
        </w:rPr>
        <w:t>covariadas</w:t>
      </w:r>
      <w:proofErr w:type="spellEnd"/>
      <w:r>
        <w:rPr>
          <w:rFonts w:ascii="Arial" w:hAnsi="Arial" w:cs="Arial"/>
          <w:sz w:val="24"/>
        </w:rPr>
        <w:t xml:space="preserve"> na estimação e a possibilidade de variação do Grupo de Controle para a testagem de tendências prévias não paralelas fazem do cálculo o mais adequado, até </w:t>
      </w:r>
      <w:r w:rsidR="005F6C58">
        <w:rPr>
          <w:rFonts w:ascii="Arial" w:hAnsi="Arial" w:cs="Arial"/>
          <w:sz w:val="24"/>
        </w:rPr>
        <w:t xml:space="preserve">mesmo </w:t>
      </w:r>
      <w:r>
        <w:rPr>
          <w:rFonts w:ascii="Arial" w:hAnsi="Arial" w:cs="Arial"/>
          <w:sz w:val="24"/>
        </w:rPr>
        <w:t>em relaç</w:t>
      </w:r>
      <w:r w:rsidR="005F6C58">
        <w:rPr>
          <w:rFonts w:ascii="Arial" w:hAnsi="Arial" w:cs="Arial"/>
          <w:sz w:val="24"/>
        </w:rPr>
        <w:t xml:space="preserve">ão ao processo computacional. </w:t>
      </w:r>
      <w:r w:rsidR="00823813">
        <w:rPr>
          <w:rFonts w:ascii="Arial" w:hAnsi="Arial" w:cs="Arial"/>
          <w:sz w:val="24"/>
        </w:rPr>
        <w:t xml:space="preserve">A atuação das </w:t>
      </w:r>
      <w:proofErr w:type="spellStart"/>
      <w:r w:rsidR="00823813">
        <w:rPr>
          <w:rFonts w:ascii="Arial" w:hAnsi="Arial" w:cs="Arial"/>
          <w:sz w:val="24"/>
        </w:rPr>
        <w:t>covariadas</w:t>
      </w:r>
      <w:proofErr w:type="spellEnd"/>
      <w:r w:rsidR="00823813">
        <w:rPr>
          <w:rFonts w:ascii="Arial" w:hAnsi="Arial" w:cs="Arial"/>
          <w:sz w:val="24"/>
        </w:rPr>
        <w:t xml:space="preserve"> está ligada ao Grupo de Controle e sua condicionalidade, selecionando unidade</w:t>
      </w:r>
      <w:r w:rsidR="007432EB">
        <w:rPr>
          <w:rFonts w:ascii="Arial" w:hAnsi="Arial" w:cs="Arial"/>
          <w:sz w:val="24"/>
        </w:rPr>
        <w:t>s</w:t>
      </w:r>
      <w:r w:rsidR="00823813">
        <w:rPr>
          <w:rFonts w:ascii="Arial" w:hAnsi="Arial" w:cs="Arial"/>
          <w:sz w:val="24"/>
        </w:rPr>
        <w:t xml:space="preserve"> que são semelhantes àquelas tratadas.</w:t>
      </w:r>
      <w:ins w:id="3" w:author="Rafael Fraga" w:date="2022-02-02T14:56:00Z">
        <w:r w:rsidR="002B3041">
          <w:rPr>
            <w:rFonts w:ascii="Arial" w:hAnsi="Arial" w:cs="Arial"/>
            <w:sz w:val="24"/>
          </w:rPr>
          <w:t xml:space="preserve"> </w:t>
        </w:r>
      </w:ins>
    </w:p>
    <w:p w14:paraId="04A9AED1" w14:textId="4AD38C5A" w:rsidR="00CD60FD" w:rsidRPr="00D4034A" w:rsidRDefault="00D4034A" w:rsidP="002B3041">
      <w:pPr>
        <w:spacing w:after="0" w:line="360" w:lineRule="auto"/>
        <w:ind w:firstLine="708"/>
        <w:jc w:val="both"/>
        <w:rPr>
          <w:rFonts w:ascii="Arial" w:hAnsi="Arial" w:cs="Arial"/>
          <w:sz w:val="24"/>
        </w:rPr>
      </w:pPr>
      <w:r>
        <w:rPr>
          <w:rFonts w:ascii="Arial" w:hAnsi="Arial" w:cs="Arial"/>
          <w:sz w:val="24"/>
        </w:rPr>
        <w:t xml:space="preserve">A </w:t>
      </w:r>
      <w:r w:rsidR="006C32B7">
        <w:rPr>
          <w:rFonts w:ascii="Arial" w:hAnsi="Arial" w:cs="Arial"/>
          <w:sz w:val="24"/>
        </w:rPr>
        <w:t>e</w:t>
      </w:r>
      <w:r>
        <w:rPr>
          <w:rFonts w:ascii="Arial" w:hAnsi="Arial" w:cs="Arial"/>
          <w:sz w:val="24"/>
        </w:rPr>
        <w:t>quaç</w:t>
      </w:r>
      <w:r w:rsidR="002B3041">
        <w:rPr>
          <w:rFonts w:ascii="Arial" w:hAnsi="Arial" w:cs="Arial"/>
          <w:sz w:val="24"/>
        </w:rPr>
        <w:t>ão</w:t>
      </w:r>
      <w:r>
        <w:rPr>
          <w:rFonts w:ascii="Arial" w:hAnsi="Arial" w:cs="Arial"/>
          <w:sz w:val="24"/>
        </w:rPr>
        <w:t xml:space="preserve"> abaixo apresenta</w:t>
      </w:r>
      <w:r w:rsidR="002B3041">
        <w:rPr>
          <w:rFonts w:ascii="Arial" w:hAnsi="Arial" w:cs="Arial"/>
          <w:sz w:val="24"/>
        </w:rPr>
        <w:t xml:space="preserve"> </w:t>
      </w:r>
      <w:r w:rsidR="006C32B7">
        <w:rPr>
          <w:rFonts w:ascii="Arial" w:hAnsi="Arial" w:cs="Arial"/>
          <w:sz w:val="24"/>
        </w:rPr>
        <w:t>o cálculo</w:t>
      </w:r>
      <w:r>
        <w:rPr>
          <w:rFonts w:ascii="Arial" w:hAnsi="Arial" w:cs="Arial"/>
          <w:sz w:val="24"/>
        </w:rPr>
        <w:t xml:space="preserve"> d</w:t>
      </w:r>
      <w:r w:rsidR="006C32B7">
        <w:rPr>
          <w:rFonts w:ascii="Arial" w:hAnsi="Arial" w:cs="Arial"/>
          <w:sz w:val="24"/>
        </w:rPr>
        <w:t>os efeitos dos</w:t>
      </w:r>
      <w:r>
        <w:rPr>
          <w:rFonts w:ascii="Arial" w:hAnsi="Arial" w:cs="Arial"/>
          <w:sz w:val="24"/>
        </w:rPr>
        <w:t xml:space="preserve"> tratamentos médios </w:t>
      </w:r>
      <w:r w:rsidR="006C32B7">
        <w:rPr>
          <w:rFonts w:ascii="Arial" w:hAnsi="Arial" w:cs="Arial"/>
          <w:sz w:val="24"/>
        </w:rPr>
        <w:t>para forma</w:t>
      </w:r>
      <w:r w:rsidR="002B3041">
        <w:rPr>
          <w:rFonts w:ascii="Arial" w:hAnsi="Arial" w:cs="Arial"/>
          <w:sz w:val="24"/>
        </w:rPr>
        <w:t xml:space="preserve"> de modelagem descrita </w:t>
      </w:r>
      <w:r>
        <w:rPr>
          <w:rFonts w:ascii="Arial" w:hAnsi="Arial" w:cs="Arial"/>
          <w:sz w:val="24"/>
        </w:rPr>
        <w:t>acima</w:t>
      </w:r>
      <w:r w:rsidR="002B3041">
        <w:rPr>
          <w:rFonts w:ascii="Arial" w:hAnsi="Arial" w:cs="Arial"/>
          <w:sz w:val="24"/>
        </w:rPr>
        <w:t xml:space="preserve">, </w:t>
      </w:r>
      <m:oMath>
        <m:r>
          <w:rPr>
            <w:rFonts w:ascii="Cambria Math" w:eastAsiaTheme="minorEastAsia" w:hAnsi="Cambria Math"/>
            <w:sz w:val="24"/>
          </w:rPr>
          <m:t>ATT</m:t>
        </m:r>
        <m:d>
          <m:dPr>
            <m:ctrlPr>
              <w:rPr>
                <w:rFonts w:ascii="Cambria Math" w:eastAsiaTheme="minorEastAsia" w:hAnsi="Cambria Math"/>
                <w:i/>
                <w:iCs/>
                <w:sz w:val="24"/>
              </w:rPr>
            </m:ctrlPr>
          </m:dPr>
          <m:e>
            <m:r>
              <w:rPr>
                <w:rFonts w:ascii="Cambria Math" w:eastAsiaTheme="minorEastAsia" w:hAnsi="Cambria Math"/>
                <w:sz w:val="24"/>
              </w:rPr>
              <m:t>g,t</m:t>
            </m:r>
          </m:e>
        </m:d>
      </m:oMath>
      <w:r>
        <w:rPr>
          <w:rFonts w:ascii="Arial" w:eastAsiaTheme="minorEastAsia" w:hAnsi="Arial" w:cs="Arial"/>
          <w:iCs/>
          <w:sz w:val="24"/>
        </w:rPr>
        <w:t>):</w:t>
      </w:r>
      <w:r w:rsidRPr="00D4034A">
        <w:rPr>
          <w:rFonts w:ascii="Arial" w:hAnsi="Arial" w:cs="Arial"/>
          <w:sz w:val="24"/>
        </w:rPr>
        <w:t xml:space="preserve"> </w:t>
      </w:r>
    </w:p>
    <w:p w14:paraId="4451795D" w14:textId="77777777" w:rsidR="00CD60FD" w:rsidRPr="00CD60FD" w:rsidRDefault="00CD60FD" w:rsidP="00CD60FD">
      <w:pPr>
        <w:spacing w:after="0"/>
        <w:rPr>
          <w:rFonts w:eastAsiaTheme="minorEastAsia"/>
          <w:sz w:val="28"/>
        </w:rPr>
      </w:pPr>
    </w:p>
    <w:p w14:paraId="0BD89A84" w14:textId="5A6D2D22" w:rsidR="00D802A2" w:rsidRPr="007432EB" w:rsidRDefault="002B3041" w:rsidP="007432EB">
      <w:pPr>
        <w:spacing w:after="0" w:line="360" w:lineRule="auto"/>
        <w:jc w:val="both"/>
        <w:rPr>
          <w:rFonts w:eastAsiaTheme="minorEastAsia" w:cstheme="minorHAnsi"/>
          <w:iCs/>
          <w:sz w:val="24"/>
        </w:rPr>
      </w:pPr>
      <m:oMathPara>
        <m:oMath>
          <m:r>
            <w:rPr>
              <w:rFonts w:ascii="Cambria Math" w:eastAsiaTheme="minorEastAsia" w:hAnsi="Cambria Math"/>
              <w:sz w:val="24"/>
            </w:rPr>
            <w:lastRenderedPageBreak/>
            <m:t>ATT</m:t>
          </m:r>
          <m:d>
            <m:dPr>
              <m:ctrlPr>
                <w:rPr>
                  <w:rFonts w:ascii="Cambria Math" w:eastAsiaTheme="minorEastAsia" w:hAnsi="Cambria Math"/>
                  <w:i/>
                  <w:iCs/>
                  <w:sz w:val="24"/>
                </w:rPr>
              </m:ctrlPr>
            </m:dPr>
            <m:e>
              <m:r>
                <w:rPr>
                  <w:rFonts w:ascii="Cambria Math" w:eastAsiaTheme="minorEastAsia" w:hAnsi="Cambria Math"/>
                  <w:sz w:val="24"/>
                </w:rPr>
                <m:t>g,t</m:t>
              </m:r>
            </m:e>
          </m:d>
          <m:r>
            <w:rPr>
              <w:rFonts w:ascii="Cambria Math" w:eastAsiaTheme="minorEastAsia" w:hAnsi="Cambria Math"/>
              <w:sz w:val="24"/>
            </w:rPr>
            <m:t>=E</m:t>
          </m:r>
          <m:d>
            <m:dPr>
              <m:begChr m:val="["/>
              <m:endChr m:val="]"/>
              <m:ctrlPr>
                <w:rPr>
                  <w:rFonts w:ascii="Cambria Math" w:eastAsiaTheme="minorEastAsia" w:hAnsi="Cambria Math"/>
                  <w:i/>
                  <w:iCs/>
                  <w:sz w:val="24"/>
                </w:rPr>
              </m:ctrlPr>
            </m:dPr>
            <m:e>
              <m:d>
                <m:dPr>
                  <m:ctrlPr>
                    <w:rPr>
                      <w:rFonts w:ascii="Cambria Math" w:eastAsiaTheme="minorEastAsia" w:hAnsi="Cambria Math"/>
                      <w:i/>
                      <w:iCs/>
                      <w:sz w:val="24"/>
                    </w:rPr>
                  </m:ctrlPr>
                </m:dPr>
                <m:e>
                  <m:f>
                    <m:fPr>
                      <m:ctrlPr>
                        <w:rPr>
                          <w:rFonts w:ascii="Cambria Math" w:eastAsiaTheme="minorEastAsia" w:hAnsi="Cambria Math"/>
                          <w:i/>
                          <w:iCs/>
                          <w:sz w:val="24"/>
                        </w:rPr>
                      </m:ctrlPr>
                    </m:fPr>
                    <m:num>
                      <m:sSub>
                        <m:sSubPr>
                          <m:ctrlPr>
                            <w:rPr>
                              <w:rFonts w:ascii="Cambria Math" w:eastAsiaTheme="minorEastAsia" w:hAnsi="Cambria Math"/>
                              <w:i/>
                              <w:iCs/>
                              <w:sz w:val="24"/>
                            </w:rPr>
                          </m:ctrlPr>
                        </m:sSubPr>
                        <m:e>
                          <m:r>
                            <w:rPr>
                              <w:rFonts w:ascii="Cambria Math" w:eastAsiaTheme="minorEastAsia" w:hAnsi="Cambria Math"/>
                              <w:sz w:val="24"/>
                            </w:rPr>
                            <m:t>G</m:t>
                          </m:r>
                        </m:e>
                        <m:sub>
                          <m:r>
                            <w:rPr>
                              <w:rFonts w:ascii="Cambria Math" w:eastAsiaTheme="minorEastAsia" w:hAnsi="Cambria Math"/>
                              <w:sz w:val="24"/>
                            </w:rPr>
                            <m:t>g</m:t>
                          </m:r>
                        </m:sub>
                      </m:sSub>
                    </m:num>
                    <m:den>
                      <m:r>
                        <w:rPr>
                          <w:rFonts w:ascii="Cambria Math" w:eastAsiaTheme="minorEastAsia" w:hAnsi="Cambria Math"/>
                          <w:sz w:val="24"/>
                        </w:rPr>
                        <m:t>E</m:t>
                      </m:r>
                      <m:d>
                        <m:dPr>
                          <m:begChr m:val="["/>
                          <m:endChr m:val="]"/>
                          <m:ctrlPr>
                            <w:rPr>
                              <w:rFonts w:ascii="Cambria Math" w:eastAsiaTheme="minorEastAsia" w:hAnsi="Cambria Math"/>
                              <w:i/>
                              <w:iCs/>
                              <w:sz w:val="24"/>
                            </w:rPr>
                          </m:ctrlPr>
                        </m:dPr>
                        <m:e>
                          <m:sSub>
                            <m:sSubPr>
                              <m:ctrlPr>
                                <w:rPr>
                                  <w:rFonts w:ascii="Cambria Math" w:eastAsiaTheme="minorEastAsia" w:hAnsi="Cambria Math"/>
                                  <w:i/>
                                  <w:iCs/>
                                  <w:sz w:val="24"/>
                                </w:rPr>
                              </m:ctrlPr>
                            </m:sSubPr>
                            <m:e>
                              <m:r>
                                <w:rPr>
                                  <w:rFonts w:ascii="Cambria Math" w:eastAsiaTheme="minorEastAsia" w:hAnsi="Cambria Math"/>
                                  <w:sz w:val="24"/>
                                </w:rPr>
                                <m:t>G</m:t>
                              </m:r>
                            </m:e>
                            <m:sub>
                              <m:r>
                                <w:rPr>
                                  <w:rFonts w:ascii="Cambria Math" w:eastAsiaTheme="minorEastAsia" w:hAnsi="Cambria Math"/>
                                  <w:sz w:val="24"/>
                                </w:rPr>
                                <m:t>g</m:t>
                              </m:r>
                            </m:sub>
                          </m:sSub>
                        </m:e>
                      </m:d>
                    </m:den>
                  </m:f>
                  <m:r>
                    <w:rPr>
                      <w:rFonts w:ascii="Cambria Math" w:eastAsiaTheme="minorEastAsia" w:hAnsi="Cambria Math"/>
                      <w:sz w:val="24"/>
                    </w:rPr>
                    <m:t>-</m:t>
                  </m:r>
                  <m:f>
                    <m:fPr>
                      <m:ctrlPr>
                        <w:rPr>
                          <w:rFonts w:ascii="Cambria Math" w:eastAsiaTheme="minorEastAsia" w:hAnsi="Cambria Math"/>
                          <w:i/>
                          <w:iCs/>
                          <w:sz w:val="24"/>
                        </w:rPr>
                      </m:ctrlPr>
                    </m:fPr>
                    <m:num>
                      <m:f>
                        <m:fPr>
                          <m:ctrlPr>
                            <w:rPr>
                              <w:rFonts w:ascii="Cambria Math" w:eastAsiaTheme="minorEastAsia" w:hAnsi="Cambria Math"/>
                              <w:i/>
                              <w:iCs/>
                              <w:sz w:val="24"/>
                            </w:rPr>
                          </m:ctrlPr>
                        </m:fPr>
                        <m:num>
                          <m:sSub>
                            <m:sSubPr>
                              <m:ctrlPr>
                                <w:rPr>
                                  <w:rFonts w:ascii="Cambria Math" w:eastAsiaTheme="minorEastAsia" w:hAnsi="Cambria Math"/>
                                  <w:i/>
                                  <w:iCs/>
                                  <w:sz w:val="24"/>
                                </w:rPr>
                              </m:ctrlPr>
                            </m:sSubPr>
                            <m:e>
                              <m:r>
                                <w:rPr>
                                  <w:rFonts w:ascii="Cambria Math" w:eastAsiaTheme="minorEastAsia" w:hAnsi="Cambria Math"/>
                                  <w:sz w:val="24"/>
                                </w:rPr>
                                <m:t>P</m:t>
                              </m:r>
                            </m:e>
                            <m:sub>
                              <m:r>
                                <w:rPr>
                                  <w:rFonts w:ascii="Cambria Math" w:eastAsiaTheme="minorEastAsia" w:hAnsi="Cambria Math"/>
                                  <w:sz w:val="24"/>
                                </w:rPr>
                                <m:t>g</m:t>
                              </m:r>
                            </m:sub>
                          </m:sSub>
                          <m:d>
                            <m:dPr>
                              <m:ctrlPr>
                                <w:rPr>
                                  <w:rFonts w:ascii="Cambria Math" w:eastAsiaTheme="minorEastAsia" w:hAnsi="Cambria Math"/>
                                  <w:i/>
                                  <w:iCs/>
                                  <w:sz w:val="24"/>
                                </w:rPr>
                              </m:ctrlPr>
                            </m:dPr>
                            <m:e>
                              <m:r>
                                <w:rPr>
                                  <w:rFonts w:ascii="Cambria Math" w:eastAsiaTheme="minorEastAsia" w:hAnsi="Cambria Math"/>
                                  <w:sz w:val="24"/>
                                </w:rPr>
                                <m:t>X</m:t>
                              </m:r>
                            </m:e>
                          </m:d>
                          <m:r>
                            <w:rPr>
                              <w:rFonts w:ascii="Cambria Math" w:eastAsiaTheme="minorEastAsia" w:hAnsi="Cambria Math"/>
                              <w:sz w:val="24"/>
                            </w:rPr>
                            <m:t>C</m:t>
                          </m:r>
                        </m:num>
                        <m:den>
                          <m:r>
                            <w:rPr>
                              <w:rFonts w:ascii="Cambria Math" w:eastAsiaTheme="minorEastAsia" w:hAnsi="Cambria Math"/>
                              <w:sz w:val="24"/>
                            </w:rPr>
                            <m:t>1-</m:t>
                          </m:r>
                          <m:sSub>
                            <m:sSubPr>
                              <m:ctrlPr>
                                <w:rPr>
                                  <w:rFonts w:ascii="Cambria Math" w:eastAsiaTheme="minorEastAsia" w:hAnsi="Cambria Math"/>
                                  <w:i/>
                                  <w:iCs/>
                                  <w:sz w:val="24"/>
                                </w:rPr>
                              </m:ctrlPr>
                            </m:sSubPr>
                            <m:e>
                              <m:r>
                                <w:rPr>
                                  <w:rFonts w:ascii="Cambria Math" w:eastAsiaTheme="minorEastAsia" w:hAnsi="Cambria Math"/>
                                  <w:sz w:val="24"/>
                                </w:rPr>
                                <m:t>P</m:t>
                              </m:r>
                            </m:e>
                            <m:sub>
                              <m:r>
                                <w:rPr>
                                  <w:rFonts w:ascii="Cambria Math" w:eastAsiaTheme="minorEastAsia" w:hAnsi="Cambria Math"/>
                                  <w:sz w:val="24"/>
                                </w:rPr>
                                <m:t>g</m:t>
                              </m:r>
                            </m:sub>
                          </m:sSub>
                          <m:r>
                            <w:rPr>
                              <w:rFonts w:ascii="Cambria Math" w:eastAsiaTheme="minorEastAsia" w:hAnsi="Cambria Math"/>
                              <w:sz w:val="24"/>
                            </w:rPr>
                            <m:t>(X)</m:t>
                          </m:r>
                        </m:den>
                      </m:f>
                    </m:num>
                    <m:den>
                      <m:r>
                        <w:rPr>
                          <w:rFonts w:ascii="Cambria Math" w:eastAsiaTheme="minorEastAsia" w:hAnsi="Cambria Math"/>
                          <w:sz w:val="24"/>
                        </w:rPr>
                        <m:t>E</m:t>
                      </m:r>
                      <m:d>
                        <m:dPr>
                          <m:begChr m:val="["/>
                          <m:endChr m:val="]"/>
                          <m:ctrlPr>
                            <w:rPr>
                              <w:rFonts w:ascii="Cambria Math" w:eastAsiaTheme="minorEastAsia" w:hAnsi="Cambria Math"/>
                              <w:i/>
                              <w:iCs/>
                              <w:sz w:val="24"/>
                            </w:rPr>
                          </m:ctrlPr>
                        </m:dPr>
                        <m:e>
                          <m:f>
                            <m:fPr>
                              <m:ctrlPr>
                                <w:rPr>
                                  <w:rFonts w:ascii="Cambria Math" w:eastAsiaTheme="minorEastAsia" w:hAnsi="Cambria Math"/>
                                  <w:i/>
                                  <w:iCs/>
                                  <w:sz w:val="24"/>
                                </w:rPr>
                              </m:ctrlPr>
                            </m:fPr>
                            <m:num>
                              <m:sSub>
                                <m:sSubPr>
                                  <m:ctrlPr>
                                    <w:rPr>
                                      <w:rFonts w:ascii="Cambria Math" w:eastAsiaTheme="minorEastAsia" w:hAnsi="Cambria Math"/>
                                      <w:i/>
                                      <w:iCs/>
                                      <w:sz w:val="24"/>
                                    </w:rPr>
                                  </m:ctrlPr>
                                </m:sSubPr>
                                <m:e>
                                  <m:r>
                                    <w:rPr>
                                      <w:rFonts w:ascii="Cambria Math" w:eastAsiaTheme="minorEastAsia" w:hAnsi="Cambria Math"/>
                                      <w:sz w:val="24"/>
                                    </w:rPr>
                                    <m:t>P</m:t>
                                  </m:r>
                                </m:e>
                                <m:sub>
                                  <m:r>
                                    <w:rPr>
                                      <w:rFonts w:ascii="Cambria Math" w:eastAsiaTheme="minorEastAsia" w:hAnsi="Cambria Math"/>
                                      <w:sz w:val="24"/>
                                    </w:rPr>
                                    <m:t>g</m:t>
                                  </m:r>
                                </m:sub>
                              </m:sSub>
                              <m:d>
                                <m:dPr>
                                  <m:ctrlPr>
                                    <w:rPr>
                                      <w:rFonts w:ascii="Cambria Math" w:eastAsiaTheme="minorEastAsia" w:hAnsi="Cambria Math"/>
                                      <w:i/>
                                      <w:iCs/>
                                      <w:sz w:val="24"/>
                                    </w:rPr>
                                  </m:ctrlPr>
                                </m:dPr>
                                <m:e>
                                  <m:r>
                                    <w:rPr>
                                      <w:rFonts w:ascii="Cambria Math" w:eastAsiaTheme="minorEastAsia" w:hAnsi="Cambria Math"/>
                                      <w:sz w:val="24"/>
                                    </w:rPr>
                                    <m:t>X</m:t>
                                  </m:r>
                                </m:e>
                              </m:d>
                              <m:r>
                                <w:rPr>
                                  <w:rFonts w:ascii="Cambria Math" w:eastAsiaTheme="minorEastAsia" w:hAnsi="Cambria Math"/>
                                  <w:sz w:val="24"/>
                                </w:rPr>
                                <m:t>C</m:t>
                              </m:r>
                            </m:num>
                            <m:den>
                              <m:r>
                                <w:rPr>
                                  <w:rFonts w:ascii="Cambria Math" w:eastAsiaTheme="minorEastAsia" w:hAnsi="Cambria Math"/>
                                  <w:sz w:val="24"/>
                                </w:rPr>
                                <m:t>1-</m:t>
                              </m:r>
                              <m:sSub>
                                <m:sSubPr>
                                  <m:ctrlPr>
                                    <w:rPr>
                                      <w:rFonts w:ascii="Cambria Math" w:eastAsiaTheme="minorEastAsia" w:hAnsi="Cambria Math"/>
                                      <w:i/>
                                      <w:iCs/>
                                      <w:sz w:val="24"/>
                                    </w:rPr>
                                  </m:ctrlPr>
                                </m:sSubPr>
                                <m:e>
                                  <m:r>
                                    <w:rPr>
                                      <w:rFonts w:ascii="Cambria Math" w:eastAsiaTheme="minorEastAsia" w:hAnsi="Cambria Math"/>
                                      <w:sz w:val="24"/>
                                    </w:rPr>
                                    <m:t>P</m:t>
                                  </m:r>
                                </m:e>
                                <m:sub>
                                  <m:r>
                                    <w:rPr>
                                      <w:rFonts w:ascii="Cambria Math" w:eastAsiaTheme="minorEastAsia" w:hAnsi="Cambria Math"/>
                                      <w:sz w:val="24"/>
                                    </w:rPr>
                                    <m:t>g</m:t>
                                  </m:r>
                                </m:sub>
                              </m:sSub>
                              <m:r>
                                <w:rPr>
                                  <w:rFonts w:ascii="Cambria Math" w:eastAsiaTheme="minorEastAsia" w:hAnsi="Cambria Math"/>
                                  <w:sz w:val="24"/>
                                </w:rPr>
                                <m:t>(X)</m:t>
                              </m:r>
                            </m:den>
                          </m:f>
                        </m:e>
                      </m:d>
                    </m:den>
                  </m:f>
                </m:e>
              </m:d>
              <m:d>
                <m:dPr>
                  <m:ctrlPr>
                    <w:rPr>
                      <w:rFonts w:ascii="Cambria Math" w:eastAsiaTheme="minorEastAsia" w:hAnsi="Cambria Math"/>
                      <w:i/>
                      <w:iCs/>
                      <w:sz w:val="24"/>
                    </w:rPr>
                  </m:ctrlPr>
                </m:dPr>
                <m:e>
                  <m:sSub>
                    <m:sSubPr>
                      <m:ctrlPr>
                        <w:rPr>
                          <w:rFonts w:ascii="Cambria Math" w:eastAsiaTheme="minorEastAsia" w:hAnsi="Cambria Math"/>
                          <w:i/>
                          <w:iCs/>
                          <w:sz w:val="24"/>
                        </w:rPr>
                      </m:ctrlPr>
                    </m:sSubPr>
                    <m:e>
                      <m:r>
                        <w:rPr>
                          <w:rFonts w:ascii="Cambria Math" w:eastAsiaTheme="minorEastAsia" w:hAnsi="Cambria Math"/>
                          <w:sz w:val="24"/>
                        </w:rPr>
                        <m:t>Y</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iCs/>
                          <w:sz w:val="24"/>
                        </w:rPr>
                      </m:ctrlPr>
                    </m:sSubPr>
                    <m:e>
                      <m:r>
                        <w:rPr>
                          <w:rFonts w:ascii="Cambria Math" w:eastAsiaTheme="minorEastAsia" w:hAnsi="Cambria Math"/>
                          <w:sz w:val="24"/>
                        </w:rPr>
                        <m:t>Y</m:t>
                      </m:r>
                    </m:e>
                    <m:sub>
                      <m:r>
                        <w:rPr>
                          <w:rFonts w:ascii="Cambria Math" w:eastAsiaTheme="minorEastAsia" w:hAnsi="Cambria Math"/>
                          <w:sz w:val="24"/>
                        </w:rPr>
                        <m:t>g-1</m:t>
                      </m:r>
                    </m:sub>
                  </m:sSub>
                </m:e>
              </m:d>
            </m:e>
          </m:d>
          <m:r>
            <m:rPr>
              <m:sty m:val="p"/>
            </m:rPr>
            <w:rPr>
              <w:rFonts w:ascii="Cambria Math" w:eastAsiaTheme="minorEastAsia" w:hAnsi="Cambria Math"/>
              <w:sz w:val="24"/>
            </w:rPr>
            <m:t>=E</m:t>
          </m:r>
          <m:d>
            <m:dPr>
              <m:begChr m:val="["/>
              <m:endChr m:val="]"/>
              <m:ctrlPr>
                <w:rPr>
                  <w:rFonts w:ascii="Cambria Math" w:eastAsiaTheme="minorEastAsia" w:hAnsi="Cambria Math"/>
                  <w:i/>
                  <w:iCs/>
                  <w:sz w:val="24"/>
                </w:rPr>
              </m:ctrlPr>
            </m:dPr>
            <m:e>
              <m:sSubSup>
                <m:sSubSupPr>
                  <m:ctrlPr>
                    <w:rPr>
                      <w:rFonts w:ascii="Cambria Math" w:eastAsiaTheme="minorEastAsia" w:hAnsi="Cambria Math"/>
                      <w:i/>
                      <w:iCs/>
                      <w:sz w:val="24"/>
                    </w:rPr>
                  </m:ctrlPr>
                </m:sSubSupPr>
                <m:e>
                  <m:r>
                    <w:rPr>
                      <w:rFonts w:ascii="Cambria Math" w:eastAsiaTheme="minorEastAsia" w:hAnsi="Cambria Math"/>
                      <w:sz w:val="24"/>
                    </w:rPr>
                    <m:t>w</m:t>
                  </m:r>
                </m:e>
                <m:sub>
                  <m:r>
                    <w:rPr>
                      <w:rFonts w:ascii="Cambria Math" w:eastAsiaTheme="minorEastAsia" w:hAnsi="Cambria Math"/>
                      <w:sz w:val="24"/>
                    </w:rPr>
                    <m:t>g</m:t>
                  </m:r>
                </m:sub>
                <m:sup>
                  <m:r>
                    <w:rPr>
                      <w:rFonts w:ascii="Cambria Math" w:eastAsiaTheme="minorEastAsia" w:hAnsi="Cambria Math"/>
                      <w:sz w:val="24"/>
                    </w:rPr>
                    <m:t>G</m:t>
                  </m:r>
                </m:sup>
              </m:sSubSup>
              <m:d>
                <m:dPr>
                  <m:ctrlPr>
                    <w:rPr>
                      <w:rFonts w:ascii="Cambria Math" w:eastAsiaTheme="minorEastAsia" w:hAnsi="Cambria Math"/>
                      <w:i/>
                      <w:iCs/>
                      <w:sz w:val="24"/>
                    </w:rPr>
                  </m:ctrlPr>
                </m:dPr>
                <m:e>
                  <m:sSub>
                    <m:sSubPr>
                      <m:ctrlPr>
                        <w:rPr>
                          <w:rFonts w:ascii="Cambria Math" w:eastAsiaTheme="minorEastAsia" w:hAnsi="Cambria Math"/>
                          <w:i/>
                          <w:iCs/>
                          <w:sz w:val="24"/>
                        </w:rPr>
                      </m:ctrlPr>
                    </m:sSubPr>
                    <m:e>
                      <m:r>
                        <w:rPr>
                          <w:rFonts w:ascii="Cambria Math" w:eastAsiaTheme="minorEastAsia" w:hAnsi="Cambria Math"/>
                          <w:sz w:val="24"/>
                        </w:rPr>
                        <m:t>Y</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iCs/>
                          <w:sz w:val="24"/>
                        </w:rPr>
                      </m:ctrlPr>
                    </m:sSubPr>
                    <m:e>
                      <m:r>
                        <w:rPr>
                          <w:rFonts w:ascii="Cambria Math" w:eastAsiaTheme="minorEastAsia" w:hAnsi="Cambria Math"/>
                          <w:sz w:val="24"/>
                        </w:rPr>
                        <m:t>Y</m:t>
                      </m:r>
                    </m:e>
                    <m:sub>
                      <m:r>
                        <w:rPr>
                          <w:rFonts w:ascii="Cambria Math" w:eastAsiaTheme="minorEastAsia" w:hAnsi="Cambria Math"/>
                          <w:sz w:val="24"/>
                        </w:rPr>
                        <m:t>g-1</m:t>
                      </m:r>
                    </m:sub>
                  </m:sSub>
                </m:e>
              </m:d>
              <m:r>
                <w:rPr>
                  <w:rFonts w:ascii="Cambria Math" w:eastAsiaTheme="minorEastAsia" w:hAnsi="Cambria Math"/>
                  <w:sz w:val="24"/>
                </w:rPr>
                <m:t>|</m:t>
              </m:r>
              <m:sSub>
                <m:sSubPr>
                  <m:ctrlPr>
                    <w:rPr>
                      <w:rFonts w:ascii="Cambria Math" w:eastAsiaTheme="minorEastAsia" w:hAnsi="Cambria Math"/>
                      <w:i/>
                      <w:iCs/>
                      <w:sz w:val="24"/>
                    </w:rPr>
                  </m:ctrlPr>
                </m:sSubPr>
                <m:e>
                  <m:r>
                    <w:rPr>
                      <w:rFonts w:ascii="Cambria Math" w:eastAsiaTheme="minorEastAsia" w:hAnsi="Cambria Math"/>
                      <w:sz w:val="24"/>
                    </w:rPr>
                    <m:t>G</m:t>
                  </m:r>
                </m:e>
                <m:sub>
                  <m:r>
                    <w:rPr>
                      <w:rFonts w:ascii="Cambria Math" w:eastAsiaTheme="minorEastAsia" w:hAnsi="Cambria Math"/>
                      <w:sz w:val="24"/>
                    </w:rPr>
                    <m:t>g</m:t>
                  </m:r>
                </m:sub>
              </m:sSub>
              <m:r>
                <w:rPr>
                  <w:rFonts w:ascii="Cambria Math" w:eastAsiaTheme="minorEastAsia" w:hAnsi="Cambria Math"/>
                  <w:sz w:val="24"/>
                </w:rPr>
                <m:t>=1</m:t>
              </m:r>
            </m:e>
          </m:d>
          <m:r>
            <w:rPr>
              <w:rFonts w:ascii="Cambria Math" w:eastAsiaTheme="minorEastAsia" w:hAnsi="Cambria Math"/>
              <w:sz w:val="24"/>
            </w:rPr>
            <m:t>-</m:t>
          </m:r>
          <m:r>
            <m:rPr>
              <m:sty m:val="p"/>
            </m:rPr>
            <w:rPr>
              <w:rFonts w:ascii="Cambria Math" w:eastAsiaTheme="minorEastAsia" w:hAnsi="Cambria Math"/>
              <w:sz w:val="24"/>
            </w:rPr>
            <m:t>E</m:t>
          </m:r>
          <m:d>
            <m:dPr>
              <m:begChr m:val="["/>
              <m:endChr m:val="]"/>
              <m:ctrlPr>
                <w:rPr>
                  <w:rFonts w:ascii="Cambria Math" w:eastAsiaTheme="minorEastAsia" w:hAnsi="Cambria Math"/>
                  <w:i/>
                  <w:iCs/>
                  <w:sz w:val="24"/>
                </w:rPr>
              </m:ctrlPr>
            </m:dPr>
            <m:e>
              <m:sSubSup>
                <m:sSubSupPr>
                  <m:ctrlPr>
                    <w:rPr>
                      <w:rFonts w:ascii="Cambria Math" w:eastAsiaTheme="minorEastAsia" w:hAnsi="Cambria Math"/>
                      <w:i/>
                      <w:iCs/>
                      <w:sz w:val="24"/>
                    </w:rPr>
                  </m:ctrlPr>
                </m:sSubSupPr>
                <m:e>
                  <m:r>
                    <w:rPr>
                      <w:rFonts w:ascii="Cambria Math" w:eastAsiaTheme="minorEastAsia" w:hAnsi="Cambria Math"/>
                      <w:sz w:val="24"/>
                    </w:rPr>
                    <m:t>w</m:t>
                  </m:r>
                </m:e>
                <m:sub>
                  <m:r>
                    <w:rPr>
                      <w:rFonts w:ascii="Cambria Math" w:eastAsiaTheme="minorEastAsia" w:hAnsi="Cambria Math"/>
                      <w:sz w:val="24"/>
                    </w:rPr>
                    <m:t>g</m:t>
                  </m:r>
                </m:sub>
                <m:sup>
                  <m:r>
                    <w:rPr>
                      <w:rFonts w:ascii="Cambria Math" w:eastAsiaTheme="minorEastAsia" w:hAnsi="Cambria Math"/>
                      <w:sz w:val="24"/>
                    </w:rPr>
                    <m:t>C</m:t>
                  </m:r>
                </m:sup>
              </m:sSubSup>
              <m:d>
                <m:dPr>
                  <m:ctrlPr>
                    <w:rPr>
                      <w:rFonts w:ascii="Cambria Math" w:eastAsiaTheme="minorEastAsia" w:hAnsi="Cambria Math"/>
                      <w:i/>
                      <w:iCs/>
                      <w:sz w:val="24"/>
                    </w:rPr>
                  </m:ctrlPr>
                </m:dPr>
                <m:e>
                  <m:sSub>
                    <m:sSubPr>
                      <m:ctrlPr>
                        <w:rPr>
                          <w:rFonts w:ascii="Cambria Math" w:eastAsiaTheme="minorEastAsia" w:hAnsi="Cambria Math"/>
                          <w:i/>
                          <w:iCs/>
                          <w:sz w:val="24"/>
                        </w:rPr>
                      </m:ctrlPr>
                    </m:sSubPr>
                    <m:e>
                      <m:r>
                        <w:rPr>
                          <w:rFonts w:ascii="Cambria Math" w:eastAsiaTheme="minorEastAsia" w:hAnsi="Cambria Math"/>
                          <w:sz w:val="24"/>
                        </w:rPr>
                        <m:t>Y</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iCs/>
                          <w:sz w:val="24"/>
                        </w:rPr>
                      </m:ctrlPr>
                    </m:sSubPr>
                    <m:e>
                      <m:r>
                        <w:rPr>
                          <w:rFonts w:ascii="Cambria Math" w:eastAsiaTheme="minorEastAsia" w:hAnsi="Cambria Math"/>
                          <w:sz w:val="24"/>
                        </w:rPr>
                        <m:t>Y</m:t>
                      </m:r>
                    </m:e>
                    <m:sub>
                      <m:r>
                        <w:rPr>
                          <w:rFonts w:ascii="Cambria Math" w:eastAsiaTheme="minorEastAsia" w:hAnsi="Cambria Math"/>
                          <w:sz w:val="24"/>
                        </w:rPr>
                        <m:t>g-1</m:t>
                      </m:r>
                    </m:sub>
                  </m:sSub>
                </m:e>
              </m:d>
              <m:r>
                <w:rPr>
                  <w:rFonts w:ascii="Cambria Math" w:eastAsiaTheme="minorEastAsia" w:hAnsi="Cambria Math"/>
                  <w:sz w:val="24"/>
                </w:rPr>
                <m:t>|C=1</m:t>
              </m:r>
            </m:e>
          </m:d>
        </m:oMath>
      </m:oMathPara>
    </w:p>
    <w:p w14:paraId="00E5DB69" w14:textId="77777777" w:rsidR="007432EB" w:rsidRPr="00D802A2" w:rsidRDefault="007432EB" w:rsidP="007432EB">
      <w:pPr>
        <w:spacing w:after="0" w:line="360" w:lineRule="auto"/>
        <w:jc w:val="both"/>
        <w:rPr>
          <w:rFonts w:eastAsiaTheme="minorEastAsia" w:cstheme="minorHAnsi"/>
          <w:iCs/>
          <w:sz w:val="24"/>
        </w:rPr>
      </w:pPr>
    </w:p>
    <w:p w14:paraId="2F90F031" w14:textId="237C73D6" w:rsidR="00085FA0" w:rsidRPr="00964464" w:rsidRDefault="00D802A2" w:rsidP="00D80392">
      <w:pPr>
        <w:spacing w:after="0" w:line="360" w:lineRule="auto"/>
        <w:jc w:val="both"/>
        <w:rPr>
          <w:rFonts w:ascii="Arial" w:eastAsiaTheme="minorEastAsia" w:hAnsi="Arial" w:cs="Arial"/>
          <w:sz w:val="24"/>
          <w:u w:val="single"/>
        </w:rPr>
      </w:pPr>
      <w:proofErr w:type="gramStart"/>
      <w:r>
        <w:rPr>
          <w:rFonts w:ascii="Arial" w:eastAsiaTheme="minorEastAsia" w:hAnsi="Arial" w:cs="Arial"/>
          <w:sz w:val="24"/>
        </w:rPr>
        <w:t>o</w:t>
      </w:r>
      <w:r w:rsidRPr="00EB502C">
        <w:rPr>
          <w:rFonts w:ascii="Arial" w:eastAsiaTheme="minorEastAsia" w:hAnsi="Arial" w:cs="Arial"/>
          <w:sz w:val="24"/>
        </w:rPr>
        <w:t>nde</w:t>
      </w:r>
      <w:proofErr w:type="gramEnd"/>
      <w:r w:rsidRPr="00EB502C">
        <w:rPr>
          <w:rFonts w:ascii="Arial" w:eastAsiaTheme="minorEastAsia" w:hAnsi="Arial" w:cs="Arial"/>
          <w:sz w:val="24"/>
        </w:rPr>
        <w:t xml:space="preserve"> </w:t>
      </w:r>
      <m:oMath>
        <m:sSub>
          <m:sSubPr>
            <m:ctrlPr>
              <w:rPr>
                <w:rFonts w:ascii="Cambria Math" w:eastAsiaTheme="minorEastAsia" w:hAnsi="Cambria Math"/>
                <w:i/>
                <w:iCs/>
                <w:sz w:val="24"/>
              </w:rPr>
            </m:ctrlPr>
          </m:sSubPr>
          <m:e>
            <m:r>
              <w:rPr>
                <w:rFonts w:ascii="Cambria Math" w:eastAsiaTheme="minorEastAsia" w:hAnsi="Cambria Math"/>
                <w:sz w:val="24"/>
              </w:rPr>
              <m:t>G</m:t>
            </m:r>
          </m:e>
          <m:sub>
            <m:r>
              <w:rPr>
                <w:rFonts w:ascii="Cambria Math" w:eastAsiaTheme="minorEastAsia" w:hAnsi="Cambria Math"/>
                <w:sz w:val="24"/>
              </w:rPr>
              <m:t>g</m:t>
            </m:r>
          </m:sub>
        </m:sSub>
      </m:oMath>
      <w:r w:rsidRPr="00EB502C">
        <w:rPr>
          <w:rFonts w:ascii="Arial" w:eastAsiaTheme="minorEastAsia" w:hAnsi="Arial" w:cs="Arial"/>
          <w:sz w:val="24"/>
        </w:rPr>
        <w:t xml:space="preserve"> indica que a observação </w:t>
      </w:r>
      <w:r>
        <w:rPr>
          <w:rFonts w:ascii="Arial" w:eastAsiaTheme="minorEastAsia" w:hAnsi="Arial" w:cs="Arial"/>
          <w:sz w:val="24"/>
        </w:rPr>
        <w:t xml:space="preserve">pertence ao Grupo de </w:t>
      </w:r>
      <w:r w:rsidR="001938BB">
        <w:rPr>
          <w:rFonts w:ascii="Arial" w:eastAsiaTheme="minorEastAsia" w:hAnsi="Arial" w:cs="Arial"/>
          <w:sz w:val="24"/>
        </w:rPr>
        <w:t>t</w:t>
      </w:r>
      <w:r w:rsidR="00D80392">
        <w:rPr>
          <w:rFonts w:ascii="Arial" w:eastAsiaTheme="minorEastAsia" w:hAnsi="Arial" w:cs="Arial"/>
          <w:sz w:val="24"/>
        </w:rPr>
        <w:t>ratamento</w:t>
      </w:r>
      <w:r w:rsidR="00D80392" w:rsidRPr="00EB502C">
        <w:rPr>
          <w:rFonts w:ascii="Arial" w:eastAsiaTheme="minorEastAsia" w:hAnsi="Arial" w:cs="Arial"/>
          <w:sz w:val="24"/>
        </w:rPr>
        <w:t xml:space="preserve"> </w:t>
      </w:r>
      <w:r w:rsidRPr="00EB502C">
        <w:rPr>
          <w:rFonts w:ascii="Arial" w:eastAsiaTheme="minorEastAsia" w:hAnsi="Arial" w:cs="Arial"/>
          <w:sz w:val="24"/>
        </w:rPr>
        <w:t>cujo tratamento se iniciou no instante “</w:t>
      </w:r>
      <m:oMath>
        <m:r>
          <w:rPr>
            <w:rFonts w:ascii="Cambria Math" w:eastAsiaTheme="minorEastAsia" w:hAnsi="Cambria Math"/>
            <w:sz w:val="24"/>
          </w:rPr>
          <m:t>g</m:t>
        </m:r>
      </m:oMath>
      <w:r w:rsidR="00085FA0">
        <w:rPr>
          <w:rFonts w:ascii="Arial" w:eastAsiaTheme="minorEastAsia" w:hAnsi="Arial" w:cs="Arial"/>
          <w:sz w:val="24"/>
        </w:rPr>
        <w:t>”</w:t>
      </w:r>
      <w:r w:rsidR="00D80392">
        <w:rPr>
          <w:rFonts w:ascii="Arial" w:eastAsiaTheme="minorEastAsia" w:hAnsi="Arial" w:cs="Arial"/>
          <w:sz w:val="24"/>
        </w:rPr>
        <w:t xml:space="preserve"> (</w:t>
      </w:r>
      <w:r w:rsidR="001938BB">
        <w:rPr>
          <w:rFonts w:ascii="Arial" w:eastAsiaTheme="minorEastAsia" w:hAnsi="Arial" w:cs="Arial"/>
          <w:sz w:val="24"/>
        </w:rPr>
        <w:t xml:space="preserve">com </w:t>
      </w:r>
      <m:oMath>
        <m:r>
          <w:rPr>
            <w:rFonts w:ascii="Cambria Math" w:eastAsiaTheme="minorEastAsia" w:hAnsi="Cambria Math"/>
            <w:sz w:val="24"/>
          </w:rPr>
          <m:t>g=</m:t>
        </m:r>
      </m:oMath>
      <w:r w:rsidR="001938BB">
        <w:rPr>
          <w:rFonts w:ascii="Arial" w:eastAsiaTheme="minorEastAsia" w:hAnsi="Arial" w:cs="Arial"/>
          <w:sz w:val="24"/>
        </w:rPr>
        <w:t xml:space="preserve"> </w:t>
      </w:r>
      <w:r w:rsidR="00D80392">
        <w:rPr>
          <w:rFonts w:ascii="Arial" w:eastAsiaTheme="minorEastAsia" w:hAnsi="Arial" w:cs="Arial"/>
          <w:sz w:val="24"/>
        </w:rPr>
        <w:t>2013, 2015 ou 2017)</w:t>
      </w:r>
      <w:r w:rsidR="00085FA0">
        <w:rPr>
          <w:rFonts w:ascii="Arial" w:eastAsiaTheme="minorEastAsia" w:hAnsi="Arial" w:cs="Arial"/>
          <w:sz w:val="24"/>
        </w:rPr>
        <w:t>;</w:t>
      </w:r>
      <w:r w:rsidRPr="00EB502C">
        <w:rPr>
          <w:rFonts w:ascii="Arial" w:eastAsiaTheme="minorEastAsia" w:hAnsi="Arial" w:cs="Arial"/>
          <w:sz w:val="24"/>
        </w:rPr>
        <w:t xml:space="preserve"> </w:t>
      </w:r>
      <m:oMath>
        <m:r>
          <w:rPr>
            <w:rFonts w:ascii="Cambria Math" w:eastAsiaTheme="minorEastAsia" w:hAnsi="Cambria Math"/>
            <w:sz w:val="24"/>
          </w:rPr>
          <m:t>C</m:t>
        </m:r>
      </m:oMath>
      <w:r w:rsidR="00085FA0">
        <w:rPr>
          <w:rFonts w:ascii="Arial" w:eastAsiaTheme="minorEastAsia" w:hAnsi="Arial" w:cs="Arial"/>
          <w:sz w:val="24"/>
        </w:rPr>
        <w:t xml:space="preserve"> indica que a observação é do Grupo de C</w:t>
      </w:r>
      <w:r w:rsidRPr="00EB502C">
        <w:rPr>
          <w:rFonts w:ascii="Arial" w:eastAsiaTheme="minorEastAsia" w:hAnsi="Arial" w:cs="Arial"/>
          <w:sz w:val="24"/>
        </w:rPr>
        <w:t>ontrole</w:t>
      </w:r>
      <w:r w:rsidR="00085FA0">
        <w:rPr>
          <w:rFonts w:ascii="Arial" w:eastAsiaTheme="minorEastAsia" w:hAnsi="Arial" w:cs="Arial"/>
          <w:sz w:val="24"/>
        </w:rPr>
        <w:t>;</w:t>
      </w:r>
      <w:r w:rsidRPr="00EB502C">
        <w:rPr>
          <w:rFonts w:ascii="Arial" w:eastAsiaTheme="minorEastAsia" w:hAnsi="Arial" w:cs="Arial"/>
          <w:sz w:val="24"/>
        </w:rPr>
        <w:t xml:space="preserve"> e </w:t>
      </w:r>
      <m:oMath>
        <m:sSub>
          <m:sSubPr>
            <m:ctrlPr>
              <w:rPr>
                <w:rFonts w:ascii="Cambria Math" w:eastAsiaTheme="minorEastAsia" w:hAnsi="Cambria Math"/>
                <w:i/>
                <w:iCs/>
                <w:sz w:val="24"/>
              </w:rPr>
            </m:ctrlPr>
          </m:sSubPr>
          <m:e>
            <m:r>
              <w:rPr>
                <w:rFonts w:ascii="Cambria Math" w:eastAsiaTheme="minorEastAsia" w:hAnsi="Cambria Math"/>
                <w:sz w:val="24"/>
              </w:rPr>
              <m:t>P</m:t>
            </m:r>
          </m:e>
          <m:sub>
            <m:r>
              <w:rPr>
                <w:rFonts w:ascii="Cambria Math" w:eastAsiaTheme="minorEastAsia" w:hAnsi="Cambria Math"/>
                <w:sz w:val="24"/>
              </w:rPr>
              <m:t>g</m:t>
            </m:r>
          </m:sub>
        </m:sSub>
        <m:r>
          <w:rPr>
            <w:rFonts w:ascii="Cambria Math" w:eastAsiaTheme="minorEastAsia" w:hAnsi="Cambria Math"/>
            <w:sz w:val="24"/>
          </w:rPr>
          <m:t>(X)</m:t>
        </m:r>
      </m:oMath>
      <w:r w:rsidR="00085FA0">
        <w:rPr>
          <w:rFonts w:ascii="Arial" w:eastAsiaTheme="minorEastAsia" w:hAnsi="Arial" w:cs="Arial"/>
          <w:sz w:val="24"/>
        </w:rPr>
        <w:t xml:space="preserve"> indica a probabilidade</w:t>
      </w:r>
      <w:r w:rsidR="008A212B">
        <w:rPr>
          <w:rFonts w:ascii="Arial" w:eastAsiaTheme="minorEastAsia" w:hAnsi="Arial" w:cs="Arial"/>
          <w:sz w:val="24"/>
        </w:rPr>
        <w:t xml:space="preserve"> de tal observação participar de tal</w:t>
      </w:r>
      <w:r w:rsidR="00085FA0">
        <w:rPr>
          <w:rFonts w:ascii="Arial" w:eastAsiaTheme="minorEastAsia" w:hAnsi="Arial" w:cs="Arial"/>
          <w:sz w:val="24"/>
        </w:rPr>
        <w:t xml:space="preserve"> Grupo de </w:t>
      </w:r>
      <w:r w:rsidR="008A212B">
        <w:rPr>
          <w:rFonts w:ascii="Arial" w:eastAsiaTheme="minorEastAsia" w:hAnsi="Arial" w:cs="Arial"/>
          <w:sz w:val="24"/>
        </w:rPr>
        <w:t>Controle</w:t>
      </w:r>
      <w:r w:rsidRPr="00EB502C">
        <w:rPr>
          <w:rFonts w:ascii="Arial" w:eastAsiaTheme="minorEastAsia" w:hAnsi="Arial" w:cs="Arial"/>
          <w:sz w:val="24"/>
        </w:rPr>
        <w:t xml:space="preserve"> mencionado (</w:t>
      </w:r>
      <w:r w:rsidR="00085FA0">
        <w:rPr>
          <w:rFonts w:ascii="Arial" w:eastAsiaTheme="minorEastAsia" w:hAnsi="Arial" w:cs="Arial"/>
          <w:sz w:val="24"/>
        </w:rPr>
        <w:t xml:space="preserve">semelhante à um </w:t>
      </w:r>
      <w:proofErr w:type="spellStart"/>
      <w:r w:rsidRPr="00085FA0">
        <w:rPr>
          <w:rFonts w:ascii="Arial" w:eastAsiaTheme="minorEastAsia" w:hAnsi="Arial" w:cs="Arial"/>
          <w:i/>
          <w:sz w:val="24"/>
        </w:rPr>
        <w:t>propensity</w:t>
      </w:r>
      <w:proofErr w:type="spellEnd"/>
      <w:r w:rsidRPr="00085FA0">
        <w:rPr>
          <w:rFonts w:ascii="Arial" w:eastAsiaTheme="minorEastAsia" w:hAnsi="Arial" w:cs="Arial"/>
          <w:i/>
          <w:sz w:val="24"/>
        </w:rPr>
        <w:t xml:space="preserve"> score</w:t>
      </w:r>
      <w:r w:rsidRPr="00EB502C">
        <w:rPr>
          <w:rFonts w:ascii="Arial" w:eastAsiaTheme="minorEastAsia" w:hAnsi="Arial" w:cs="Arial"/>
          <w:sz w:val="24"/>
        </w:rPr>
        <w:t xml:space="preserve">), estimada com base no conjunto de </w:t>
      </w:r>
      <w:proofErr w:type="spellStart"/>
      <w:r w:rsidRPr="00EB502C">
        <w:rPr>
          <w:rFonts w:ascii="Arial" w:eastAsiaTheme="minorEastAsia" w:hAnsi="Arial" w:cs="Arial"/>
          <w:sz w:val="24"/>
        </w:rPr>
        <w:t>covariadas</w:t>
      </w:r>
      <w:proofErr w:type="spellEnd"/>
      <w:r w:rsidRPr="00EB502C">
        <w:rPr>
          <w:rFonts w:ascii="Arial" w:eastAsiaTheme="minorEastAsia" w:hAnsi="Arial" w:cs="Arial"/>
          <w:sz w:val="24"/>
        </w:rPr>
        <w:t xml:space="preserve"> representadas por </w:t>
      </w:r>
      <m:oMath>
        <m:r>
          <w:rPr>
            <w:rFonts w:ascii="Cambria Math" w:eastAsiaTheme="minorEastAsia" w:hAnsi="Cambria Math"/>
            <w:sz w:val="24"/>
          </w:rPr>
          <m:t>X</m:t>
        </m:r>
      </m:oMath>
      <w:r w:rsidRPr="00EB502C">
        <w:rPr>
          <w:rFonts w:ascii="Arial" w:eastAsiaTheme="minorEastAsia" w:hAnsi="Arial" w:cs="Arial"/>
          <w:sz w:val="24"/>
        </w:rPr>
        <w:t>.</w:t>
      </w:r>
      <w:r w:rsidR="00D4034A">
        <w:rPr>
          <w:rFonts w:ascii="Arial" w:eastAsiaTheme="minorEastAsia" w:hAnsi="Arial" w:cs="Arial"/>
          <w:sz w:val="24"/>
        </w:rPr>
        <w:t xml:space="preserve"> </w:t>
      </w:r>
      <w:r w:rsidR="00964464">
        <w:rPr>
          <w:rFonts w:ascii="Arial" w:eastAsiaTheme="minorEastAsia" w:hAnsi="Arial" w:cs="Arial"/>
          <w:sz w:val="24"/>
        </w:rPr>
        <w:t xml:space="preserve">Por fim, também </w:t>
      </w:r>
      <w:r w:rsidR="00ED70E3">
        <w:rPr>
          <w:rFonts w:ascii="Arial" w:eastAsiaTheme="minorEastAsia" w:hAnsi="Arial" w:cs="Arial"/>
          <w:sz w:val="24"/>
        </w:rPr>
        <w:t>se deve</w:t>
      </w:r>
      <w:r w:rsidR="00964464">
        <w:rPr>
          <w:rFonts w:ascii="Arial" w:eastAsiaTheme="minorEastAsia" w:hAnsi="Arial" w:cs="Arial"/>
          <w:sz w:val="24"/>
        </w:rPr>
        <w:t xml:space="preserve"> </w:t>
      </w:r>
      <w:r w:rsidR="00ED70E3">
        <w:rPr>
          <w:rFonts w:ascii="Arial" w:eastAsiaTheme="minorEastAsia" w:hAnsi="Arial" w:cs="Arial"/>
          <w:sz w:val="24"/>
        </w:rPr>
        <w:t>destacar</w:t>
      </w:r>
      <w:r w:rsidR="00964464">
        <w:rPr>
          <w:rFonts w:ascii="Arial" w:eastAsiaTheme="minorEastAsia" w:hAnsi="Arial" w:cs="Arial"/>
          <w:sz w:val="24"/>
        </w:rPr>
        <w:t xml:space="preserve"> que as estimações levam em consideração </w:t>
      </w:r>
      <w:r w:rsidR="00964464" w:rsidRPr="00964464">
        <w:rPr>
          <w:rFonts w:ascii="Arial" w:eastAsiaTheme="minorEastAsia" w:hAnsi="Arial" w:cs="Arial"/>
          <w:i/>
          <w:sz w:val="24"/>
        </w:rPr>
        <w:t>clusters</w:t>
      </w:r>
      <w:r w:rsidR="00964464">
        <w:rPr>
          <w:rFonts w:ascii="Arial" w:eastAsiaTheme="minorEastAsia" w:hAnsi="Arial" w:cs="Arial"/>
          <w:i/>
          <w:sz w:val="24"/>
        </w:rPr>
        <w:t xml:space="preserve"> </w:t>
      </w:r>
      <w:r w:rsidR="00964464">
        <w:rPr>
          <w:rFonts w:ascii="Arial" w:eastAsiaTheme="minorEastAsia" w:hAnsi="Arial" w:cs="Arial"/>
          <w:sz w:val="24"/>
        </w:rPr>
        <w:t xml:space="preserve">para os municípios, que o nível </w:t>
      </w:r>
      <w:r w:rsidR="00ED70E3">
        <w:rPr>
          <w:rFonts w:ascii="Arial" w:eastAsiaTheme="minorEastAsia" w:hAnsi="Arial" w:cs="Arial"/>
          <w:sz w:val="24"/>
        </w:rPr>
        <w:t>onde a</w:t>
      </w:r>
      <w:r w:rsidR="00964464">
        <w:rPr>
          <w:rFonts w:ascii="Arial" w:eastAsiaTheme="minorEastAsia" w:hAnsi="Arial" w:cs="Arial"/>
          <w:sz w:val="24"/>
        </w:rPr>
        <w:t xml:space="preserve"> intervenção </w:t>
      </w:r>
      <w:r w:rsidR="00ED70E3">
        <w:rPr>
          <w:rFonts w:ascii="Arial" w:eastAsiaTheme="minorEastAsia" w:hAnsi="Arial" w:cs="Arial"/>
          <w:sz w:val="24"/>
        </w:rPr>
        <w:t>ocorre</w:t>
      </w:r>
      <w:r w:rsidR="00964464">
        <w:rPr>
          <w:rFonts w:ascii="Arial" w:eastAsiaTheme="minorEastAsia" w:hAnsi="Arial" w:cs="Arial"/>
          <w:sz w:val="24"/>
        </w:rPr>
        <w:t xml:space="preserve">.  </w:t>
      </w:r>
    </w:p>
    <w:p w14:paraId="249089FF" w14:textId="7BF20861" w:rsidR="001E1454" w:rsidRDefault="007432EB" w:rsidP="00B656A0">
      <w:pPr>
        <w:spacing w:line="360" w:lineRule="auto"/>
        <w:ind w:firstLine="708"/>
        <w:jc w:val="both"/>
        <w:rPr>
          <w:rFonts w:ascii="Arial" w:hAnsi="Arial" w:cs="Arial"/>
          <w:sz w:val="24"/>
        </w:rPr>
      </w:pPr>
      <w:r w:rsidRPr="00846C74">
        <w:rPr>
          <w:rFonts w:ascii="Arial" w:hAnsi="Arial" w:cs="Arial"/>
          <w:sz w:val="24"/>
        </w:rPr>
        <w:t>Sendo assim</w:t>
      </w:r>
      <w:r>
        <w:rPr>
          <w:rFonts w:ascii="Arial" w:hAnsi="Arial" w:cs="Arial"/>
          <w:sz w:val="24"/>
        </w:rPr>
        <w:t xml:space="preserve">, com os </w:t>
      </w:r>
      <w:r w:rsidRPr="00346DF4">
        <w:rPr>
          <w:rFonts w:ascii="Arial" w:hAnsi="Arial" w:cs="Arial"/>
          <w:sz w:val="24"/>
        </w:rPr>
        <w:t xml:space="preserve">dados </w:t>
      </w:r>
      <w:r w:rsidR="00C46ED4">
        <w:rPr>
          <w:rFonts w:ascii="Arial" w:hAnsi="Arial" w:cs="Arial"/>
          <w:sz w:val="24"/>
        </w:rPr>
        <w:t xml:space="preserve">disponíveis </w:t>
      </w:r>
      <w:r>
        <w:rPr>
          <w:rFonts w:ascii="Arial" w:hAnsi="Arial" w:cs="Arial"/>
          <w:sz w:val="24"/>
        </w:rPr>
        <w:t xml:space="preserve">para </w:t>
      </w:r>
      <w:r w:rsidRPr="00346DF4">
        <w:rPr>
          <w:rFonts w:ascii="Arial" w:hAnsi="Arial" w:cs="Arial"/>
          <w:sz w:val="24"/>
        </w:rPr>
        <w:t xml:space="preserve">períodos </w:t>
      </w:r>
      <w:proofErr w:type="spellStart"/>
      <w:r w:rsidRPr="00346DF4">
        <w:rPr>
          <w:rFonts w:ascii="Arial" w:hAnsi="Arial" w:cs="Arial"/>
          <w:sz w:val="24"/>
        </w:rPr>
        <w:t>pré</w:t>
      </w:r>
      <w:proofErr w:type="spellEnd"/>
      <w:r>
        <w:rPr>
          <w:rFonts w:ascii="Arial" w:hAnsi="Arial" w:cs="Arial"/>
          <w:sz w:val="24"/>
        </w:rPr>
        <w:t>-</w:t>
      </w:r>
      <w:r w:rsidRPr="00346DF4">
        <w:rPr>
          <w:rFonts w:ascii="Arial" w:hAnsi="Arial" w:cs="Arial"/>
          <w:sz w:val="24"/>
        </w:rPr>
        <w:t xml:space="preserve"> </w:t>
      </w:r>
      <w:r>
        <w:rPr>
          <w:rFonts w:ascii="Arial" w:hAnsi="Arial" w:cs="Arial"/>
          <w:sz w:val="24"/>
        </w:rPr>
        <w:t>e pós-</w:t>
      </w:r>
      <w:r w:rsidRPr="00346DF4">
        <w:rPr>
          <w:rFonts w:ascii="Arial" w:hAnsi="Arial" w:cs="Arial"/>
          <w:sz w:val="24"/>
        </w:rPr>
        <w:t xml:space="preserve">intervenção </w:t>
      </w:r>
      <w:r>
        <w:rPr>
          <w:rFonts w:ascii="Arial" w:hAnsi="Arial" w:cs="Arial"/>
          <w:sz w:val="24"/>
        </w:rPr>
        <w:t>e</w:t>
      </w:r>
      <w:r w:rsidRPr="00346DF4">
        <w:rPr>
          <w:rFonts w:ascii="Arial" w:hAnsi="Arial" w:cs="Arial"/>
          <w:sz w:val="24"/>
        </w:rPr>
        <w:t xml:space="preserve"> diferen</w:t>
      </w:r>
      <w:r>
        <w:rPr>
          <w:rFonts w:ascii="Arial" w:hAnsi="Arial" w:cs="Arial"/>
          <w:sz w:val="24"/>
        </w:rPr>
        <w:t xml:space="preserve">tes grupos de unidades tratadas, o principal interesse é a investigação dos índices padronizados de Proficiência em Língua Portuguesa e Matemática </w:t>
      </w:r>
      <w:r w:rsidRPr="00A9246F">
        <w:rPr>
          <w:rFonts w:ascii="Arial" w:hAnsi="Arial" w:cs="Arial"/>
          <w:sz w:val="24"/>
        </w:rPr>
        <w:t>para</w:t>
      </w:r>
      <w:r w:rsidR="00C46ED4">
        <w:rPr>
          <w:rFonts w:ascii="Arial" w:hAnsi="Arial" w:cs="Arial"/>
          <w:sz w:val="24"/>
        </w:rPr>
        <w:t xml:space="preserve"> os</w:t>
      </w:r>
      <w:r w:rsidRPr="00A9246F">
        <w:rPr>
          <w:rFonts w:ascii="Arial" w:hAnsi="Arial" w:cs="Arial"/>
          <w:sz w:val="24"/>
        </w:rPr>
        <w:t xml:space="preserve"> alunos </w:t>
      </w:r>
      <w:r>
        <w:rPr>
          <w:rFonts w:ascii="Arial" w:hAnsi="Arial" w:cs="Arial"/>
          <w:sz w:val="24"/>
        </w:rPr>
        <w:t>do 5º e 9º Ano do Ensino Fundamental</w:t>
      </w:r>
      <w:r w:rsidR="00C46ED4">
        <w:rPr>
          <w:rFonts w:ascii="Arial" w:hAnsi="Arial" w:cs="Arial"/>
          <w:sz w:val="24"/>
        </w:rPr>
        <w:t>,</w:t>
      </w:r>
      <w:r>
        <w:rPr>
          <w:rFonts w:ascii="Arial" w:hAnsi="Arial" w:cs="Arial"/>
          <w:sz w:val="24"/>
        </w:rPr>
        <w:t xml:space="preserve"> fornecidos pela Base de Dados da Prova Brasil.</w:t>
      </w:r>
      <w:r w:rsidR="00C46ED4">
        <w:rPr>
          <w:rFonts w:ascii="Arial" w:hAnsi="Arial" w:cs="Arial"/>
          <w:sz w:val="24"/>
        </w:rPr>
        <w:t xml:space="preserve"> </w:t>
      </w:r>
      <w:r w:rsidR="00C46ED4" w:rsidRPr="00634D37">
        <w:rPr>
          <w:rFonts w:ascii="Arial" w:hAnsi="Arial" w:cs="Arial"/>
          <w:sz w:val="24"/>
        </w:rPr>
        <w:t>Na sequência</w:t>
      </w:r>
      <w:r w:rsidR="00634D37">
        <w:rPr>
          <w:rFonts w:ascii="Arial" w:hAnsi="Arial" w:cs="Arial"/>
          <w:sz w:val="24"/>
        </w:rPr>
        <w:t xml:space="preserve">, anteriormente às estimações do método proposto, é realizada uma análise descritiva dos dados a fim de identificar o comportamento das variáveis de interesse e suas principais </w:t>
      </w:r>
      <w:proofErr w:type="spellStart"/>
      <w:r w:rsidR="00634D37">
        <w:rPr>
          <w:rFonts w:ascii="Arial" w:hAnsi="Arial" w:cs="Arial"/>
          <w:sz w:val="24"/>
        </w:rPr>
        <w:t>covariadas</w:t>
      </w:r>
      <w:proofErr w:type="spellEnd"/>
      <w:r w:rsidR="00634D37">
        <w:rPr>
          <w:rFonts w:ascii="Arial" w:hAnsi="Arial" w:cs="Arial"/>
          <w:sz w:val="24"/>
        </w:rPr>
        <w:t>.</w:t>
      </w:r>
    </w:p>
    <w:p w14:paraId="0F3877E3" w14:textId="77777777" w:rsidR="00B656A0" w:rsidRDefault="00B656A0" w:rsidP="00B656A0">
      <w:pPr>
        <w:spacing w:line="360" w:lineRule="auto"/>
        <w:jc w:val="both"/>
        <w:rPr>
          <w:rFonts w:ascii="Arial" w:hAnsi="Arial" w:cs="Arial"/>
          <w:sz w:val="24"/>
        </w:rPr>
      </w:pPr>
    </w:p>
    <w:p w14:paraId="35278C18" w14:textId="77777777" w:rsidR="00D80392" w:rsidRDefault="00D80392" w:rsidP="00B656A0">
      <w:pPr>
        <w:spacing w:line="360" w:lineRule="auto"/>
        <w:jc w:val="both"/>
        <w:rPr>
          <w:rFonts w:ascii="Arial" w:hAnsi="Arial" w:cs="Arial"/>
          <w:sz w:val="24"/>
        </w:rPr>
      </w:pPr>
    </w:p>
    <w:p w14:paraId="4936383B" w14:textId="77777777" w:rsidR="00D80392" w:rsidRDefault="00D80392" w:rsidP="00B656A0">
      <w:pPr>
        <w:spacing w:line="360" w:lineRule="auto"/>
        <w:jc w:val="both"/>
        <w:rPr>
          <w:rFonts w:ascii="Arial" w:hAnsi="Arial" w:cs="Arial"/>
          <w:sz w:val="24"/>
        </w:rPr>
      </w:pPr>
    </w:p>
    <w:p w14:paraId="4017FC29" w14:textId="77777777" w:rsidR="00D80392" w:rsidRDefault="00D80392" w:rsidP="00B656A0">
      <w:pPr>
        <w:spacing w:line="360" w:lineRule="auto"/>
        <w:jc w:val="both"/>
        <w:rPr>
          <w:rFonts w:ascii="Arial" w:hAnsi="Arial" w:cs="Arial"/>
          <w:sz w:val="24"/>
        </w:rPr>
      </w:pPr>
    </w:p>
    <w:p w14:paraId="73318ABB" w14:textId="77777777" w:rsidR="00D80392" w:rsidRDefault="00D80392" w:rsidP="00B656A0">
      <w:pPr>
        <w:spacing w:line="360" w:lineRule="auto"/>
        <w:jc w:val="both"/>
        <w:rPr>
          <w:rFonts w:ascii="Arial" w:hAnsi="Arial" w:cs="Arial"/>
          <w:sz w:val="24"/>
        </w:rPr>
      </w:pPr>
    </w:p>
    <w:p w14:paraId="4EA41FF8" w14:textId="77777777" w:rsidR="00D80392" w:rsidRDefault="00D80392" w:rsidP="00B656A0">
      <w:pPr>
        <w:spacing w:line="360" w:lineRule="auto"/>
        <w:jc w:val="both"/>
        <w:rPr>
          <w:rFonts w:ascii="Arial" w:hAnsi="Arial" w:cs="Arial"/>
          <w:sz w:val="24"/>
        </w:rPr>
      </w:pPr>
    </w:p>
    <w:p w14:paraId="7874ADC8" w14:textId="77777777" w:rsidR="00ED70E3" w:rsidRDefault="00ED70E3" w:rsidP="00B656A0">
      <w:pPr>
        <w:spacing w:line="360" w:lineRule="auto"/>
        <w:jc w:val="both"/>
        <w:rPr>
          <w:rFonts w:ascii="Arial" w:hAnsi="Arial" w:cs="Arial"/>
          <w:sz w:val="24"/>
        </w:rPr>
      </w:pPr>
    </w:p>
    <w:p w14:paraId="2F3BD814" w14:textId="77777777" w:rsidR="00ED70E3" w:rsidRDefault="00ED70E3" w:rsidP="00B656A0">
      <w:pPr>
        <w:spacing w:line="360" w:lineRule="auto"/>
        <w:jc w:val="both"/>
        <w:rPr>
          <w:rFonts w:ascii="Arial" w:hAnsi="Arial" w:cs="Arial"/>
          <w:sz w:val="24"/>
        </w:rPr>
      </w:pPr>
    </w:p>
    <w:p w14:paraId="0B274FD6" w14:textId="77777777" w:rsidR="00C75267" w:rsidRDefault="00C75267" w:rsidP="00B656A0">
      <w:pPr>
        <w:spacing w:line="360" w:lineRule="auto"/>
        <w:jc w:val="both"/>
        <w:rPr>
          <w:rFonts w:ascii="Arial" w:hAnsi="Arial" w:cs="Arial"/>
          <w:sz w:val="24"/>
        </w:rPr>
      </w:pPr>
    </w:p>
    <w:p w14:paraId="18ADADBF" w14:textId="77777777" w:rsidR="00B732E7" w:rsidRDefault="00530829" w:rsidP="00AA1BCA">
      <w:pPr>
        <w:pStyle w:val="PargrafodaLista"/>
        <w:numPr>
          <w:ilvl w:val="0"/>
          <w:numId w:val="1"/>
        </w:numPr>
        <w:spacing w:line="480" w:lineRule="auto"/>
        <w:jc w:val="both"/>
        <w:rPr>
          <w:rFonts w:ascii="Arial" w:hAnsi="Arial" w:cs="Arial"/>
          <w:b/>
          <w:sz w:val="24"/>
        </w:rPr>
      </w:pPr>
      <w:r w:rsidRPr="00AA1BCA">
        <w:rPr>
          <w:rFonts w:ascii="Arial" w:hAnsi="Arial" w:cs="Arial"/>
          <w:b/>
          <w:sz w:val="24"/>
        </w:rPr>
        <w:lastRenderedPageBreak/>
        <w:t>RESULTADOS</w:t>
      </w:r>
    </w:p>
    <w:p w14:paraId="56F5B52F" w14:textId="77777777" w:rsidR="00B732E7" w:rsidRDefault="00B732E7" w:rsidP="00B732E7">
      <w:pPr>
        <w:pStyle w:val="PargrafodaLista"/>
        <w:numPr>
          <w:ilvl w:val="1"/>
          <w:numId w:val="1"/>
        </w:numPr>
        <w:spacing w:after="0" w:line="480" w:lineRule="auto"/>
        <w:jc w:val="both"/>
        <w:rPr>
          <w:rFonts w:ascii="Arial" w:hAnsi="Arial" w:cs="Arial"/>
          <w:b/>
          <w:sz w:val="24"/>
        </w:rPr>
      </w:pPr>
      <w:r>
        <w:rPr>
          <w:rFonts w:ascii="Arial" w:hAnsi="Arial" w:cs="Arial"/>
          <w:b/>
          <w:sz w:val="24"/>
        </w:rPr>
        <w:t>ANÁLISE DESCRITIVA</w:t>
      </w:r>
    </w:p>
    <w:p w14:paraId="04177418" w14:textId="7CF58670" w:rsidR="00BE5A50" w:rsidRPr="00EE54B7" w:rsidRDefault="00611CC8" w:rsidP="006E2827">
      <w:pPr>
        <w:spacing w:line="360" w:lineRule="auto"/>
        <w:ind w:firstLine="708"/>
        <w:jc w:val="both"/>
        <w:rPr>
          <w:rFonts w:ascii="Arial" w:hAnsi="Arial" w:cs="Arial"/>
          <w:sz w:val="24"/>
          <w:u w:val="single"/>
        </w:rPr>
      </w:pPr>
      <w:r>
        <w:rPr>
          <w:rFonts w:ascii="Arial" w:hAnsi="Arial" w:cs="Arial"/>
          <w:sz w:val="24"/>
        </w:rPr>
        <w:t xml:space="preserve">Com o intuito de compreender o comportamento dos dados disponibilizados </w:t>
      </w:r>
      <w:r w:rsidR="00EE54B7">
        <w:rPr>
          <w:rFonts w:ascii="Arial" w:hAnsi="Arial" w:cs="Arial"/>
          <w:sz w:val="24"/>
        </w:rPr>
        <w:t>pelo MEC para as</w:t>
      </w:r>
      <w:r>
        <w:rPr>
          <w:rFonts w:ascii="Arial" w:hAnsi="Arial" w:cs="Arial"/>
          <w:sz w:val="24"/>
        </w:rPr>
        <w:t xml:space="preserve"> edições da Prova Brasil, é realizado uma análise descritiva que investiga cada momento de coleta das informações e de tratamento das unidades. Nesse sentido, a apresentação dos resultados se inicia com a progressão de médias</w:t>
      </w:r>
      <w:r w:rsidR="00EE54B7">
        <w:rPr>
          <w:rFonts w:ascii="Arial" w:hAnsi="Arial" w:cs="Arial"/>
          <w:sz w:val="24"/>
        </w:rPr>
        <w:t xml:space="preserve"> de Proficiência em Língua Portuguesa e Matemática</w:t>
      </w:r>
      <w:r>
        <w:rPr>
          <w:rFonts w:ascii="Arial" w:hAnsi="Arial" w:cs="Arial"/>
          <w:sz w:val="24"/>
        </w:rPr>
        <w:t xml:space="preserve"> </w:t>
      </w:r>
      <w:r w:rsidR="00EE54B7">
        <w:rPr>
          <w:rFonts w:ascii="Arial" w:hAnsi="Arial" w:cs="Arial"/>
          <w:sz w:val="24"/>
        </w:rPr>
        <w:t>para cada um dos grupos de</w:t>
      </w:r>
      <w:r>
        <w:rPr>
          <w:rFonts w:ascii="Arial" w:hAnsi="Arial" w:cs="Arial"/>
          <w:sz w:val="24"/>
        </w:rPr>
        <w:t xml:space="preserve"> unidades </w:t>
      </w:r>
      <w:r w:rsidR="00EE54B7">
        <w:rPr>
          <w:rFonts w:ascii="Arial" w:hAnsi="Arial" w:cs="Arial"/>
          <w:sz w:val="24"/>
        </w:rPr>
        <w:t xml:space="preserve">tratadas e </w:t>
      </w:r>
      <w:r>
        <w:rPr>
          <w:rFonts w:ascii="Arial" w:hAnsi="Arial" w:cs="Arial"/>
          <w:sz w:val="24"/>
        </w:rPr>
        <w:t>a cada edição da Prova</w:t>
      </w:r>
      <w:r w:rsidR="00EE54B7">
        <w:rPr>
          <w:rFonts w:ascii="Arial" w:hAnsi="Arial" w:cs="Arial"/>
          <w:sz w:val="24"/>
        </w:rPr>
        <w:t xml:space="preserve"> Brasil</w:t>
      </w:r>
      <w:r>
        <w:rPr>
          <w:rFonts w:ascii="Arial" w:hAnsi="Arial" w:cs="Arial"/>
          <w:sz w:val="24"/>
        </w:rPr>
        <w:t>.</w:t>
      </w:r>
      <w:r w:rsidR="006E2827">
        <w:rPr>
          <w:rFonts w:ascii="Arial" w:hAnsi="Arial" w:cs="Arial"/>
          <w:sz w:val="24"/>
        </w:rPr>
        <w:t xml:space="preserve"> </w:t>
      </w:r>
      <w:r w:rsidR="00DA1AD2" w:rsidRPr="00DF444B">
        <w:rPr>
          <w:rFonts w:ascii="Arial" w:hAnsi="Arial" w:cs="Arial"/>
          <w:sz w:val="24"/>
        </w:rPr>
        <w:t>Depois, avalia-se a média de indicadores municipais do Censo de 2010, recolhidos pouco tempo antes do inicio de processo de seleção do Programa</w:t>
      </w:r>
      <w:r w:rsidR="00DF444B" w:rsidRPr="00DF444B">
        <w:rPr>
          <w:rFonts w:ascii="Arial" w:hAnsi="Arial" w:cs="Arial"/>
          <w:sz w:val="24"/>
        </w:rPr>
        <w:t>,</w:t>
      </w:r>
      <w:r w:rsidR="00DA1AD2" w:rsidRPr="00DF444B">
        <w:rPr>
          <w:rFonts w:ascii="Arial" w:hAnsi="Arial" w:cs="Arial"/>
          <w:sz w:val="24"/>
        </w:rPr>
        <w:t xml:space="preserve"> </w:t>
      </w:r>
      <w:r w:rsidR="00DF444B" w:rsidRPr="00DF444B">
        <w:rPr>
          <w:rFonts w:ascii="Arial" w:hAnsi="Arial" w:cs="Arial"/>
          <w:sz w:val="24"/>
        </w:rPr>
        <w:t>bem como a</w:t>
      </w:r>
      <w:r w:rsidR="00DA1AD2" w:rsidRPr="00DF444B">
        <w:rPr>
          <w:rFonts w:ascii="Arial" w:hAnsi="Arial" w:cs="Arial"/>
          <w:sz w:val="24"/>
        </w:rPr>
        <w:t xml:space="preserve"> progres</w:t>
      </w:r>
      <w:r w:rsidR="00DF444B" w:rsidRPr="00DF444B">
        <w:rPr>
          <w:rFonts w:ascii="Arial" w:hAnsi="Arial" w:cs="Arial"/>
          <w:sz w:val="24"/>
        </w:rPr>
        <w:t>são para cada um dos Grupos de 2013, 2015 e 2017,</w:t>
      </w:r>
      <w:r w:rsidR="00DA1AD2" w:rsidRPr="00DF444B">
        <w:rPr>
          <w:rFonts w:ascii="Arial" w:hAnsi="Arial" w:cs="Arial"/>
          <w:sz w:val="24"/>
        </w:rPr>
        <w:t xml:space="preserve"> a cada edição da Prova Brasil explorando as </w:t>
      </w:r>
      <w:r w:rsidR="00EE54B7" w:rsidRPr="00DF444B">
        <w:rPr>
          <w:rFonts w:ascii="Arial" w:hAnsi="Arial" w:cs="Arial"/>
          <w:sz w:val="24"/>
        </w:rPr>
        <w:t xml:space="preserve">médias de </w:t>
      </w:r>
      <w:r w:rsidR="00DA1AD2" w:rsidRPr="00DF444B">
        <w:rPr>
          <w:rFonts w:ascii="Arial" w:hAnsi="Arial" w:cs="Arial"/>
          <w:sz w:val="24"/>
        </w:rPr>
        <w:t xml:space="preserve">variáveis </w:t>
      </w:r>
      <w:proofErr w:type="spellStart"/>
      <w:r w:rsidR="00DA1AD2" w:rsidRPr="00DF444B">
        <w:rPr>
          <w:rFonts w:ascii="Arial" w:hAnsi="Arial" w:cs="Arial"/>
          <w:sz w:val="24"/>
        </w:rPr>
        <w:t>covariadas</w:t>
      </w:r>
      <w:proofErr w:type="spellEnd"/>
      <w:r w:rsidR="00DA1AD2" w:rsidRPr="00DF444B">
        <w:rPr>
          <w:rFonts w:ascii="Arial" w:hAnsi="Arial" w:cs="Arial"/>
          <w:sz w:val="24"/>
        </w:rPr>
        <w:t xml:space="preserve"> recolhidas pela MEC.</w:t>
      </w:r>
    </w:p>
    <w:p w14:paraId="6CDCC3C6" w14:textId="3FCA496B" w:rsidR="00EE54B7" w:rsidRPr="00EE54B7" w:rsidRDefault="00EE54B7" w:rsidP="002408FE">
      <w:pPr>
        <w:pStyle w:val="Legenda"/>
        <w:keepNext/>
        <w:spacing w:after="0"/>
        <w:jc w:val="center"/>
        <w:rPr>
          <w:rFonts w:ascii="Arial" w:hAnsi="Arial" w:cs="Arial"/>
          <w:i w:val="0"/>
          <w:color w:val="auto"/>
          <w:sz w:val="24"/>
        </w:rPr>
      </w:pPr>
      <w:r w:rsidRPr="00EE54B7">
        <w:rPr>
          <w:rFonts w:ascii="Arial" w:hAnsi="Arial" w:cs="Arial"/>
          <w:i w:val="0"/>
          <w:color w:val="auto"/>
          <w:sz w:val="24"/>
        </w:rPr>
        <w:t xml:space="preserve">Figura </w:t>
      </w:r>
      <w:r w:rsidRPr="00EE54B7">
        <w:rPr>
          <w:rFonts w:ascii="Arial" w:hAnsi="Arial" w:cs="Arial"/>
          <w:i w:val="0"/>
          <w:color w:val="auto"/>
          <w:sz w:val="24"/>
        </w:rPr>
        <w:fldChar w:fldCharType="begin"/>
      </w:r>
      <w:r w:rsidRPr="00EE54B7">
        <w:rPr>
          <w:rFonts w:ascii="Arial" w:hAnsi="Arial" w:cs="Arial"/>
          <w:i w:val="0"/>
          <w:color w:val="auto"/>
          <w:sz w:val="24"/>
        </w:rPr>
        <w:instrText xml:space="preserve"> SEQ Figura \* ARABIC </w:instrText>
      </w:r>
      <w:r w:rsidRPr="00EE54B7">
        <w:rPr>
          <w:rFonts w:ascii="Arial" w:hAnsi="Arial" w:cs="Arial"/>
          <w:i w:val="0"/>
          <w:color w:val="auto"/>
          <w:sz w:val="24"/>
        </w:rPr>
        <w:fldChar w:fldCharType="separate"/>
      </w:r>
      <w:r w:rsidR="00E073E3">
        <w:rPr>
          <w:rFonts w:ascii="Arial" w:hAnsi="Arial" w:cs="Arial"/>
          <w:i w:val="0"/>
          <w:noProof/>
          <w:color w:val="auto"/>
          <w:sz w:val="24"/>
        </w:rPr>
        <w:t>5</w:t>
      </w:r>
      <w:r w:rsidRPr="00EE54B7">
        <w:rPr>
          <w:rFonts w:ascii="Arial" w:hAnsi="Arial" w:cs="Arial"/>
          <w:i w:val="0"/>
          <w:color w:val="auto"/>
          <w:sz w:val="24"/>
        </w:rPr>
        <w:fldChar w:fldCharType="end"/>
      </w:r>
      <w:r w:rsidRPr="00EE54B7">
        <w:rPr>
          <w:rFonts w:ascii="Arial" w:hAnsi="Arial" w:cs="Arial"/>
          <w:i w:val="0"/>
          <w:color w:val="auto"/>
          <w:sz w:val="24"/>
        </w:rPr>
        <w:t xml:space="preserve"> </w:t>
      </w:r>
      <w:r w:rsidR="00DA1AD2">
        <w:rPr>
          <w:rFonts w:ascii="Arial" w:hAnsi="Arial" w:cs="Arial"/>
          <w:i w:val="0"/>
          <w:color w:val="auto"/>
          <w:sz w:val="24"/>
        </w:rPr>
        <w:t>-</w:t>
      </w:r>
      <w:r w:rsidRPr="00EE54B7">
        <w:rPr>
          <w:rFonts w:ascii="Arial" w:hAnsi="Arial" w:cs="Arial"/>
          <w:i w:val="0"/>
          <w:color w:val="auto"/>
          <w:sz w:val="24"/>
        </w:rPr>
        <w:t xml:space="preserve"> </w:t>
      </w:r>
      <w:r w:rsidR="00DA1AD2">
        <w:rPr>
          <w:rFonts w:ascii="Arial" w:hAnsi="Arial" w:cs="Arial"/>
          <w:i w:val="0"/>
          <w:color w:val="auto"/>
          <w:sz w:val="24"/>
        </w:rPr>
        <w:t xml:space="preserve">Trajetória </w:t>
      </w:r>
      <w:r w:rsidRPr="00EE54B7">
        <w:rPr>
          <w:rFonts w:ascii="Arial" w:hAnsi="Arial" w:cs="Arial"/>
          <w:i w:val="0"/>
          <w:color w:val="auto"/>
          <w:sz w:val="24"/>
        </w:rPr>
        <w:t xml:space="preserve">Média de Proficiência em Língua Portuguesa </w:t>
      </w:r>
      <w:r w:rsidR="00DA1AD2">
        <w:rPr>
          <w:rFonts w:ascii="Arial" w:hAnsi="Arial" w:cs="Arial"/>
          <w:i w:val="0"/>
          <w:color w:val="auto"/>
          <w:sz w:val="24"/>
        </w:rPr>
        <w:t xml:space="preserve">por Grupo Tratado e de Grupo de Controle </w:t>
      </w:r>
      <w:r w:rsidRPr="00EE54B7">
        <w:rPr>
          <w:rFonts w:ascii="Arial" w:hAnsi="Arial" w:cs="Arial"/>
          <w:i w:val="0"/>
          <w:color w:val="auto"/>
          <w:sz w:val="24"/>
        </w:rPr>
        <w:t>para Alunos do 5º</w:t>
      </w:r>
      <w:r w:rsidR="00DA1AD2">
        <w:rPr>
          <w:rFonts w:ascii="Arial" w:hAnsi="Arial" w:cs="Arial"/>
          <w:i w:val="0"/>
          <w:color w:val="auto"/>
          <w:sz w:val="24"/>
        </w:rPr>
        <w:t xml:space="preserve"> Ano</w:t>
      </w:r>
    </w:p>
    <w:p w14:paraId="70878DFC" w14:textId="77898066" w:rsidR="00DA1AD2" w:rsidRPr="00DA1AD2" w:rsidRDefault="00D80392" w:rsidP="00EE3B62">
      <w:pPr>
        <w:spacing w:line="480" w:lineRule="auto"/>
        <w:jc w:val="center"/>
        <w:rPr>
          <w:rFonts w:ascii="Arial" w:hAnsi="Arial" w:cs="Arial"/>
          <w:sz w:val="24"/>
        </w:rPr>
      </w:pPr>
      <w:r>
        <w:rPr>
          <w:rFonts w:ascii="Arial" w:hAnsi="Arial" w:cs="Arial"/>
          <w:noProof/>
          <w:sz w:val="24"/>
          <w:lang w:eastAsia="pt-BR"/>
        </w:rPr>
        <w:drawing>
          <wp:inline distT="0" distB="0" distL="0" distR="0" wp14:anchorId="78EFCC2D" wp14:editId="0813B814">
            <wp:extent cx="5760085" cy="4191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_5ano_.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4191000"/>
                    </a:xfrm>
                    <a:prstGeom prst="rect">
                      <a:avLst/>
                    </a:prstGeom>
                  </pic:spPr>
                </pic:pic>
              </a:graphicData>
            </a:graphic>
          </wp:inline>
        </w:drawing>
      </w:r>
      <w:r w:rsidR="00DA1AD2" w:rsidRPr="00EF3422">
        <w:rPr>
          <w:rFonts w:ascii="Arial" w:hAnsi="Arial" w:cs="Arial"/>
          <w:sz w:val="20"/>
          <w:szCs w:val="20"/>
        </w:rPr>
        <w:t>Fonte: Elaboração própria</w:t>
      </w:r>
      <w:r w:rsidR="00DA1AD2">
        <w:rPr>
          <w:rFonts w:ascii="Arial" w:hAnsi="Arial" w:cs="Arial"/>
          <w:sz w:val="20"/>
          <w:szCs w:val="20"/>
        </w:rPr>
        <w:t xml:space="preserve"> com base nas Informações da Prova Brasil (2007-2017) e da CGU</w:t>
      </w:r>
    </w:p>
    <w:p w14:paraId="5E853442" w14:textId="220279E5" w:rsidR="00E7174E" w:rsidRDefault="00E7174E" w:rsidP="00DA1AD2">
      <w:pPr>
        <w:spacing w:line="360" w:lineRule="auto"/>
        <w:ind w:firstLine="708"/>
        <w:jc w:val="both"/>
        <w:rPr>
          <w:rFonts w:ascii="Arial" w:hAnsi="Arial" w:cs="Arial"/>
          <w:sz w:val="24"/>
        </w:rPr>
      </w:pPr>
      <w:r w:rsidRPr="007049A3">
        <w:rPr>
          <w:rFonts w:ascii="Arial" w:hAnsi="Arial" w:cs="Arial"/>
          <w:sz w:val="24"/>
        </w:rPr>
        <w:t xml:space="preserve">A princípio, existe um comportamento padrão de crescimento tanto na Figura </w:t>
      </w:r>
      <w:r w:rsidR="002408FE">
        <w:rPr>
          <w:rFonts w:ascii="Arial" w:hAnsi="Arial" w:cs="Arial"/>
          <w:sz w:val="24"/>
        </w:rPr>
        <w:t>5</w:t>
      </w:r>
      <w:r w:rsidR="00EE3B62">
        <w:rPr>
          <w:rFonts w:ascii="Arial" w:hAnsi="Arial" w:cs="Arial"/>
          <w:sz w:val="24"/>
        </w:rPr>
        <w:t xml:space="preserve"> quanto na Figura 6</w:t>
      </w:r>
      <w:r w:rsidRPr="007049A3">
        <w:rPr>
          <w:rFonts w:ascii="Arial" w:hAnsi="Arial" w:cs="Arial"/>
          <w:sz w:val="24"/>
        </w:rPr>
        <w:t xml:space="preserve">, seja moderado ou mais acentuado. Contudo, notam-se certos </w:t>
      </w:r>
      <w:r w:rsidRPr="007049A3">
        <w:rPr>
          <w:rFonts w:ascii="Arial" w:hAnsi="Arial" w:cs="Arial"/>
          <w:sz w:val="24"/>
        </w:rPr>
        <w:lastRenderedPageBreak/>
        <w:t xml:space="preserve">momentos distintos de variação para </w:t>
      </w:r>
      <w:r w:rsidR="002408FE">
        <w:rPr>
          <w:rFonts w:ascii="Arial" w:hAnsi="Arial" w:cs="Arial"/>
          <w:sz w:val="24"/>
        </w:rPr>
        <w:t>a</w:t>
      </w:r>
      <w:r w:rsidRPr="007049A3">
        <w:rPr>
          <w:rFonts w:ascii="Arial" w:hAnsi="Arial" w:cs="Arial"/>
          <w:sz w:val="24"/>
        </w:rPr>
        <w:t xml:space="preserve"> trajetória</w:t>
      </w:r>
      <w:r w:rsidR="002408FE">
        <w:rPr>
          <w:rFonts w:ascii="Arial" w:hAnsi="Arial" w:cs="Arial"/>
          <w:sz w:val="24"/>
        </w:rPr>
        <w:t xml:space="preserve"> </w:t>
      </w:r>
      <w:r w:rsidRPr="007049A3">
        <w:rPr>
          <w:rFonts w:ascii="Arial" w:hAnsi="Arial" w:cs="Arial"/>
          <w:sz w:val="24"/>
        </w:rPr>
        <w:t xml:space="preserve">e </w:t>
      </w:r>
      <w:r w:rsidR="002408FE">
        <w:rPr>
          <w:rFonts w:ascii="Arial" w:hAnsi="Arial" w:cs="Arial"/>
          <w:sz w:val="24"/>
        </w:rPr>
        <w:t>demais</w:t>
      </w:r>
      <w:r w:rsidRPr="007049A3">
        <w:rPr>
          <w:rFonts w:ascii="Arial" w:hAnsi="Arial" w:cs="Arial"/>
          <w:sz w:val="24"/>
        </w:rPr>
        <w:t xml:space="preserve"> divergências de nível em relação ao tamanho da médi</w:t>
      </w:r>
      <w:r>
        <w:rPr>
          <w:rFonts w:ascii="Arial" w:hAnsi="Arial" w:cs="Arial"/>
          <w:sz w:val="24"/>
        </w:rPr>
        <w:t>a</w:t>
      </w:r>
      <w:r w:rsidR="00EE3B62" w:rsidRPr="00EE3B62">
        <w:rPr>
          <w:rFonts w:ascii="Arial" w:hAnsi="Arial" w:cs="Arial"/>
          <w:sz w:val="24"/>
        </w:rPr>
        <w:t xml:space="preserve"> </w:t>
      </w:r>
      <w:r w:rsidR="00EE3B62">
        <w:rPr>
          <w:rFonts w:ascii="Arial" w:hAnsi="Arial" w:cs="Arial"/>
          <w:sz w:val="24"/>
        </w:rPr>
        <w:t>de cada um dos Grupos de Tratados</w:t>
      </w:r>
      <w:r>
        <w:rPr>
          <w:rFonts w:ascii="Arial" w:hAnsi="Arial" w:cs="Arial"/>
          <w:sz w:val="24"/>
        </w:rPr>
        <w:t xml:space="preserve">. </w:t>
      </w:r>
      <w:r w:rsidR="002408FE">
        <w:rPr>
          <w:rFonts w:ascii="Arial" w:hAnsi="Arial" w:cs="Arial"/>
          <w:sz w:val="24"/>
        </w:rPr>
        <w:t>Acima</w:t>
      </w:r>
      <w:r>
        <w:rPr>
          <w:rFonts w:ascii="Arial" w:hAnsi="Arial" w:cs="Arial"/>
          <w:sz w:val="24"/>
        </w:rPr>
        <w:t>,</w:t>
      </w:r>
      <w:r w:rsidRPr="007049A3">
        <w:rPr>
          <w:rFonts w:ascii="Arial" w:hAnsi="Arial" w:cs="Arial"/>
          <w:sz w:val="24"/>
        </w:rPr>
        <w:t xml:space="preserve"> </w:t>
      </w:r>
      <w:r w:rsidR="002408FE" w:rsidRPr="007049A3">
        <w:rPr>
          <w:rFonts w:ascii="Arial" w:hAnsi="Arial" w:cs="Arial"/>
          <w:sz w:val="24"/>
        </w:rPr>
        <w:t xml:space="preserve">após a linha que demarca o momento de intervenção </w:t>
      </w:r>
      <w:r w:rsidR="002408FE">
        <w:rPr>
          <w:rFonts w:ascii="Arial" w:hAnsi="Arial" w:cs="Arial"/>
          <w:sz w:val="24"/>
        </w:rPr>
        <w:t xml:space="preserve">do Programa, </w:t>
      </w:r>
      <w:r w:rsidRPr="007049A3">
        <w:rPr>
          <w:rFonts w:ascii="Arial" w:hAnsi="Arial" w:cs="Arial"/>
          <w:sz w:val="24"/>
        </w:rPr>
        <w:t>todos</w:t>
      </w:r>
      <w:r w:rsidR="002408FE">
        <w:rPr>
          <w:rFonts w:ascii="Arial" w:hAnsi="Arial" w:cs="Arial"/>
          <w:sz w:val="24"/>
        </w:rPr>
        <w:t xml:space="preserve"> os gráficos</w:t>
      </w:r>
      <w:r w:rsidR="00EE3B62">
        <w:rPr>
          <w:rFonts w:ascii="Arial" w:hAnsi="Arial" w:cs="Arial"/>
          <w:sz w:val="24"/>
        </w:rPr>
        <w:t xml:space="preserve"> que representam a Proficiência média em Língua Portuguesa para Alunos do 5º Ano</w:t>
      </w:r>
      <w:r w:rsidRPr="007049A3">
        <w:rPr>
          <w:rFonts w:ascii="Arial" w:hAnsi="Arial" w:cs="Arial"/>
          <w:sz w:val="24"/>
        </w:rPr>
        <w:t xml:space="preserve"> apresentam crescimento</w:t>
      </w:r>
      <w:r w:rsidR="00EE3B62">
        <w:rPr>
          <w:rFonts w:ascii="Arial" w:hAnsi="Arial" w:cs="Arial"/>
          <w:sz w:val="24"/>
        </w:rPr>
        <w:t xml:space="preserve"> (Figura 5)</w:t>
      </w:r>
      <w:r w:rsidRPr="007049A3">
        <w:rPr>
          <w:rFonts w:ascii="Arial" w:hAnsi="Arial" w:cs="Arial"/>
          <w:sz w:val="24"/>
        </w:rPr>
        <w:t xml:space="preserve">. </w:t>
      </w:r>
      <w:r w:rsidR="00EE3B62">
        <w:rPr>
          <w:rFonts w:ascii="Arial" w:hAnsi="Arial" w:cs="Arial"/>
          <w:sz w:val="24"/>
        </w:rPr>
        <w:t>Abaixo</w:t>
      </w:r>
      <w:r w:rsidRPr="007049A3">
        <w:rPr>
          <w:rFonts w:ascii="Arial" w:hAnsi="Arial" w:cs="Arial"/>
          <w:sz w:val="24"/>
        </w:rPr>
        <w:t xml:space="preserve">, </w:t>
      </w:r>
      <w:r w:rsidR="00EE3B62">
        <w:rPr>
          <w:rFonts w:ascii="Arial" w:hAnsi="Arial" w:cs="Arial"/>
          <w:sz w:val="24"/>
        </w:rPr>
        <w:t xml:space="preserve">após a linha tracejada, </w:t>
      </w:r>
      <w:r>
        <w:rPr>
          <w:rFonts w:ascii="Arial" w:hAnsi="Arial" w:cs="Arial"/>
          <w:sz w:val="24"/>
        </w:rPr>
        <w:t>a</w:t>
      </w:r>
      <w:r w:rsidRPr="007049A3">
        <w:rPr>
          <w:rFonts w:ascii="Arial" w:hAnsi="Arial" w:cs="Arial"/>
          <w:sz w:val="24"/>
        </w:rPr>
        <w:t xml:space="preserve"> </w:t>
      </w:r>
      <w:r w:rsidR="00EE3B62">
        <w:rPr>
          <w:rFonts w:ascii="Arial" w:hAnsi="Arial" w:cs="Arial"/>
          <w:sz w:val="24"/>
        </w:rPr>
        <w:t>única exceção ao</w:t>
      </w:r>
      <w:r>
        <w:rPr>
          <w:rFonts w:ascii="Arial" w:hAnsi="Arial" w:cs="Arial"/>
          <w:sz w:val="24"/>
        </w:rPr>
        <w:t xml:space="preserve"> crescimento descrito anteriormente é a linha </w:t>
      </w:r>
      <w:r w:rsidR="00BC680D">
        <w:rPr>
          <w:rFonts w:ascii="Arial" w:hAnsi="Arial" w:cs="Arial"/>
          <w:sz w:val="24"/>
        </w:rPr>
        <w:t xml:space="preserve">de “Tratados” </w:t>
      </w:r>
      <w:r>
        <w:rPr>
          <w:rFonts w:ascii="Arial" w:hAnsi="Arial" w:cs="Arial"/>
          <w:sz w:val="24"/>
        </w:rPr>
        <w:t>do</w:t>
      </w:r>
      <w:r w:rsidR="00BC680D">
        <w:rPr>
          <w:rFonts w:ascii="Arial" w:hAnsi="Arial" w:cs="Arial"/>
          <w:sz w:val="24"/>
        </w:rPr>
        <w:t xml:space="preserve"> gráfico referente ao</w:t>
      </w:r>
      <w:r>
        <w:rPr>
          <w:rFonts w:ascii="Arial" w:hAnsi="Arial" w:cs="Arial"/>
          <w:sz w:val="24"/>
        </w:rPr>
        <w:t xml:space="preserve"> Grupo </w:t>
      </w:r>
      <w:r w:rsidR="00EE3B62">
        <w:rPr>
          <w:rFonts w:ascii="Arial" w:hAnsi="Arial" w:cs="Arial"/>
          <w:sz w:val="24"/>
        </w:rPr>
        <w:t xml:space="preserve">de </w:t>
      </w:r>
      <w:r w:rsidR="00594C70">
        <w:rPr>
          <w:rFonts w:ascii="Arial" w:hAnsi="Arial" w:cs="Arial"/>
          <w:sz w:val="24"/>
        </w:rPr>
        <w:t>2013</w:t>
      </w:r>
      <w:r>
        <w:rPr>
          <w:rFonts w:ascii="Arial" w:hAnsi="Arial" w:cs="Arial"/>
          <w:sz w:val="24"/>
        </w:rPr>
        <w:t xml:space="preserve">, onde </w:t>
      </w:r>
      <w:r w:rsidR="00594C70">
        <w:rPr>
          <w:rFonts w:ascii="Arial" w:hAnsi="Arial" w:cs="Arial"/>
          <w:sz w:val="24"/>
        </w:rPr>
        <w:t>há</w:t>
      </w:r>
      <w:r>
        <w:rPr>
          <w:rFonts w:ascii="Arial" w:hAnsi="Arial" w:cs="Arial"/>
          <w:sz w:val="24"/>
        </w:rPr>
        <w:t xml:space="preserve"> uma queda no desempenho</w:t>
      </w:r>
      <w:r w:rsidR="00EE3B62">
        <w:rPr>
          <w:rFonts w:ascii="Arial" w:hAnsi="Arial" w:cs="Arial"/>
          <w:sz w:val="24"/>
        </w:rPr>
        <w:t xml:space="preserve"> </w:t>
      </w:r>
      <w:r w:rsidR="00BC680D">
        <w:rPr>
          <w:rFonts w:ascii="Arial" w:hAnsi="Arial" w:cs="Arial"/>
          <w:sz w:val="24"/>
        </w:rPr>
        <w:t>d</w:t>
      </w:r>
      <w:r w:rsidR="00A23D95">
        <w:rPr>
          <w:rFonts w:ascii="Arial" w:hAnsi="Arial" w:cs="Arial"/>
          <w:sz w:val="24"/>
        </w:rPr>
        <w:t>e</w:t>
      </w:r>
      <w:r w:rsidR="00EE3B62">
        <w:rPr>
          <w:rFonts w:ascii="Arial" w:hAnsi="Arial" w:cs="Arial"/>
          <w:sz w:val="24"/>
        </w:rPr>
        <w:t xml:space="preserve"> Matemática </w:t>
      </w:r>
      <w:r w:rsidR="00BC680D">
        <w:rPr>
          <w:rFonts w:ascii="Arial" w:hAnsi="Arial" w:cs="Arial"/>
          <w:sz w:val="24"/>
        </w:rPr>
        <w:t xml:space="preserve">para Alunos de 5º Ano </w:t>
      </w:r>
      <w:r w:rsidR="00EE3B62">
        <w:rPr>
          <w:rFonts w:ascii="Arial" w:hAnsi="Arial" w:cs="Arial"/>
          <w:sz w:val="24"/>
        </w:rPr>
        <w:t>(Figura 6)</w:t>
      </w:r>
      <w:r>
        <w:rPr>
          <w:rFonts w:ascii="Arial" w:hAnsi="Arial" w:cs="Arial"/>
          <w:sz w:val="24"/>
        </w:rPr>
        <w:t xml:space="preserve">. </w:t>
      </w:r>
    </w:p>
    <w:p w14:paraId="25F22DF5" w14:textId="08215056" w:rsidR="00DA1AD2" w:rsidRPr="00DA1AD2" w:rsidRDefault="00DA1AD2" w:rsidP="00DA1AD2">
      <w:pPr>
        <w:pStyle w:val="Legenda"/>
        <w:keepNext/>
        <w:spacing w:after="0"/>
        <w:jc w:val="center"/>
        <w:rPr>
          <w:rFonts w:ascii="Arial" w:hAnsi="Arial" w:cs="Arial"/>
          <w:i w:val="0"/>
          <w:color w:val="auto"/>
          <w:sz w:val="24"/>
        </w:rPr>
      </w:pPr>
      <w:r w:rsidRPr="00DA1AD2">
        <w:rPr>
          <w:rFonts w:ascii="Arial" w:hAnsi="Arial" w:cs="Arial"/>
          <w:i w:val="0"/>
          <w:color w:val="auto"/>
          <w:sz w:val="24"/>
        </w:rPr>
        <w:t xml:space="preserve">Figura </w:t>
      </w:r>
      <w:r w:rsidRPr="00DA1AD2">
        <w:rPr>
          <w:rFonts w:ascii="Arial" w:hAnsi="Arial" w:cs="Arial"/>
          <w:i w:val="0"/>
          <w:color w:val="auto"/>
          <w:sz w:val="24"/>
        </w:rPr>
        <w:fldChar w:fldCharType="begin"/>
      </w:r>
      <w:r w:rsidRPr="00DA1AD2">
        <w:rPr>
          <w:rFonts w:ascii="Arial" w:hAnsi="Arial" w:cs="Arial"/>
          <w:i w:val="0"/>
          <w:color w:val="auto"/>
          <w:sz w:val="24"/>
        </w:rPr>
        <w:instrText xml:space="preserve"> SEQ Figura \* ARABIC </w:instrText>
      </w:r>
      <w:r w:rsidRPr="00DA1AD2">
        <w:rPr>
          <w:rFonts w:ascii="Arial" w:hAnsi="Arial" w:cs="Arial"/>
          <w:i w:val="0"/>
          <w:color w:val="auto"/>
          <w:sz w:val="24"/>
        </w:rPr>
        <w:fldChar w:fldCharType="separate"/>
      </w:r>
      <w:r w:rsidR="00E073E3">
        <w:rPr>
          <w:rFonts w:ascii="Arial" w:hAnsi="Arial" w:cs="Arial"/>
          <w:i w:val="0"/>
          <w:noProof/>
          <w:color w:val="auto"/>
          <w:sz w:val="24"/>
        </w:rPr>
        <w:t>6</w:t>
      </w:r>
      <w:r w:rsidRPr="00DA1AD2">
        <w:rPr>
          <w:rFonts w:ascii="Arial" w:hAnsi="Arial" w:cs="Arial"/>
          <w:i w:val="0"/>
          <w:color w:val="auto"/>
          <w:sz w:val="24"/>
        </w:rPr>
        <w:fldChar w:fldCharType="end"/>
      </w:r>
      <w:r w:rsidRPr="00DA1AD2">
        <w:rPr>
          <w:rFonts w:ascii="Arial" w:hAnsi="Arial" w:cs="Arial"/>
          <w:i w:val="0"/>
          <w:color w:val="auto"/>
          <w:sz w:val="24"/>
        </w:rPr>
        <w:t xml:space="preserve"> - Trajetória Média de Proficiência em Matemática por Grupo Tratado e de Grupo de Controle para Alunos do 5º Ano</w:t>
      </w:r>
    </w:p>
    <w:p w14:paraId="5E69AB0D" w14:textId="106B5127" w:rsidR="00DA1AD2" w:rsidRPr="007049A3" w:rsidRDefault="00D80392" w:rsidP="00EE3B62">
      <w:pPr>
        <w:spacing w:line="480" w:lineRule="auto"/>
        <w:jc w:val="center"/>
        <w:rPr>
          <w:rFonts w:ascii="Arial" w:hAnsi="Arial" w:cs="Arial"/>
          <w:sz w:val="24"/>
        </w:rPr>
      </w:pPr>
      <w:r>
        <w:rPr>
          <w:rFonts w:ascii="Arial" w:hAnsi="Arial" w:cs="Arial"/>
          <w:noProof/>
          <w:sz w:val="24"/>
          <w:lang w:eastAsia="pt-BR"/>
        </w:rPr>
        <w:drawing>
          <wp:inline distT="0" distB="0" distL="0" distR="0" wp14:anchorId="027FCCC5" wp14:editId="7736E7E6">
            <wp:extent cx="5760085" cy="4191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_5ano_.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191000"/>
                    </a:xfrm>
                    <a:prstGeom prst="rect">
                      <a:avLst/>
                    </a:prstGeom>
                  </pic:spPr>
                </pic:pic>
              </a:graphicData>
            </a:graphic>
          </wp:inline>
        </w:drawing>
      </w:r>
      <w:r w:rsidR="00DA1AD2" w:rsidRPr="00EF3422">
        <w:rPr>
          <w:rFonts w:ascii="Arial" w:hAnsi="Arial" w:cs="Arial"/>
          <w:sz w:val="20"/>
          <w:szCs w:val="20"/>
        </w:rPr>
        <w:t>Fonte: Elaboração própria</w:t>
      </w:r>
      <w:r w:rsidR="00DA1AD2">
        <w:rPr>
          <w:rFonts w:ascii="Arial" w:hAnsi="Arial" w:cs="Arial"/>
          <w:sz w:val="20"/>
          <w:szCs w:val="20"/>
        </w:rPr>
        <w:t xml:space="preserve"> com base nas Informações da Prova Brasil (2007-2017) e da CGU</w:t>
      </w:r>
    </w:p>
    <w:p w14:paraId="72AB1C8B" w14:textId="793D97AC" w:rsidR="00BC680D" w:rsidRDefault="00BC680D" w:rsidP="00BC680D">
      <w:pPr>
        <w:spacing w:line="360" w:lineRule="auto"/>
        <w:ind w:firstLine="708"/>
        <w:jc w:val="both"/>
        <w:rPr>
          <w:rFonts w:ascii="Arial" w:hAnsi="Arial" w:cs="Arial"/>
          <w:sz w:val="24"/>
        </w:rPr>
      </w:pPr>
      <w:r>
        <w:rPr>
          <w:rFonts w:ascii="Arial" w:hAnsi="Arial" w:cs="Arial"/>
          <w:sz w:val="24"/>
        </w:rPr>
        <w:t>No que tange a trajetória dos Alunos de 9º Ano</w:t>
      </w:r>
      <w:r w:rsidRPr="007049A3">
        <w:rPr>
          <w:rFonts w:ascii="Arial" w:hAnsi="Arial" w:cs="Arial"/>
          <w:sz w:val="24"/>
        </w:rPr>
        <w:t xml:space="preserve">, </w:t>
      </w:r>
      <w:r>
        <w:rPr>
          <w:rFonts w:ascii="Arial" w:hAnsi="Arial" w:cs="Arial"/>
          <w:sz w:val="24"/>
        </w:rPr>
        <w:t>o</w:t>
      </w:r>
      <w:r w:rsidRPr="007049A3">
        <w:rPr>
          <w:rFonts w:ascii="Arial" w:hAnsi="Arial" w:cs="Arial"/>
          <w:sz w:val="24"/>
        </w:rPr>
        <w:t xml:space="preserve"> comportamento padrão de crescimento </w:t>
      </w:r>
      <w:r>
        <w:rPr>
          <w:rFonts w:ascii="Arial" w:hAnsi="Arial" w:cs="Arial"/>
          <w:sz w:val="24"/>
        </w:rPr>
        <w:t>se mantem em Língua Portuguesa (Figura 7) e em Matemática (Figura 8). Na Figura 7,</w:t>
      </w:r>
      <w:r w:rsidRPr="007049A3">
        <w:rPr>
          <w:rFonts w:ascii="Arial" w:hAnsi="Arial" w:cs="Arial"/>
          <w:sz w:val="24"/>
        </w:rPr>
        <w:t xml:space="preserve"> após a linha que demarca o momento de intervenção </w:t>
      </w:r>
      <w:r>
        <w:rPr>
          <w:rFonts w:ascii="Arial" w:hAnsi="Arial" w:cs="Arial"/>
          <w:sz w:val="24"/>
        </w:rPr>
        <w:t xml:space="preserve">do Programa, </w:t>
      </w:r>
      <w:r w:rsidRPr="007049A3">
        <w:rPr>
          <w:rFonts w:ascii="Arial" w:hAnsi="Arial" w:cs="Arial"/>
          <w:sz w:val="24"/>
        </w:rPr>
        <w:t>todos</w:t>
      </w:r>
      <w:r>
        <w:rPr>
          <w:rFonts w:ascii="Arial" w:hAnsi="Arial" w:cs="Arial"/>
          <w:sz w:val="24"/>
        </w:rPr>
        <w:t xml:space="preserve"> os gráficos que representam a Proficiência média em Língua Portuguesa </w:t>
      </w:r>
      <w:r w:rsidRPr="007049A3">
        <w:rPr>
          <w:rFonts w:ascii="Arial" w:hAnsi="Arial" w:cs="Arial"/>
          <w:sz w:val="24"/>
        </w:rPr>
        <w:t xml:space="preserve">apresentam crescimento. </w:t>
      </w:r>
      <w:r>
        <w:rPr>
          <w:rFonts w:ascii="Arial" w:hAnsi="Arial" w:cs="Arial"/>
          <w:sz w:val="24"/>
        </w:rPr>
        <w:t>Já na Figura 8</w:t>
      </w:r>
      <w:r w:rsidRPr="007049A3">
        <w:rPr>
          <w:rFonts w:ascii="Arial" w:hAnsi="Arial" w:cs="Arial"/>
          <w:sz w:val="24"/>
        </w:rPr>
        <w:t xml:space="preserve">, </w:t>
      </w:r>
      <w:r>
        <w:rPr>
          <w:rFonts w:ascii="Arial" w:hAnsi="Arial" w:cs="Arial"/>
          <w:sz w:val="24"/>
        </w:rPr>
        <w:t>após a linha tracejada, a</w:t>
      </w:r>
      <w:r w:rsidRPr="007049A3">
        <w:rPr>
          <w:rFonts w:ascii="Arial" w:hAnsi="Arial" w:cs="Arial"/>
          <w:sz w:val="24"/>
        </w:rPr>
        <w:t xml:space="preserve"> </w:t>
      </w:r>
      <w:r>
        <w:rPr>
          <w:rFonts w:ascii="Arial" w:hAnsi="Arial" w:cs="Arial"/>
          <w:sz w:val="24"/>
        </w:rPr>
        <w:t xml:space="preserve">única exceção ao </w:t>
      </w:r>
      <w:r>
        <w:rPr>
          <w:rFonts w:ascii="Arial" w:hAnsi="Arial" w:cs="Arial"/>
          <w:sz w:val="24"/>
        </w:rPr>
        <w:lastRenderedPageBreak/>
        <w:t xml:space="preserve">crescimento descrito até então é a linha de “Tratados” do gráfico referente ao Grupo de </w:t>
      </w:r>
      <w:r w:rsidR="00594C70">
        <w:rPr>
          <w:rFonts w:ascii="Arial" w:hAnsi="Arial" w:cs="Arial"/>
          <w:sz w:val="24"/>
        </w:rPr>
        <w:t>2017</w:t>
      </w:r>
      <w:r>
        <w:rPr>
          <w:rFonts w:ascii="Arial" w:hAnsi="Arial" w:cs="Arial"/>
          <w:sz w:val="24"/>
        </w:rPr>
        <w:t xml:space="preserve">, onde </w:t>
      </w:r>
      <w:r w:rsidR="00594C70">
        <w:rPr>
          <w:rFonts w:ascii="Arial" w:hAnsi="Arial" w:cs="Arial"/>
          <w:sz w:val="24"/>
        </w:rPr>
        <w:t>ocorre</w:t>
      </w:r>
      <w:r>
        <w:rPr>
          <w:rFonts w:ascii="Arial" w:hAnsi="Arial" w:cs="Arial"/>
          <w:sz w:val="24"/>
        </w:rPr>
        <w:t xml:space="preserve"> uma pequena queda no desempenho de Matemática. </w:t>
      </w:r>
    </w:p>
    <w:p w14:paraId="37AA44BF" w14:textId="6F22A40B" w:rsidR="00BC680D" w:rsidRPr="00BC680D" w:rsidRDefault="00BC680D" w:rsidP="00801278">
      <w:pPr>
        <w:pStyle w:val="Legenda"/>
        <w:keepNext/>
        <w:spacing w:after="0"/>
        <w:jc w:val="center"/>
        <w:rPr>
          <w:rFonts w:ascii="Arial" w:hAnsi="Arial" w:cs="Arial"/>
          <w:i w:val="0"/>
          <w:color w:val="auto"/>
          <w:sz w:val="24"/>
        </w:rPr>
      </w:pPr>
      <w:r w:rsidRPr="00BC680D">
        <w:rPr>
          <w:rFonts w:ascii="Arial" w:hAnsi="Arial" w:cs="Arial"/>
          <w:i w:val="0"/>
          <w:color w:val="auto"/>
          <w:sz w:val="24"/>
        </w:rPr>
        <w:t xml:space="preserve">Figura </w:t>
      </w:r>
      <w:r w:rsidRPr="00BC680D">
        <w:rPr>
          <w:rFonts w:ascii="Arial" w:hAnsi="Arial" w:cs="Arial"/>
          <w:i w:val="0"/>
          <w:color w:val="auto"/>
          <w:sz w:val="24"/>
        </w:rPr>
        <w:fldChar w:fldCharType="begin"/>
      </w:r>
      <w:r w:rsidRPr="00BC680D">
        <w:rPr>
          <w:rFonts w:ascii="Arial" w:hAnsi="Arial" w:cs="Arial"/>
          <w:i w:val="0"/>
          <w:color w:val="auto"/>
          <w:sz w:val="24"/>
        </w:rPr>
        <w:instrText xml:space="preserve"> SEQ Figura \* ARABIC </w:instrText>
      </w:r>
      <w:r w:rsidRPr="00BC680D">
        <w:rPr>
          <w:rFonts w:ascii="Arial" w:hAnsi="Arial" w:cs="Arial"/>
          <w:i w:val="0"/>
          <w:color w:val="auto"/>
          <w:sz w:val="24"/>
        </w:rPr>
        <w:fldChar w:fldCharType="separate"/>
      </w:r>
      <w:r w:rsidR="00E073E3">
        <w:rPr>
          <w:rFonts w:ascii="Arial" w:hAnsi="Arial" w:cs="Arial"/>
          <w:i w:val="0"/>
          <w:noProof/>
          <w:color w:val="auto"/>
          <w:sz w:val="24"/>
        </w:rPr>
        <w:t>7</w:t>
      </w:r>
      <w:r w:rsidRPr="00BC680D">
        <w:rPr>
          <w:rFonts w:ascii="Arial" w:hAnsi="Arial" w:cs="Arial"/>
          <w:i w:val="0"/>
          <w:color w:val="auto"/>
          <w:sz w:val="24"/>
        </w:rPr>
        <w:fldChar w:fldCharType="end"/>
      </w:r>
      <w:r w:rsidRPr="00BC680D">
        <w:rPr>
          <w:rFonts w:ascii="Arial" w:hAnsi="Arial" w:cs="Arial"/>
          <w:i w:val="0"/>
          <w:color w:val="auto"/>
          <w:sz w:val="24"/>
        </w:rPr>
        <w:t xml:space="preserve"> - Trajetória Média de Proficiência em Língua Portuguesa por Grupo Tratado e de Grupo de Controle para Alunos do 9º Ano</w:t>
      </w:r>
    </w:p>
    <w:p w14:paraId="0DBEF2D8" w14:textId="096BBB1A" w:rsidR="00BC680D" w:rsidRPr="007049A3" w:rsidRDefault="00D80392" w:rsidP="00BC680D">
      <w:pPr>
        <w:spacing w:line="480" w:lineRule="auto"/>
        <w:jc w:val="center"/>
        <w:rPr>
          <w:rFonts w:ascii="Arial" w:hAnsi="Arial" w:cs="Arial"/>
          <w:sz w:val="24"/>
        </w:rPr>
      </w:pPr>
      <w:r>
        <w:rPr>
          <w:rFonts w:ascii="Arial" w:hAnsi="Arial" w:cs="Arial"/>
          <w:noProof/>
          <w:sz w:val="24"/>
          <w:lang w:eastAsia="pt-BR"/>
        </w:rPr>
        <w:drawing>
          <wp:inline distT="0" distB="0" distL="0" distR="0" wp14:anchorId="10565702" wp14:editId="3A166D4B">
            <wp:extent cx="5760085" cy="4191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_9ano_.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4191000"/>
                    </a:xfrm>
                    <a:prstGeom prst="rect">
                      <a:avLst/>
                    </a:prstGeom>
                  </pic:spPr>
                </pic:pic>
              </a:graphicData>
            </a:graphic>
          </wp:inline>
        </w:drawing>
      </w:r>
      <w:r w:rsidR="00BC680D" w:rsidRPr="00EF3422">
        <w:rPr>
          <w:rFonts w:ascii="Arial" w:hAnsi="Arial" w:cs="Arial"/>
          <w:sz w:val="20"/>
          <w:szCs w:val="20"/>
        </w:rPr>
        <w:t>Fonte: Elaboração própria</w:t>
      </w:r>
      <w:r w:rsidR="00BC680D">
        <w:rPr>
          <w:rFonts w:ascii="Arial" w:hAnsi="Arial" w:cs="Arial"/>
          <w:sz w:val="20"/>
          <w:szCs w:val="20"/>
        </w:rPr>
        <w:t xml:space="preserve"> com base nas Informações da Prova Brasil (2007-2017) e da CGU</w:t>
      </w:r>
    </w:p>
    <w:p w14:paraId="14A99B2F" w14:textId="0F064921" w:rsidR="00136F9E" w:rsidRDefault="00E7174E" w:rsidP="00136F9E">
      <w:pPr>
        <w:spacing w:after="0" w:line="360" w:lineRule="auto"/>
        <w:ind w:firstLine="708"/>
        <w:jc w:val="both"/>
        <w:rPr>
          <w:rFonts w:ascii="Arial" w:hAnsi="Arial" w:cs="Arial"/>
          <w:sz w:val="24"/>
        </w:rPr>
      </w:pPr>
      <w:r w:rsidRPr="007049A3">
        <w:rPr>
          <w:rFonts w:ascii="Arial" w:hAnsi="Arial" w:cs="Arial"/>
          <w:sz w:val="24"/>
        </w:rPr>
        <w:t xml:space="preserve">Além disso, ainda sobre a Figura </w:t>
      </w:r>
      <w:r w:rsidR="00801278">
        <w:rPr>
          <w:rFonts w:ascii="Arial" w:hAnsi="Arial" w:cs="Arial"/>
          <w:sz w:val="24"/>
        </w:rPr>
        <w:t>5, 6, 7 e 8 elaboradas,</w:t>
      </w:r>
      <w:r w:rsidRPr="007049A3">
        <w:rPr>
          <w:rFonts w:ascii="Arial" w:hAnsi="Arial" w:cs="Arial"/>
          <w:sz w:val="24"/>
        </w:rPr>
        <w:t xml:space="preserve"> </w:t>
      </w:r>
      <w:r w:rsidR="00594C70">
        <w:rPr>
          <w:rFonts w:ascii="Arial" w:hAnsi="Arial" w:cs="Arial"/>
          <w:sz w:val="24"/>
        </w:rPr>
        <w:t>outro</w:t>
      </w:r>
      <w:r w:rsidRPr="007049A3">
        <w:rPr>
          <w:rFonts w:ascii="Arial" w:hAnsi="Arial" w:cs="Arial"/>
          <w:sz w:val="24"/>
        </w:rPr>
        <w:t xml:space="preserve"> ponto deve ser destacado. Nela</w:t>
      </w:r>
      <w:r w:rsidR="00801278">
        <w:rPr>
          <w:rFonts w:ascii="Arial" w:hAnsi="Arial" w:cs="Arial"/>
          <w:sz w:val="24"/>
        </w:rPr>
        <w:t>s, os</w:t>
      </w:r>
      <w:r w:rsidRPr="007049A3">
        <w:rPr>
          <w:rFonts w:ascii="Arial" w:hAnsi="Arial" w:cs="Arial"/>
          <w:sz w:val="24"/>
        </w:rPr>
        <w:t xml:space="preserve"> gráfico</w:t>
      </w:r>
      <w:r w:rsidR="00801278">
        <w:rPr>
          <w:rFonts w:ascii="Arial" w:hAnsi="Arial" w:cs="Arial"/>
          <w:sz w:val="24"/>
        </w:rPr>
        <w:t>s responsáveis</w:t>
      </w:r>
      <w:r w:rsidRPr="007049A3">
        <w:rPr>
          <w:rFonts w:ascii="Arial" w:hAnsi="Arial" w:cs="Arial"/>
          <w:sz w:val="24"/>
        </w:rPr>
        <w:t xml:space="preserve"> por represen</w:t>
      </w:r>
      <w:r w:rsidR="00801278">
        <w:rPr>
          <w:rFonts w:ascii="Arial" w:hAnsi="Arial" w:cs="Arial"/>
          <w:sz w:val="24"/>
        </w:rPr>
        <w:t>tar a trajetória média de cada P</w:t>
      </w:r>
      <w:r w:rsidRPr="007049A3">
        <w:rPr>
          <w:rFonts w:ascii="Arial" w:hAnsi="Arial" w:cs="Arial"/>
          <w:sz w:val="24"/>
        </w:rPr>
        <w:t>roficiência para o Grupo de Controle (</w:t>
      </w:r>
      <w:r w:rsidR="00801278">
        <w:rPr>
          <w:rFonts w:ascii="Arial" w:hAnsi="Arial" w:cs="Arial"/>
          <w:sz w:val="24"/>
        </w:rPr>
        <w:t>linha de “Controle” em todos os casos</w:t>
      </w:r>
      <w:r w:rsidRPr="007049A3">
        <w:rPr>
          <w:rFonts w:ascii="Arial" w:hAnsi="Arial" w:cs="Arial"/>
          <w:sz w:val="24"/>
        </w:rPr>
        <w:t xml:space="preserve">) </w:t>
      </w:r>
      <w:r w:rsidR="00801278" w:rsidRPr="007049A3">
        <w:rPr>
          <w:rFonts w:ascii="Arial" w:hAnsi="Arial" w:cs="Arial"/>
          <w:sz w:val="24"/>
        </w:rPr>
        <w:t>têm</w:t>
      </w:r>
      <w:r w:rsidRPr="007049A3">
        <w:rPr>
          <w:rFonts w:ascii="Arial" w:hAnsi="Arial" w:cs="Arial"/>
          <w:sz w:val="24"/>
        </w:rPr>
        <w:t xml:space="preserve"> um comportamento inicial diferente </w:t>
      </w:r>
      <w:r>
        <w:rPr>
          <w:rFonts w:ascii="Arial" w:hAnsi="Arial" w:cs="Arial"/>
          <w:sz w:val="24"/>
        </w:rPr>
        <w:t>d</w:t>
      </w:r>
      <w:r w:rsidRPr="007049A3">
        <w:rPr>
          <w:rFonts w:ascii="Arial" w:hAnsi="Arial" w:cs="Arial"/>
          <w:sz w:val="24"/>
        </w:rPr>
        <w:t xml:space="preserve">os </w:t>
      </w:r>
      <w:r w:rsidR="00801278">
        <w:rPr>
          <w:rFonts w:ascii="Arial" w:hAnsi="Arial" w:cs="Arial"/>
          <w:sz w:val="24"/>
        </w:rPr>
        <w:t xml:space="preserve">Grupos </w:t>
      </w:r>
      <w:r w:rsidR="00594C70">
        <w:rPr>
          <w:rFonts w:ascii="Arial" w:hAnsi="Arial" w:cs="Arial"/>
          <w:sz w:val="24"/>
        </w:rPr>
        <w:t>de 2013, 2015 e 2017</w:t>
      </w:r>
      <w:r w:rsidR="00801278">
        <w:rPr>
          <w:rFonts w:ascii="Arial" w:hAnsi="Arial" w:cs="Arial"/>
          <w:sz w:val="24"/>
        </w:rPr>
        <w:t xml:space="preserve"> em todos os casos</w:t>
      </w:r>
      <w:r w:rsidRPr="007049A3">
        <w:rPr>
          <w:rFonts w:ascii="Arial" w:hAnsi="Arial" w:cs="Arial"/>
          <w:sz w:val="24"/>
        </w:rPr>
        <w:t xml:space="preserve">. Nesse sentido, a possibilidade de </w:t>
      </w:r>
      <w:proofErr w:type="spellStart"/>
      <w:r w:rsidRPr="007049A3">
        <w:rPr>
          <w:rFonts w:ascii="Arial" w:hAnsi="Arial" w:cs="Arial"/>
          <w:sz w:val="24"/>
        </w:rPr>
        <w:t>pré</w:t>
      </w:r>
      <w:proofErr w:type="spellEnd"/>
      <w:r w:rsidRPr="007049A3">
        <w:rPr>
          <w:rFonts w:ascii="Arial" w:hAnsi="Arial" w:cs="Arial"/>
          <w:sz w:val="24"/>
        </w:rPr>
        <w:t xml:space="preserve">-tendências não paralelas deve ser </w:t>
      </w:r>
      <w:r w:rsidR="00594C70">
        <w:rPr>
          <w:rFonts w:ascii="Arial" w:hAnsi="Arial" w:cs="Arial"/>
          <w:sz w:val="24"/>
        </w:rPr>
        <w:t>considerada</w:t>
      </w:r>
      <w:r w:rsidRPr="007049A3">
        <w:rPr>
          <w:rFonts w:ascii="Arial" w:hAnsi="Arial" w:cs="Arial"/>
          <w:sz w:val="24"/>
        </w:rPr>
        <w:t xml:space="preserve">. Em </w:t>
      </w:r>
      <w:r w:rsidR="00044B9D">
        <w:rPr>
          <w:rFonts w:ascii="Arial" w:hAnsi="Arial" w:cs="Arial"/>
          <w:sz w:val="24"/>
        </w:rPr>
        <w:t>resumo</w:t>
      </w:r>
      <w:r w:rsidRPr="007049A3">
        <w:rPr>
          <w:rFonts w:ascii="Arial" w:hAnsi="Arial" w:cs="Arial"/>
          <w:sz w:val="24"/>
        </w:rPr>
        <w:t xml:space="preserve">, o procedimento </w:t>
      </w:r>
      <w:r w:rsidR="00C966E1">
        <w:rPr>
          <w:rFonts w:ascii="Arial" w:hAnsi="Arial" w:cs="Arial"/>
          <w:sz w:val="24"/>
        </w:rPr>
        <w:t xml:space="preserve">de investigação das tendências </w:t>
      </w:r>
      <w:r w:rsidRPr="007049A3">
        <w:rPr>
          <w:rFonts w:ascii="Arial" w:hAnsi="Arial" w:cs="Arial"/>
          <w:sz w:val="24"/>
        </w:rPr>
        <w:t xml:space="preserve">se torna essencial à medida que interfere </w:t>
      </w:r>
      <w:r>
        <w:rPr>
          <w:rFonts w:ascii="Arial" w:hAnsi="Arial" w:cs="Arial"/>
          <w:sz w:val="24"/>
        </w:rPr>
        <w:t xml:space="preserve">diretamente </w:t>
      </w:r>
      <w:r w:rsidRPr="007049A3">
        <w:rPr>
          <w:rFonts w:ascii="Arial" w:hAnsi="Arial" w:cs="Arial"/>
          <w:sz w:val="24"/>
        </w:rPr>
        <w:t>nas estimações</w:t>
      </w:r>
      <w:r w:rsidR="00801278">
        <w:rPr>
          <w:rFonts w:ascii="Arial" w:hAnsi="Arial" w:cs="Arial"/>
          <w:sz w:val="24"/>
        </w:rPr>
        <w:t xml:space="preserve"> ao não conseguir garantir</w:t>
      </w:r>
      <w:r>
        <w:rPr>
          <w:rFonts w:ascii="Arial" w:hAnsi="Arial" w:cs="Arial"/>
          <w:sz w:val="24"/>
        </w:rPr>
        <w:t xml:space="preserve"> </w:t>
      </w:r>
      <w:r w:rsidR="00801278">
        <w:rPr>
          <w:rFonts w:ascii="Arial" w:hAnsi="Arial" w:cs="Arial"/>
          <w:sz w:val="24"/>
        </w:rPr>
        <w:t>pressupostos fundamentais</w:t>
      </w:r>
      <w:r w:rsidRPr="007049A3">
        <w:rPr>
          <w:rFonts w:ascii="Arial" w:hAnsi="Arial" w:cs="Arial"/>
          <w:sz w:val="24"/>
        </w:rPr>
        <w:t xml:space="preserve"> e a validade dos resultados encontrados.</w:t>
      </w:r>
      <w:r w:rsidR="00FC52A2">
        <w:rPr>
          <w:rFonts w:ascii="Arial" w:hAnsi="Arial" w:cs="Arial"/>
          <w:sz w:val="24"/>
        </w:rPr>
        <w:t xml:space="preserve"> Assim,</w:t>
      </w:r>
      <w:r w:rsidR="00A23D95">
        <w:rPr>
          <w:rFonts w:ascii="Arial" w:hAnsi="Arial" w:cs="Arial"/>
          <w:sz w:val="24"/>
        </w:rPr>
        <w:t xml:space="preserve"> investiga-se também a distribuição de </w:t>
      </w:r>
      <w:r w:rsidR="005C2F88">
        <w:rPr>
          <w:rFonts w:ascii="Arial" w:hAnsi="Arial" w:cs="Arial"/>
          <w:sz w:val="24"/>
        </w:rPr>
        <w:t xml:space="preserve">certas </w:t>
      </w:r>
      <w:proofErr w:type="spellStart"/>
      <w:r w:rsidR="00A23D95">
        <w:rPr>
          <w:rFonts w:ascii="Arial" w:hAnsi="Arial" w:cs="Arial"/>
          <w:sz w:val="24"/>
        </w:rPr>
        <w:t>covariadas</w:t>
      </w:r>
      <w:proofErr w:type="spellEnd"/>
      <w:r w:rsidR="00A23D95">
        <w:rPr>
          <w:rFonts w:ascii="Arial" w:hAnsi="Arial" w:cs="Arial"/>
          <w:sz w:val="24"/>
        </w:rPr>
        <w:t xml:space="preserve"> que podem ser a fonte de distúrbios </w:t>
      </w:r>
      <w:proofErr w:type="spellStart"/>
      <w:r w:rsidR="00136F9E">
        <w:rPr>
          <w:rFonts w:ascii="Arial" w:hAnsi="Arial" w:cs="Arial"/>
          <w:sz w:val="24"/>
        </w:rPr>
        <w:t>pré</w:t>
      </w:r>
      <w:proofErr w:type="spellEnd"/>
      <w:r w:rsidR="00136F9E">
        <w:rPr>
          <w:rFonts w:ascii="Arial" w:hAnsi="Arial" w:cs="Arial"/>
          <w:sz w:val="24"/>
        </w:rPr>
        <w:t xml:space="preserve">-evento que impedem a garantia de tendências paralelas prévias, motivo que aproxima o estudo realizado da estimação de </w:t>
      </w:r>
      <w:proofErr w:type="spellStart"/>
      <w:r w:rsidR="00136F9E">
        <w:rPr>
          <w:rFonts w:ascii="Arial" w:hAnsi="Arial" w:cs="Arial"/>
          <w:sz w:val="24"/>
        </w:rPr>
        <w:t>Callaway</w:t>
      </w:r>
      <w:proofErr w:type="spellEnd"/>
      <w:r w:rsidR="00136F9E">
        <w:rPr>
          <w:rFonts w:ascii="Arial" w:hAnsi="Arial" w:cs="Arial"/>
          <w:sz w:val="24"/>
        </w:rPr>
        <w:t xml:space="preserve"> e Santana (2020) proposta anteriormente. </w:t>
      </w:r>
    </w:p>
    <w:p w14:paraId="28BD8F9C" w14:textId="749F640C" w:rsidR="00801278" w:rsidRPr="00801278" w:rsidRDefault="00801278" w:rsidP="00801278">
      <w:pPr>
        <w:pStyle w:val="Legenda"/>
        <w:keepNext/>
        <w:spacing w:after="0"/>
        <w:jc w:val="center"/>
        <w:rPr>
          <w:rFonts w:ascii="Arial" w:hAnsi="Arial" w:cs="Arial"/>
          <w:i w:val="0"/>
          <w:color w:val="auto"/>
          <w:sz w:val="24"/>
        </w:rPr>
      </w:pPr>
      <w:r w:rsidRPr="00801278">
        <w:rPr>
          <w:rFonts w:ascii="Arial" w:hAnsi="Arial" w:cs="Arial"/>
          <w:i w:val="0"/>
          <w:color w:val="auto"/>
          <w:sz w:val="24"/>
        </w:rPr>
        <w:lastRenderedPageBreak/>
        <w:t xml:space="preserve">Figura </w:t>
      </w:r>
      <w:r w:rsidRPr="00801278">
        <w:rPr>
          <w:rFonts w:ascii="Arial" w:hAnsi="Arial" w:cs="Arial"/>
          <w:i w:val="0"/>
          <w:color w:val="auto"/>
          <w:sz w:val="24"/>
        </w:rPr>
        <w:fldChar w:fldCharType="begin"/>
      </w:r>
      <w:r w:rsidRPr="00801278">
        <w:rPr>
          <w:rFonts w:ascii="Arial" w:hAnsi="Arial" w:cs="Arial"/>
          <w:i w:val="0"/>
          <w:color w:val="auto"/>
          <w:sz w:val="24"/>
        </w:rPr>
        <w:instrText xml:space="preserve"> SEQ Figura \* ARABIC </w:instrText>
      </w:r>
      <w:r w:rsidRPr="00801278">
        <w:rPr>
          <w:rFonts w:ascii="Arial" w:hAnsi="Arial" w:cs="Arial"/>
          <w:i w:val="0"/>
          <w:color w:val="auto"/>
          <w:sz w:val="24"/>
        </w:rPr>
        <w:fldChar w:fldCharType="separate"/>
      </w:r>
      <w:r w:rsidR="00E073E3">
        <w:rPr>
          <w:rFonts w:ascii="Arial" w:hAnsi="Arial" w:cs="Arial"/>
          <w:i w:val="0"/>
          <w:noProof/>
          <w:color w:val="auto"/>
          <w:sz w:val="24"/>
        </w:rPr>
        <w:t>8</w:t>
      </w:r>
      <w:r w:rsidRPr="00801278">
        <w:rPr>
          <w:rFonts w:ascii="Arial" w:hAnsi="Arial" w:cs="Arial"/>
          <w:i w:val="0"/>
          <w:color w:val="auto"/>
          <w:sz w:val="24"/>
        </w:rPr>
        <w:fldChar w:fldCharType="end"/>
      </w:r>
      <w:r w:rsidRPr="00801278">
        <w:rPr>
          <w:rFonts w:ascii="Arial" w:hAnsi="Arial" w:cs="Arial"/>
          <w:i w:val="0"/>
          <w:color w:val="auto"/>
          <w:sz w:val="24"/>
        </w:rPr>
        <w:t xml:space="preserve"> - Trajetória Média de Proficiência em Matemática por Grupo Tratado e de Grupo de Controle para Alunos do 9º Ano</w:t>
      </w:r>
    </w:p>
    <w:p w14:paraId="21EFAA86" w14:textId="62D8D896" w:rsidR="008A212B" w:rsidRDefault="00D80392" w:rsidP="00BC0B1D">
      <w:pPr>
        <w:spacing w:line="480" w:lineRule="auto"/>
        <w:jc w:val="center"/>
        <w:rPr>
          <w:rFonts w:ascii="Arial" w:hAnsi="Arial" w:cs="Arial"/>
          <w:sz w:val="24"/>
        </w:rPr>
      </w:pPr>
      <w:r>
        <w:rPr>
          <w:rFonts w:ascii="Arial" w:hAnsi="Arial" w:cs="Arial"/>
          <w:noProof/>
          <w:sz w:val="24"/>
          <w:lang w:eastAsia="pt-BR"/>
        </w:rPr>
        <w:drawing>
          <wp:inline distT="0" distB="0" distL="0" distR="0" wp14:anchorId="113395E8" wp14:editId="061CB4EA">
            <wp:extent cx="5760085" cy="4191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_9ano_.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191000"/>
                    </a:xfrm>
                    <a:prstGeom prst="rect">
                      <a:avLst/>
                    </a:prstGeom>
                  </pic:spPr>
                </pic:pic>
              </a:graphicData>
            </a:graphic>
          </wp:inline>
        </w:drawing>
      </w:r>
      <w:r w:rsidR="00801278" w:rsidRPr="00801278">
        <w:rPr>
          <w:rFonts w:ascii="Arial" w:hAnsi="Arial" w:cs="Arial"/>
          <w:sz w:val="20"/>
          <w:szCs w:val="20"/>
        </w:rPr>
        <w:t>Fonte: Elaboração própria com base nas Informações da Prova Brasil (2007-2017) e da CGU</w:t>
      </w:r>
    </w:p>
    <w:p w14:paraId="12B26CD7" w14:textId="00513DE8" w:rsidR="005C2F88" w:rsidRDefault="00784913" w:rsidP="005C2F88">
      <w:pPr>
        <w:spacing w:after="0" w:line="360" w:lineRule="auto"/>
        <w:ind w:firstLine="708"/>
        <w:jc w:val="both"/>
        <w:rPr>
          <w:rFonts w:ascii="Arial" w:hAnsi="Arial" w:cs="Arial"/>
          <w:sz w:val="24"/>
        </w:rPr>
      </w:pPr>
      <w:r>
        <w:rPr>
          <w:rFonts w:ascii="Arial" w:hAnsi="Arial" w:cs="Arial"/>
          <w:sz w:val="24"/>
        </w:rPr>
        <w:t>Para tal, d</w:t>
      </w:r>
      <w:r w:rsidR="005C2F88">
        <w:rPr>
          <w:rFonts w:ascii="Arial" w:hAnsi="Arial" w:cs="Arial"/>
          <w:sz w:val="24"/>
        </w:rPr>
        <w:t xml:space="preserve">entre as </w:t>
      </w:r>
      <w:proofErr w:type="spellStart"/>
      <w:r w:rsidR="005C2F88">
        <w:rPr>
          <w:rFonts w:ascii="Arial" w:hAnsi="Arial" w:cs="Arial"/>
          <w:sz w:val="24"/>
        </w:rPr>
        <w:t>covariadas</w:t>
      </w:r>
      <w:proofErr w:type="spellEnd"/>
      <w:r w:rsidR="005C2F88">
        <w:rPr>
          <w:rFonts w:ascii="Arial" w:hAnsi="Arial" w:cs="Arial"/>
          <w:sz w:val="24"/>
        </w:rPr>
        <w:t xml:space="preserve"> selecionadas, são compostos </w:t>
      </w:r>
      <w:r>
        <w:rPr>
          <w:rFonts w:ascii="Arial" w:hAnsi="Arial" w:cs="Arial"/>
          <w:sz w:val="24"/>
        </w:rPr>
        <w:t>três indicadores de análise através</w:t>
      </w:r>
      <w:r w:rsidR="005C2F88">
        <w:rPr>
          <w:rFonts w:ascii="Arial" w:hAnsi="Arial" w:cs="Arial"/>
          <w:sz w:val="24"/>
        </w:rPr>
        <w:t xml:space="preserve"> de perguntas disponíveis no Questionário de Aplicação da Prova Brasil (PB). Estes </w:t>
      </w:r>
      <w:r>
        <w:rPr>
          <w:rFonts w:ascii="Arial" w:hAnsi="Arial" w:cs="Arial"/>
          <w:sz w:val="24"/>
        </w:rPr>
        <w:t>indicadores se referem</w:t>
      </w:r>
      <w:r w:rsidR="005C2F88">
        <w:rPr>
          <w:rFonts w:ascii="Arial" w:hAnsi="Arial" w:cs="Arial"/>
          <w:sz w:val="24"/>
        </w:rPr>
        <w:t xml:space="preserve"> ao </w:t>
      </w:r>
      <w:r w:rsidR="00750DAA">
        <w:rPr>
          <w:rFonts w:ascii="Arial" w:hAnsi="Arial" w:cs="Arial"/>
          <w:sz w:val="24"/>
        </w:rPr>
        <w:t>“</w:t>
      </w:r>
      <w:r w:rsidR="005C2F88" w:rsidRPr="005C2F88">
        <w:rPr>
          <w:rFonts w:ascii="Arial" w:hAnsi="Arial" w:cs="Arial"/>
          <w:i/>
          <w:sz w:val="24"/>
        </w:rPr>
        <w:t>Status</w:t>
      </w:r>
      <w:r w:rsidR="005C2F88">
        <w:rPr>
          <w:rFonts w:ascii="Arial" w:hAnsi="Arial" w:cs="Arial"/>
          <w:sz w:val="24"/>
        </w:rPr>
        <w:t xml:space="preserve"> </w:t>
      </w:r>
      <w:r w:rsidR="005C2F88" w:rsidRPr="005C2F88">
        <w:rPr>
          <w:rFonts w:ascii="Arial" w:hAnsi="Arial" w:cs="Arial"/>
          <w:sz w:val="24"/>
        </w:rPr>
        <w:t>Socioeconômico</w:t>
      </w:r>
      <w:r w:rsidR="00750DAA">
        <w:rPr>
          <w:rFonts w:ascii="Arial" w:hAnsi="Arial" w:cs="Arial"/>
          <w:sz w:val="24"/>
        </w:rPr>
        <w:t>”</w:t>
      </w:r>
      <w:r w:rsidR="005C2F88">
        <w:rPr>
          <w:rFonts w:ascii="Arial" w:hAnsi="Arial" w:cs="Arial"/>
          <w:sz w:val="24"/>
        </w:rPr>
        <w:t xml:space="preserve"> </w:t>
      </w:r>
      <w:r w:rsidR="00750DAA">
        <w:rPr>
          <w:rFonts w:ascii="Arial" w:hAnsi="Arial" w:cs="Arial"/>
          <w:sz w:val="24"/>
        </w:rPr>
        <w:t>e</w:t>
      </w:r>
      <w:r w:rsidR="005C2F88">
        <w:rPr>
          <w:rFonts w:ascii="Arial" w:hAnsi="Arial" w:cs="Arial"/>
          <w:sz w:val="24"/>
        </w:rPr>
        <w:t xml:space="preserve"> ao </w:t>
      </w:r>
      <w:r w:rsidR="00750DAA">
        <w:rPr>
          <w:rFonts w:ascii="Arial" w:hAnsi="Arial" w:cs="Arial"/>
          <w:sz w:val="24"/>
        </w:rPr>
        <w:t>“</w:t>
      </w:r>
      <w:r w:rsidR="005C2F88">
        <w:rPr>
          <w:rFonts w:ascii="Arial" w:hAnsi="Arial" w:cs="Arial"/>
          <w:sz w:val="24"/>
        </w:rPr>
        <w:t>Apoio Parental</w:t>
      </w:r>
      <w:r w:rsidR="00750DAA">
        <w:rPr>
          <w:rFonts w:ascii="Arial" w:hAnsi="Arial" w:cs="Arial"/>
          <w:sz w:val="24"/>
        </w:rPr>
        <w:t>”</w:t>
      </w:r>
      <w:r w:rsidR="005C2F88">
        <w:rPr>
          <w:rFonts w:ascii="Arial" w:hAnsi="Arial" w:cs="Arial"/>
          <w:sz w:val="24"/>
        </w:rPr>
        <w:t xml:space="preserve"> </w:t>
      </w:r>
      <w:r w:rsidR="00750DAA">
        <w:rPr>
          <w:rFonts w:ascii="Arial" w:hAnsi="Arial" w:cs="Arial"/>
          <w:sz w:val="24"/>
        </w:rPr>
        <w:t>do aluno,</w:t>
      </w:r>
      <w:r w:rsidR="005C2F88">
        <w:rPr>
          <w:rFonts w:ascii="Arial" w:hAnsi="Arial" w:cs="Arial"/>
          <w:sz w:val="24"/>
        </w:rPr>
        <w:t xml:space="preserve"> e a existência de </w:t>
      </w:r>
      <w:r w:rsidR="00750DAA">
        <w:rPr>
          <w:rFonts w:ascii="Arial" w:hAnsi="Arial" w:cs="Arial"/>
          <w:sz w:val="24"/>
        </w:rPr>
        <w:t>“</w:t>
      </w:r>
      <w:r w:rsidR="005C2F88">
        <w:rPr>
          <w:rFonts w:ascii="Arial" w:hAnsi="Arial" w:cs="Arial"/>
          <w:sz w:val="24"/>
        </w:rPr>
        <w:t>Problemas de Direção na Escola</w:t>
      </w:r>
      <w:r w:rsidR="00750DAA">
        <w:rPr>
          <w:rFonts w:ascii="Arial" w:hAnsi="Arial" w:cs="Arial"/>
          <w:sz w:val="24"/>
        </w:rPr>
        <w:t>”</w:t>
      </w:r>
      <w:r w:rsidR="005C2F88">
        <w:rPr>
          <w:rFonts w:ascii="Arial" w:hAnsi="Arial" w:cs="Arial"/>
          <w:sz w:val="24"/>
        </w:rPr>
        <w:t xml:space="preserve">, </w:t>
      </w:r>
      <w:r w:rsidR="006D1223">
        <w:rPr>
          <w:rFonts w:ascii="Arial" w:hAnsi="Arial" w:cs="Arial"/>
          <w:sz w:val="24"/>
        </w:rPr>
        <w:t>sendo</w:t>
      </w:r>
      <w:r>
        <w:rPr>
          <w:rFonts w:ascii="Arial" w:hAnsi="Arial" w:cs="Arial"/>
          <w:sz w:val="24"/>
        </w:rPr>
        <w:t xml:space="preserve"> todos eles</w:t>
      </w:r>
      <w:r w:rsidR="005C2F88">
        <w:rPr>
          <w:rFonts w:ascii="Arial" w:hAnsi="Arial" w:cs="Arial"/>
          <w:sz w:val="24"/>
        </w:rPr>
        <w:t xml:space="preserve"> </w:t>
      </w:r>
      <w:r w:rsidR="00750DAA">
        <w:rPr>
          <w:rFonts w:ascii="Arial" w:hAnsi="Arial" w:cs="Arial"/>
          <w:sz w:val="24"/>
        </w:rPr>
        <w:t>idealizados</w:t>
      </w:r>
      <w:r w:rsidR="005C2F88">
        <w:rPr>
          <w:rFonts w:ascii="Arial" w:hAnsi="Arial" w:cs="Arial"/>
          <w:sz w:val="24"/>
        </w:rPr>
        <w:t xml:space="preserve"> a partir</w:t>
      </w:r>
      <w:r w:rsidR="00750DAA">
        <w:rPr>
          <w:rFonts w:ascii="Arial" w:hAnsi="Arial" w:cs="Arial"/>
          <w:sz w:val="24"/>
        </w:rPr>
        <w:t xml:space="preserve"> da estimação</w:t>
      </w:r>
      <w:r w:rsidR="005C2F88">
        <w:rPr>
          <w:rFonts w:ascii="Arial" w:hAnsi="Arial" w:cs="Arial"/>
          <w:sz w:val="24"/>
        </w:rPr>
        <w:t xml:space="preserve"> de dois métodos multivariados: </w:t>
      </w:r>
      <w:r w:rsidR="00750DAA">
        <w:rPr>
          <w:rFonts w:ascii="Arial" w:hAnsi="Arial" w:cs="Arial"/>
          <w:sz w:val="24"/>
        </w:rPr>
        <w:t xml:space="preserve">a </w:t>
      </w:r>
      <w:r w:rsidR="005C2F88">
        <w:rPr>
          <w:rFonts w:ascii="Arial" w:hAnsi="Arial" w:cs="Arial"/>
          <w:sz w:val="24"/>
        </w:rPr>
        <w:t>Análise de Componentes Principais</w:t>
      </w:r>
      <w:r w:rsidR="006B6714">
        <w:rPr>
          <w:rFonts w:ascii="Arial" w:hAnsi="Arial" w:cs="Arial"/>
          <w:sz w:val="24"/>
        </w:rPr>
        <w:t xml:space="preserve"> (PCA)</w:t>
      </w:r>
      <w:r w:rsidR="005C2F88">
        <w:rPr>
          <w:rFonts w:ascii="Arial" w:hAnsi="Arial" w:cs="Arial"/>
          <w:sz w:val="24"/>
        </w:rPr>
        <w:t xml:space="preserve"> e </w:t>
      </w:r>
      <w:r w:rsidR="00750DAA">
        <w:rPr>
          <w:rFonts w:ascii="Arial" w:hAnsi="Arial" w:cs="Arial"/>
          <w:sz w:val="24"/>
        </w:rPr>
        <w:t xml:space="preserve">a </w:t>
      </w:r>
      <w:r w:rsidR="005C2F88">
        <w:rPr>
          <w:rFonts w:ascii="Arial" w:hAnsi="Arial" w:cs="Arial"/>
          <w:sz w:val="24"/>
        </w:rPr>
        <w:t>Análise de Correspondência Múltipla</w:t>
      </w:r>
      <w:r w:rsidR="006B6714">
        <w:rPr>
          <w:rFonts w:ascii="Arial" w:hAnsi="Arial" w:cs="Arial"/>
          <w:sz w:val="24"/>
        </w:rPr>
        <w:t xml:space="preserve"> (MCA)</w:t>
      </w:r>
      <w:r w:rsidR="005C2F88">
        <w:rPr>
          <w:rFonts w:ascii="Arial" w:hAnsi="Arial" w:cs="Arial"/>
          <w:sz w:val="24"/>
        </w:rPr>
        <w:t xml:space="preserve"> – um voltado </w:t>
      </w:r>
      <w:r w:rsidR="006D1223">
        <w:rPr>
          <w:rFonts w:ascii="Arial" w:hAnsi="Arial" w:cs="Arial"/>
          <w:sz w:val="24"/>
        </w:rPr>
        <w:t>o trabalho com</w:t>
      </w:r>
      <w:r w:rsidR="005C2F88">
        <w:rPr>
          <w:rFonts w:ascii="Arial" w:hAnsi="Arial" w:cs="Arial"/>
          <w:sz w:val="24"/>
        </w:rPr>
        <w:t xml:space="preserve"> variáveis contínuas e o o</w:t>
      </w:r>
      <w:r w:rsidR="006D1223">
        <w:rPr>
          <w:rFonts w:ascii="Arial" w:hAnsi="Arial" w:cs="Arial"/>
          <w:sz w:val="24"/>
        </w:rPr>
        <w:t xml:space="preserve">utro destinado a </w:t>
      </w:r>
      <w:r w:rsidR="005C2F88">
        <w:rPr>
          <w:rFonts w:ascii="Arial" w:hAnsi="Arial" w:cs="Arial"/>
          <w:sz w:val="24"/>
        </w:rPr>
        <w:t xml:space="preserve">variáveis </w:t>
      </w:r>
      <w:proofErr w:type="spellStart"/>
      <w:r w:rsidR="005C2F88" w:rsidRPr="006D1223">
        <w:rPr>
          <w:rFonts w:ascii="Arial" w:hAnsi="Arial" w:cs="Arial"/>
          <w:i/>
          <w:sz w:val="24"/>
        </w:rPr>
        <w:t>dummy</w:t>
      </w:r>
      <w:proofErr w:type="spellEnd"/>
      <w:r w:rsidR="005C2F88">
        <w:rPr>
          <w:rFonts w:ascii="Arial" w:hAnsi="Arial" w:cs="Arial"/>
          <w:sz w:val="24"/>
        </w:rPr>
        <w:t>.</w:t>
      </w:r>
      <w:r w:rsidR="006D1223">
        <w:rPr>
          <w:rFonts w:ascii="Arial" w:hAnsi="Arial" w:cs="Arial"/>
          <w:sz w:val="24"/>
        </w:rPr>
        <w:t xml:space="preserve"> </w:t>
      </w:r>
    </w:p>
    <w:p w14:paraId="3FF52B38" w14:textId="4451983E" w:rsidR="008A212B" w:rsidRDefault="006D1223" w:rsidP="006D1223">
      <w:pPr>
        <w:spacing w:after="0" w:line="360" w:lineRule="auto"/>
        <w:ind w:firstLine="708"/>
        <w:jc w:val="both"/>
        <w:rPr>
          <w:rFonts w:ascii="Arial" w:hAnsi="Arial" w:cs="Arial"/>
          <w:sz w:val="24"/>
        </w:rPr>
      </w:pPr>
      <w:r>
        <w:rPr>
          <w:rFonts w:ascii="Arial" w:hAnsi="Arial" w:cs="Arial"/>
          <w:sz w:val="24"/>
        </w:rPr>
        <w:t xml:space="preserve">No caso do </w:t>
      </w:r>
      <w:r w:rsidR="00750DAA">
        <w:rPr>
          <w:rFonts w:ascii="Arial" w:hAnsi="Arial" w:cs="Arial"/>
          <w:sz w:val="24"/>
        </w:rPr>
        <w:t>“</w:t>
      </w:r>
      <w:r w:rsidRPr="006D1223">
        <w:rPr>
          <w:rFonts w:ascii="Arial" w:hAnsi="Arial" w:cs="Arial"/>
          <w:i/>
          <w:sz w:val="24"/>
        </w:rPr>
        <w:t>Status</w:t>
      </w:r>
      <w:r>
        <w:rPr>
          <w:rFonts w:ascii="Arial" w:hAnsi="Arial" w:cs="Arial"/>
          <w:sz w:val="24"/>
        </w:rPr>
        <w:t xml:space="preserve"> Socioeconômico</w:t>
      </w:r>
      <w:r w:rsidR="00750DAA">
        <w:rPr>
          <w:rFonts w:ascii="Arial" w:hAnsi="Arial" w:cs="Arial"/>
          <w:sz w:val="24"/>
        </w:rPr>
        <w:t>”</w:t>
      </w:r>
      <w:r>
        <w:rPr>
          <w:rFonts w:ascii="Arial" w:hAnsi="Arial" w:cs="Arial"/>
          <w:sz w:val="24"/>
        </w:rPr>
        <w:t xml:space="preserve"> as variáveis são categóricas, mas cada um de seus valores é quase sempre o número exato da quantidade respondida por cada indivíduo. Ou seja, se a categoria é </w:t>
      </w:r>
      <w:proofErr w:type="gramStart"/>
      <w:r>
        <w:rPr>
          <w:rFonts w:ascii="Arial" w:hAnsi="Arial" w:cs="Arial"/>
          <w:sz w:val="24"/>
        </w:rPr>
        <w:t>1</w:t>
      </w:r>
      <w:proofErr w:type="gramEnd"/>
      <w:r>
        <w:rPr>
          <w:rFonts w:ascii="Arial" w:hAnsi="Arial" w:cs="Arial"/>
          <w:sz w:val="24"/>
        </w:rPr>
        <w:t xml:space="preserve"> (um), quer dizer que o indivíduo possui uma TV, ou um Rádio. Se a categoria é </w:t>
      </w:r>
      <w:proofErr w:type="gramStart"/>
      <w:r>
        <w:rPr>
          <w:rFonts w:ascii="Arial" w:hAnsi="Arial" w:cs="Arial"/>
          <w:sz w:val="24"/>
        </w:rPr>
        <w:t>2</w:t>
      </w:r>
      <w:proofErr w:type="gramEnd"/>
      <w:r>
        <w:rPr>
          <w:rFonts w:ascii="Arial" w:hAnsi="Arial" w:cs="Arial"/>
          <w:sz w:val="24"/>
        </w:rPr>
        <w:t xml:space="preserve"> (dois), quer dizer que possui duas TVs ou dois Rádios, e assim sucessivamente. Contudo, a única exceção do caso está na última categoria de alguns itens, onde a categoria assinalada pode ser menor do que o número </w:t>
      </w:r>
      <w:r w:rsidR="00044B9D">
        <w:rPr>
          <w:rFonts w:ascii="Arial" w:hAnsi="Arial" w:cs="Arial"/>
          <w:sz w:val="24"/>
        </w:rPr>
        <w:t xml:space="preserve">real </w:t>
      </w:r>
      <w:r>
        <w:rPr>
          <w:rFonts w:ascii="Arial" w:hAnsi="Arial" w:cs="Arial"/>
          <w:sz w:val="24"/>
        </w:rPr>
        <w:t xml:space="preserve">de itens. </w:t>
      </w:r>
    </w:p>
    <w:p w14:paraId="2627DD2A" w14:textId="77777777" w:rsidR="00750DAA" w:rsidRPr="008A212B" w:rsidRDefault="00750DAA" w:rsidP="00750DAA">
      <w:pPr>
        <w:spacing w:after="0" w:line="360" w:lineRule="auto"/>
        <w:jc w:val="both"/>
        <w:rPr>
          <w:rFonts w:ascii="Arial" w:hAnsi="Arial" w:cs="Arial"/>
          <w:sz w:val="24"/>
        </w:rPr>
        <w:sectPr w:rsidR="00750DAA" w:rsidRPr="008A212B" w:rsidSect="001A6888">
          <w:pgSz w:w="11906" w:h="16838"/>
          <w:pgMar w:top="1701" w:right="1134" w:bottom="1134" w:left="1701" w:header="709" w:footer="709" w:gutter="0"/>
          <w:cols w:space="708"/>
          <w:docGrid w:linePitch="360"/>
        </w:sectPr>
      </w:pPr>
    </w:p>
    <w:p w14:paraId="6BABA4E8" w14:textId="58EF1C84" w:rsidR="00594C70" w:rsidRPr="00594C70" w:rsidRDefault="00594C70" w:rsidP="00750DAA">
      <w:pPr>
        <w:pStyle w:val="Legenda"/>
        <w:keepNext/>
        <w:jc w:val="center"/>
        <w:rPr>
          <w:rFonts w:ascii="Arial" w:hAnsi="Arial" w:cs="Arial"/>
          <w:i w:val="0"/>
          <w:color w:val="auto"/>
          <w:sz w:val="24"/>
        </w:rPr>
      </w:pPr>
      <w:r w:rsidRPr="00594C70">
        <w:rPr>
          <w:rFonts w:ascii="Arial" w:hAnsi="Arial" w:cs="Arial"/>
          <w:i w:val="0"/>
          <w:color w:val="auto"/>
          <w:sz w:val="24"/>
        </w:rPr>
        <w:lastRenderedPageBreak/>
        <w:t xml:space="preserve">Tabela </w:t>
      </w:r>
      <w:r w:rsidRPr="00594C70">
        <w:rPr>
          <w:rFonts w:ascii="Arial" w:hAnsi="Arial" w:cs="Arial"/>
          <w:i w:val="0"/>
          <w:color w:val="auto"/>
          <w:sz w:val="24"/>
        </w:rPr>
        <w:fldChar w:fldCharType="begin"/>
      </w:r>
      <w:r w:rsidRPr="00594C70">
        <w:rPr>
          <w:rFonts w:ascii="Arial" w:hAnsi="Arial" w:cs="Arial"/>
          <w:i w:val="0"/>
          <w:color w:val="auto"/>
          <w:sz w:val="24"/>
        </w:rPr>
        <w:instrText xml:space="preserve"> SEQ Tabela \* ARABIC </w:instrText>
      </w:r>
      <w:r w:rsidRPr="00594C70">
        <w:rPr>
          <w:rFonts w:ascii="Arial" w:hAnsi="Arial" w:cs="Arial"/>
          <w:i w:val="0"/>
          <w:color w:val="auto"/>
          <w:sz w:val="24"/>
        </w:rPr>
        <w:fldChar w:fldCharType="separate"/>
      </w:r>
      <w:r w:rsidR="00E073E3">
        <w:rPr>
          <w:rFonts w:ascii="Arial" w:hAnsi="Arial" w:cs="Arial"/>
          <w:i w:val="0"/>
          <w:noProof/>
          <w:color w:val="auto"/>
          <w:sz w:val="24"/>
        </w:rPr>
        <w:t>7</w:t>
      </w:r>
      <w:r w:rsidRPr="00594C70">
        <w:rPr>
          <w:rFonts w:ascii="Arial" w:hAnsi="Arial" w:cs="Arial"/>
          <w:i w:val="0"/>
          <w:color w:val="auto"/>
          <w:sz w:val="24"/>
        </w:rPr>
        <w:fldChar w:fldCharType="end"/>
      </w:r>
      <w:r w:rsidRPr="00594C70">
        <w:rPr>
          <w:rFonts w:ascii="Arial" w:hAnsi="Arial" w:cs="Arial"/>
          <w:i w:val="0"/>
          <w:color w:val="auto"/>
          <w:sz w:val="24"/>
        </w:rPr>
        <w:t xml:space="preserve"> </w:t>
      </w:r>
      <w:r w:rsidR="001B36F7">
        <w:rPr>
          <w:rFonts w:ascii="Arial" w:hAnsi="Arial" w:cs="Arial"/>
          <w:i w:val="0"/>
          <w:color w:val="auto"/>
          <w:sz w:val="24"/>
        </w:rPr>
        <w:t>-</w:t>
      </w:r>
      <w:r w:rsidRPr="00594C70">
        <w:rPr>
          <w:rFonts w:ascii="Arial" w:hAnsi="Arial" w:cs="Arial"/>
          <w:i w:val="0"/>
          <w:color w:val="auto"/>
          <w:sz w:val="24"/>
        </w:rPr>
        <w:t xml:space="preserve"> </w:t>
      </w:r>
      <w:r w:rsidR="001B36F7">
        <w:rPr>
          <w:rFonts w:ascii="Arial" w:hAnsi="Arial" w:cs="Arial"/>
          <w:i w:val="0"/>
          <w:color w:val="auto"/>
          <w:sz w:val="24"/>
        </w:rPr>
        <w:t>Tamanho de Representação do Componente Principal</w:t>
      </w:r>
      <w:proofErr w:type="gramStart"/>
      <w:r w:rsidR="001B36F7">
        <w:rPr>
          <w:rFonts w:ascii="Arial" w:hAnsi="Arial" w:cs="Arial"/>
          <w:i w:val="0"/>
          <w:color w:val="auto"/>
          <w:sz w:val="24"/>
        </w:rPr>
        <w:t xml:space="preserve"> </w:t>
      </w:r>
      <w:r w:rsidR="00750DAA">
        <w:rPr>
          <w:rFonts w:ascii="Arial" w:hAnsi="Arial" w:cs="Arial"/>
          <w:i w:val="0"/>
          <w:color w:val="auto"/>
          <w:sz w:val="24"/>
        </w:rPr>
        <w:t xml:space="preserve"> </w:t>
      </w:r>
    </w:p>
    <w:tbl>
      <w:tblPr>
        <w:tblW w:w="0" w:type="auto"/>
        <w:jc w:val="center"/>
        <w:tblInd w:w="-308" w:type="dxa"/>
        <w:tblCellMar>
          <w:left w:w="70" w:type="dxa"/>
          <w:right w:w="70" w:type="dxa"/>
        </w:tblCellMar>
        <w:tblLook w:val="04A0" w:firstRow="1" w:lastRow="0" w:firstColumn="1" w:lastColumn="0" w:noHBand="0" w:noVBand="1"/>
      </w:tblPr>
      <w:tblGrid>
        <w:gridCol w:w="948"/>
        <w:gridCol w:w="1407"/>
        <w:gridCol w:w="1052"/>
        <w:gridCol w:w="1141"/>
        <w:gridCol w:w="1407"/>
        <w:gridCol w:w="1052"/>
        <w:gridCol w:w="1141"/>
      </w:tblGrid>
      <w:tr w:rsidR="00BC1B06" w:rsidRPr="00BC1B06" w14:paraId="6B661EB9" w14:textId="77777777" w:rsidTr="009C1D40">
        <w:trPr>
          <w:trHeight w:val="283"/>
          <w:jc w:val="center"/>
        </w:trPr>
        <w:tc>
          <w:tcPr>
            <w:tcW w:w="948" w:type="dxa"/>
            <w:tcBorders>
              <w:top w:val="single" w:sz="12" w:space="0" w:color="auto"/>
              <w:left w:val="nil"/>
              <w:bottom w:val="nil"/>
              <w:right w:val="nil"/>
            </w:tcBorders>
            <w:shd w:val="clear" w:color="auto" w:fill="auto"/>
            <w:noWrap/>
            <w:vAlign w:val="bottom"/>
            <w:hideMark/>
          </w:tcPr>
          <w:p w14:paraId="03BD061C" w14:textId="587B007D" w:rsidR="00BC1B06" w:rsidRPr="007A4B60" w:rsidRDefault="00BC1B06" w:rsidP="00BC1B06">
            <w:pPr>
              <w:spacing w:after="0" w:line="240" w:lineRule="auto"/>
              <w:rPr>
                <w:rFonts w:ascii="Arial" w:eastAsia="Times New Roman" w:hAnsi="Arial" w:cs="Arial"/>
                <w:b/>
                <w:bCs/>
                <w:color w:val="000000"/>
                <w:lang w:eastAsia="pt-BR"/>
              </w:rPr>
            </w:pPr>
            <w:proofErr w:type="gramEnd"/>
            <w:r w:rsidRPr="007A4B60">
              <w:rPr>
                <w:rFonts w:ascii="Arial" w:eastAsia="Times New Roman" w:hAnsi="Arial" w:cs="Arial"/>
                <w:b/>
                <w:bCs/>
                <w:color w:val="000000"/>
                <w:lang w:eastAsia="pt-BR"/>
              </w:rPr>
              <w:t> </w:t>
            </w:r>
          </w:p>
        </w:tc>
        <w:tc>
          <w:tcPr>
            <w:tcW w:w="0" w:type="auto"/>
            <w:gridSpan w:val="6"/>
            <w:tcBorders>
              <w:top w:val="single" w:sz="12" w:space="0" w:color="auto"/>
              <w:left w:val="nil"/>
              <w:bottom w:val="nil"/>
              <w:right w:val="nil"/>
            </w:tcBorders>
            <w:shd w:val="clear" w:color="auto" w:fill="auto"/>
            <w:noWrap/>
            <w:vAlign w:val="bottom"/>
            <w:hideMark/>
          </w:tcPr>
          <w:p w14:paraId="05A022DD" w14:textId="682EA04D" w:rsidR="00BC1B06" w:rsidRPr="007A4B60" w:rsidRDefault="00BC1B06" w:rsidP="00BC1B06">
            <w:pPr>
              <w:spacing w:after="0" w:line="240" w:lineRule="auto"/>
              <w:jc w:val="center"/>
              <w:rPr>
                <w:rFonts w:ascii="Arial" w:eastAsia="Times New Roman" w:hAnsi="Arial" w:cs="Arial"/>
                <w:b/>
                <w:bCs/>
                <w:color w:val="000000"/>
                <w:lang w:eastAsia="pt-BR"/>
              </w:rPr>
            </w:pPr>
            <w:r w:rsidRPr="007A4B60">
              <w:rPr>
                <w:rFonts w:ascii="Arial" w:eastAsia="Times New Roman" w:hAnsi="Arial" w:cs="Arial"/>
                <w:b/>
                <w:bCs/>
                <w:color w:val="000000"/>
                <w:sz w:val="20"/>
                <w:lang w:eastAsia="pt-BR"/>
              </w:rPr>
              <w:t>Status Socioeconômico</w:t>
            </w:r>
          </w:p>
        </w:tc>
      </w:tr>
      <w:tr w:rsidR="00BC1B06" w:rsidRPr="00BC1B06" w14:paraId="0AE71BB2" w14:textId="77777777" w:rsidTr="009C1D40">
        <w:trPr>
          <w:trHeight w:val="283"/>
          <w:jc w:val="center"/>
        </w:trPr>
        <w:tc>
          <w:tcPr>
            <w:tcW w:w="948" w:type="dxa"/>
            <w:tcBorders>
              <w:top w:val="nil"/>
              <w:left w:val="nil"/>
              <w:bottom w:val="nil"/>
              <w:right w:val="nil"/>
            </w:tcBorders>
            <w:shd w:val="clear" w:color="auto" w:fill="auto"/>
            <w:noWrap/>
            <w:vAlign w:val="bottom"/>
            <w:hideMark/>
          </w:tcPr>
          <w:p w14:paraId="47B58004"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p>
        </w:tc>
        <w:tc>
          <w:tcPr>
            <w:tcW w:w="0" w:type="auto"/>
            <w:gridSpan w:val="3"/>
            <w:tcBorders>
              <w:top w:val="nil"/>
              <w:left w:val="nil"/>
              <w:bottom w:val="nil"/>
              <w:right w:val="nil"/>
            </w:tcBorders>
            <w:shd w:val="clear" w:color="auto" w:fill="auto"/>
            <w:noWrap/>
            <w:vAlign w:val="bottom"/>
            <w:hideMark/>
          </w:tcPr>
          <w:p w14:paraId="18FCE702"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5º Ano do Ensino Fundamental</w:t>
            </w:r>
          </w:p>
        </w:tc>
        <w:tc>
          <w:tcPr>
            <w:tcW w:w="0" w:type="auto"/>
            <w:gridSpan w:val="3"/>
            <w:tcBorders>
              <w:top w:val="nil"/>
              <w:left w:val="nil"/>
              <w:bottom w:val="nil"/>
              <w:right w:val="nil"/>
            </w:tcBorders>
            <w:shd w:val="clear" w:color="auto" w:fill="auto"/>
            <w:noWrap/>
            <w:vAlign w:val="bottom"/>
            <w:hideMark/>
          </w:tcPr>
          <w:p w14:paraId="3936EB21"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9º Ano do Ensino Fundamental</w:t>
            </w:r>
          </w:p>
        </w:tc>
      </w:tr>
      <w:tr w:rsidR="00BC1B06" w:rsidRPr="00BC1B06" w14:paraId="2BF64098" w14:textId="77777777" w:rsidTr="009C1D40">
        <w:trPr>
          <w:trHeight w:val="283"/>
          <w:jc w:val="center"/>
        </w:trPr>
        <w:tc>
          <w:tcPr>
            <w:tcW w:w="948" w:type="dxa"/>
            <w:tcBorders>
              <w:top w:val="nil"/>
              <w:left w:val="nil"/>
              <w:bottom w:val="single" w:sz="4" w:space="0" w:color="auto"/>
              <w:right w:val="nil"/>
            </w:tcBorders>
            <w:shd w:val="clear" w:color="auto" w:fill="auto"/>
            <w:vAlign w:val="center"/>
            <w:hideMark/>
          </w:tcPr>
          <w:p w14:paraId="5F1E32CF"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Ano</w:t>
            </w:r>
          </w:p>
        </w:tc>
        <w:tc>
          <w:tcPr>
            <w:tcW w:w="0" w:type="auto"/>
            <w:tcBorders>
              <w:top w:val="nil"/>
              <w:left w:val="nil"/>
              <w:bottom w:val="single" w:sz="4" w:space="0" w:color="auto"/>
              <w:right w:val="nil"/>
            </w:tcBorders>
            <w:shd w:val="clear" w:color="auto" w:fill="auto"/>
            <w:vAlign w:val="center"/>
            <w:hideMark/>
          </w:tcPr>
          <w:p w14:paraId="2490236A"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Valor Próprio</w:t>
            </w:r>
          </w:p>
        </w:tc>
        <w:tc>
          <w:tcPr>
            <w:tcW w:w="0" w:type="auto"/>
            <w:tcBorders>
              <w:top w:val="nil"/>
              <w:left w:val="nil"/>
              <w:bottom w:val="single" w:sz="4" w:space="0" w:color="auto"/>
              <w:right w:val="nil"/>
            </w:tcBorders>
            <w:shd w:val="clear" w:color="auto" w:fill="auto"/>
            <w:vAlign w:val="center"/>
            <w:hideMark/>
          </w:tcPr>
          <w:p w14:paraId="48AB68C8"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Diferença</w:t>
            </w:r>
          </w:p>
        </w:tc>
        <w:tc>
          <w:tcPr>
            <w:tcW w:w="0" w:type="auto"/>
            <w:tcBorders>
              <w:top w:val="nil"/>
              <w:left w:val="nil"/>
              <w:bottom w:val="single" w:sz="4" w:space="0" w:color="auto"/>
              <w:right w:val="nil"/>
            </w:tcBorders>
            <w:shd w:val="clear" w:color="auto" w:fill="auto"/>
            <w:vAlign w:val="center"/>
            <w:hideMark/>
          </w:tcPr>
          <w:p w14:paraId="72DFA13C"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Proporção</w:t>
            </w:r>
          </w:p>
        </w:tc>
        <w:tc>
          <w:tcPr>
            <w:tcW w:w="0" w:type="auto"/>
            <w:tcBorders>
              <w:top w:val="nil"/>
              <w:left w:val="nil"/>
              <w:bottom w:val="single" w:sz="4" w:space="0" w:color="auto"/>
              <w:right w:val="nil"/>
            </w:tcBorders>
            <w:shd w:val="clear" w:color="auto" w:fill="auto"/>
            <w:vAlign w:val="center"/>
            <w:hideMark/>
          </w:tcPr>
          <w:p w14:paraId="0839802C"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Valor Próprio</w:t>
            </w:r>
          </w:p>
        </w:tc>
        <w:tc>
          <w:tcPr>
            <w:tcW w:w="0" w:type="auto"/>
            <w:tcBorders>
              <w:top w:val="nil"/>
              <w:left w:val="nil"/>
              <w:bottom w:val="single" w:sz="4" w:space="0" w:color="auto"/>
              <w:right w:val="nil"/>
            </w:tcBorders>
            <w:shd w:val="clear" w:color="auto" w:fill="auto"/>
            <w:vAlign w:val="center"/>
            <w:hideMark/>
          </w:tcPr>
          <w:p w14:paraId="20F6D7C0"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Diferença</w:t>
            </w:r>
          </w:p>
        </w:tc>
        <w:tc>
          <w:tcPr>
            <w:tcW w:w="0" w:type="auto"/>
            <w:tcBorders>
              <w:top w:val="nil"/>
              <w:left w:val="nil"/>
              <w:bottom w:val="single" w:sz="4" w:space="0" w:color="auto"/>
              <w:right w:val="nil"/>
            </w:tcBorders>
            <w:shd w:val="clear" w:color="auto" w:fill="auto"/>
            <w:vAlign w:val="center"/>
            <w:hideMark/>
          </w:tcPr>
          <w:p w14:paraId="38BFAA55"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Proporção</w:t>
            </w:r>
          </w:p>
        </w:tc>
      </w:tr>
      <w:tr w:rsidR="00BC1B06" w:rsidRPr="00BC1B06" w14:paraId="65E3DAD6" w14:textId="77777777" w:rsidTr="009C1D40">
        <w:trPr>
          <w:trHeight w:val="283"/>
          <w:jc w:val="center"/>
        </w:trPr>
        <w:tc>
          <w:tcPr>
            <w:tcW w:w="948" w:type="dxa"/>
            <w:tcBorders>
              <w:top w:val="nil"/>
              <w:left w:val="nil"/>
              <w:bottom w:val="nil"/>
              <w:right w:val="nil"/>
            </w:tcBorders>
            <w:shd w:val="clear" w:color="auto" w:fill="auto"/>
            <w:vAlign w:val="center"/>
            <w:hideMark/>
          </w:tcPr>
          <w:p w14:paraId="0FCC1F55"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2007</w:t>
            </w:r>
          </w:p>
        </w:tc>
        <w:tc>
          <w:tcPr>
            <w:tcW w:w="0" w:type="auto"/>
            <w:tcBorders>
              <w:top w:val="nil"/>
              <w:left w:val="nil"/>
              <w:bottom w:val="nil"/>
              <w:right w:val="nil"/>
            </w:tcBorders>
            <w:shd w:val="clear" w:color="auto" w:fill="auto"/>
            <w:vAlign w:val="center"/>
            <w:hideMark/>
          </w:tcPr>
          <w:p w14:paraId="24DAB288"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2.8495</w:t>
            </w:r>
          </w:p>
        </w:tc>
        <w:tc>
          <w:tcPr>
            <w:tcW w:w="0" w:type="auto"/>
            <w:tcBorders>
              <w:top w:val="nil"/>
              <w:left w:val="nil"/>
              <w:bottom w:val="nil"/>
              <w:right w:val="nil"/>
            </w:tcBorders>
            <w:shd w:val="clear" w:color="auto" w:fill="auto"/>
            <w:vAlign w:val="center"/>
            <w:hideMark/>
          </w:tcPr>
          <w:p w14:paraId="74FFDD26"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1.7921</w:t>
            </w:r>
          </w:p>
        </w:tc>
        <w:tc>
          <w:tcPr>
            <w:tcW w:w="0" w:type="auto"/>
            <w:tcBorders>
              <w:top w:val="nil"/>
              <w:left w:val="nil"/>
              <w:bottom w:val="nil"/>
              <w:right w:val="nil"/>
            </w:tcBorders>
            <w:shd w:val="clear" w:color="auto" w:fill="auto"/>
            <w:vAlign w:val="center"/>
            <w:hideMark/>
          </w:tcPr>
          <w:p w14:paraId="16D40187"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0.2849</w:t>
            </w:r>
          </w:p>
        </w:tc>
        <w:tc>
          <w:tcPr>
            <w:tcW w:w="0" w:type="auto"/>
            <w:tcBorders>
              <w:top w:val="nil"/>
              <w:left w:val="nil"/>
              <w:bottom w:val="nil"/>
              <w:right w:val="nil"/>
            </w:tcBorders>
            <w:shd w:val="clear" w:color="auto" w:fill="auto"/>
            <w:vAlign w:val="center"/>
            <w:hideMark/>
          </w:tcPr>
          <w:p w14:paraId="5E4B624C"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3.0474</w:t>
            </w:r>
          </w:p>
        </w:tc>
        <w:tc>
          <w:tcPr>
            <w:tcW w:w="0" w:type="auto"/>
            <w:tcBorders>
              <w:top w:val="nil"/>
              <w:left w:val="nil"/>
              <w:bottom w:val="nil"/>
              <w:right w:val="nil"/>
            </w:tcBorders>
            <w:shd w:val="clear" w:color="auto" w:fill="auto"/>
            <w:vAlign w:val="center"/>
            <w:hideMark/>
          </w:tcPr>
          <w:p w14:paraId="0D06D7AD"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1.9872</w:t>
            </w:r>
          </w:p>
        </w:tc>
        <w:tc>
          <w:tcPr>
            <w:tcW w:w="0" w:type="auto"/>
            <w:tcBorders>
              <w:top w:val="nil"/>
              <w:left w:val="nil"/>
              <w:bottom w:val="nil"/>
              <w:right w:val="nil"/>
            </w:tcBorders>
            <w:shd w:val="clear" w:color="auto" w:fill="auto"/>
            <w:vAlign w:val="center"/>
            <w:hideMark/>
          </w:tcPr>
          <w:p w14:paraId="5A8CC80F"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0.3047</w:t>
            </w:r>
          </w:p>
        </w:tc>
      </w:tr>
      <w:tr w:rsidR="00BC1B06" w:rsidRPr="00BC1B06" w14:paraId="613B033D" w14:textId="77777777" w:rsidTr="009C1D40">
        <w:trPr>
          <w:trHeight w:val="283"/>
          <w:jc w:val="center"/>
        </w:trPr>
        <w:tc>
          <w:tcPr>
            <w:tcW w:w="948" w:type="dxa"/>
            <w:tcBorders>
              <w:top w:val="nil"/>
              <w:left w:val="nil"/>
              <w:bottom w:val="nil"/>
              <w:right w:val="nil"/>
            </w:tcBorders>
            <w:shd w:val="clear" w:color="auto" w:fill="auto"/>
            <w:vAlign w:val="center"/>
            <w:hideMark/>
          </w:tcPr>
          <w:p w14:paraId="714F3974"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2009</w:t>
            </w:r>
          </w:p>
        </w:tc>
        <w:tc>
          <w:tcPr>
            <w:tcW w:w="0" w:type="auto"/>
            <w:tcBorders>
              <w:top w:val="nil"/>
              <w:left w:val="nil"/>
              <w:bottom w:val="nil"/>
              <w:right w:val="nil"/>
            </w:tcBorders>
            <w:shd w:val="clear" w:color="auto" w:fill="auto"/>
            <w:vAlign w:val="center"/>
            <w:hideMark/>
          </w:tcPr>
          <w:p w14:paraId="075BFEB2"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2.7345</w:t>
            </w:r>
          </w:p>
        </w:tc>
        <w:tc>
          <w:tcPr>
            <w:tcW w:w="0" w:type="auto"/>
            <w:tcBorders>
              <w:top w:val="nil"/>
              <w:left w:val="nil"/>
              <w:bottom w:val="nil"/>
              <w:right w:val="nil"/>
            </w:tcBorders>
            <w:shd w:val="clear" w:color="auto" w:fill="auto"/>
            <w:vAlign w:val="center"/>
            <w:hideMark/>
          </w:tcPr>
          <w:p w14:paraId="6F46A756"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1.6749</w:t>
            </w:r>
          </w:p>
        </w:tc>
        <w:tc>
          <w:tcPr>
            <w:tcW w:w="0" w:type="auto"/>
            <w:tcBorders>
              <w:top w:val="nil"/>
              <w:left w:val="nil"/>
              <w:bottom w:val="nil"/>
              <w:right w:val="nil"/>
            </w:tcBorders>
            <w:shd w:val="clear" w:color="auto" w:fill="auto"/>
            <w:vAlign w:val="center"/>
            <w:hideMark/>
          </w:tcPr>
          <w:p w14:paraId="048E82AF"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0.2735</w:t>
            </w:r>
          </w:p>
        </w:tc>
        <w:tc>
          <w:tcPr>
            <w:tcW w:w="0" w:type="auto"/>
            <w:tcBorders>
              <w:top w:val="nil"/>
              <w:left w:val="nil"/>
              <w:bottom w:val="nil"/>
              <w:right w:val="nil"/>
            </w:tcBorders>
            <w:shd w:val="clear" w:color="auto" w:fill="auto"/>
            <w:vAlign w:val="center"/>
            <w:hideMark/>
          </w:tcPr>
          <w:p w14:paraId="6A38318A"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2.9225</w:t>
            </w:r>
          </w:p>
        </w:tc>
        <w:tc>
          <w:tcPr>
            <w:tcW w:w="0" w:type="auto"/>
            <w:tcBorders>
              <w:top w:val="nil"/>
              <w:left w:val="nil"/>
              <w:bottom w:val="nil"/>
              <w:right w:val="nil"/>
            </w:tcBorders>
            <w:shd w:val="clear" w:color="auto" w:fill="auto"/>
            <w:vAlign w:val="center"/>
            <w:hideMark/>
          </w:tcPr>
          <w:p w14:paraId="08D15D4B"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1.8651</w:t>
            </w:r>
          </w:p>
        </w:tc>
        <w:tc>
          <w:tcPr>
            <w:tcW w:w="0" w:type="auto"/>
            <w:tcBorders>
              <w:top w:val="nil"/>
              <w:left w:val="nil"/>
              <w:bottom w:val="nil"/>
              <w:right w:val="nil"/>
            </w:tcBorders>
            <w:shd w:val="clear" w:color="auto" w:fill="auto"/>
            <w:vAlign w:val="center"/>
            <w:hideMark/>
          </w:tcPr>
          <w:p w14:paraId="62F4B7C6"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0.2922</w:t>
            </w:r>
          </w:p>
        </w:tc>
      </w:tr>
      <w:tr w:rsidR="00BC1B06" w:rsidRPr="00BC1B06" w14:paraId="204317A6" w14:textId="77777777" w:rsidTr="009C1D40">
        <w:trPr>
          <w:trHeight w:val="283"/>
          <w:jc w:val="center"/>
        </w:trPr>
        <w:tc>
          <w:tcPr>
            <w:tcW w:w="948" w:type="dxa"/>
            <w:tcBorders>
              <w:top w:val="nil"/>
              <w:left w:val="nil"/>
              <w:bottom w:val="nil"/>
              <w:right w:val="nil"/>
            </w:tcBorders>
            <w:shd w:val="clear" w:color="auto" w:fill="auto"/>
            <w:vAlign w:val="center"/>
            <w:hideMark/>
          </w:tcPr>
          <w:p w14:paraId="2FF832F9"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2011</w:t>
            </w:r>
          </w:p>
        </w:tc>
        <w:tc>
          <w:tcPr>
            <w:tcW w:w="0" w:type="auto"/>
            <w:tcBorders>
              <w:top w:val="nil"/>
              <w:left w:val="nil"/>
              <w:bottom w:val="nil"/>
              <w:right w:val="nil"/>
            </w:tcBorders>
            <w:shd w:val="clear" w:color="auto" w:fill="auto"/>
            <w:vAlign w:val="center"/>
            <w:hideMark/>
          </w:tcPr>
          <w:p w14:paraId="5FC83EF1"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2.5557</w:t>
            </w:r>
          </w:p>
        </w:tc>
        <w:tc>
          <w:tcPr>
            <w:tcW w:w="0" w:type="auto"/>
            <w:tcBorders>
              <w:top w:val="nil"/>
              <w:left w:val="nil"/>
              <w:bottom w:val="nil"/>
              <w:right w:val="nil"/>
            </w:tcBorders>
            <w:shd w:val="clear" w:color="auto" w:fill="auto"/>
            <w:vAlign w:val="center"/>
            <w:hideMark/>
          </w:tcPr>
          <w:p w14:paraId="20237E24"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1.5063</w:t>
            </w:r>
          </w:p>
        </w:tc>
        <w:tc>
          <w:tcPr>
            <w:tcW w:w="0" w:type="auto"/>
            <w:tcBorders>
              <w:top w:val="nil"/>
              <w:left w:val="nil"/>
              <w:bottom w:val="nil"/>
              <w:right w:val="nil"/>
            </w:tcBorders>
            <w:shd w:val="clear" w:color="auto" w:fill="auto"/>
            <w:vAlign w:val="center"/>
            <w:hideMark/>
          </w:tcPr>
          <w:p w14:paraId="0CAAF5B6"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0.2556</w:t>
            </w:r>
          </w:p>
        </w:tc>
        <w:tc>
          <w:tcPr>
            <w:tcW w:w="0" w:type="auto"/>
            <w:tcBorders>
              <w:top w:val="nil"/>
              <w:left w:val="nil"/>
              <w:bottom w:val="nil"/>
              <w:right w:val="nil"/>
            </w:tcBorders>
            <w:shd w:val="clear" w:color="auto" w:fill="auto"/>
            <w:vAlign w:val="center"/>
            <w:hideMark/>
          </w:tcPr>
          <w:p w14:paraId="15A0F74D"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2.7675</w:t>
            </w:r>
          </w:p>
        </w:tc>
        <w:tc>
          <w:tcPr>
            <w:tcW w:w="0" w:type="auto"/>
            <w:tcBorders>
              <w:top w:val="nil"/>
              <w:left w:val="nil"/>
              <w:bottom w:val="nil"/>
              <w:right w:val="nil"/>
            </w:tcBorders>
            <w:shd w:val="clear" w:color="auto" w:fill="auto"/>
            <w:vAlign w:val="center"/>
            <w:hideMark/>
          </w:tcPr>
          <w:p w14:paraId="5B3BF094"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1.7057</w:t>
            </w:r>
          </w:p>
        </w:tc>
        <w:tc>
          <w:tcPr>
            <w:tcW w:w="0" w:type="auto"/>
            <w:tcBorders>
              <w:top w:val="nil"/>
              <w:left w:val="nil"/>
              <w:bottom w:val="nil"/>
              <w:right w:val="nil"/>
            </w:tcBorders>
            <w:shd w:val="clear" w:color="auto" w:fill="auto"/>
            <w:vAlign w:val="center"/>
            <w:hideMark/>
          </w:tcPr>
          <w:p w14:paraId="25895308"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0.2768</w:t>
            </w:r>
          </w:p>
        </w:tc>
      </w:tr>
      <w:tr w:rsidR="00BC1B06" w:rsidRPr="00BC1B06" w14:paraId="5A49D95C" w14:textId="77777777" w:rsidTr="009C1D40">
        <w:trPr>
          <w:trHeight w:val="283"/>
          <w:jc w:val="center"/>
        </w:trPr>
        <w:tc>
          <w:tcPr>
            <w:tcW w:w="948" w:type="dxa"/>
            <w:tcBorders>
              <w:top w:val="nil"/>
              <w:left w:val="nil"/>
              <w:bottom w:val="nil"/>
              <w:right w:val="nil"/>
            </w:tcBorders>
            <w:shd w:val="clear" w:color="auto" w:fill="auto"/>
            <w:vAlign w:val="center"/>
            <w:hideMark/>
          </w:tcPr>
          <w:p w14:paraId="48EF088E"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2013</w:t>
            </w:r>
          </w:p>
        </w:tc>
        <w:tc>
          <w:tcPr>
            <w:tcW w:w="0" w:type="auto"/>
            <w:tcBorders>
              <w:top w:val="nil"/>
              <w:left w:val="nil"/>
              <w:bottom w:val="nil"/>
              <w:right w:val="nil"/>
            </w:tcBorders>
            <w:shd w:val="clear" w:color="auto" w:fill="auto"/>
            <w:vAlign w:val="center"/>
            <w:hideMark/>
          </w:tcPr>
          <w:p w14:paraId="152813D8"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2.4859</w:t>
            </w:r>
          </w:p>
        </w:tc>
        <w:tc>
          <w:tcPr>
            <w:tcW w:w="0" w:type="auto"/>
            <w:tcBorders>
              <w:top w:val="nil"/>
              <w:left w:val="nil"/>
              <w:bottom w:val="nil"/>
              <w:right w:val="nil"/>
            </w:tcBorders>
            <w:shd w:val="clear" w:color="auto" w:fill="auto"/>
            <w:vAlign w:val="center"/>
            <w:hideMark/>
          </w:tcPr>
          <w:p w14:paraId="3D8DFA4B"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1.4205</w:t>
            </w:r>
          </w:p>
        </w:tc>
        <w:tc>
          <w:tcPr>
            <w:tcW w:w="0" w:type="auto"/>
            <w:tcBorders>
              <w:top w:val="nil"/>
              <w:left w:val="nil"/>
              <w:bottom w:val="nil"/>
              <w:right w:val="nil"/>
            </w:tcBorders>
            <w:shd w:val="clear" w:color="auto" w:fill="auto"/>
            <w:vAlign w:val="center"/>
            <w:hideMark/>
          </w:tcPr>
          <w:p w14:paraId="0AC7EB43"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0.2486</w:t>
            </w:r>
          </w:p>
        </w:tc>
        <w:tc>
          <w:tcPr>
            <w:tcW w:w="0" w:type="auto"/>
            <w:tcBorders>
              <w:top w:val="nil"/>
              <w:left w:val="nil"/>
              <w:bottom w:val="nil"/>
              <w:right w:val="nil"/>
            </w:tcBorders>
            <w:shd w:val="clear" w:color="auto" w:fill="auto"/>
            <w:vAlign w:val="center"/>
            <w:hideMark/>
          </w:tcPr>
          <w:p w14:paraId="32991EEA"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2.6724</w:t>
            </w:r>
          </w:p>
        </w:tc>
        <w:tc>
          <w:tcPr>
            <w:tcW w:w="0" w:type="auto"/>
            <w:tcBorders>
              <w:top w:val="nil"/>
              <w:left w:val="nil"/>
              <w:bottom w:val="nil"/>
              <w:right w:val="nil"/>
            </w:tcBorders>
            <w:shd w:val="clear" w:color="auto" w:fill="auto"/>
            <w:vAlign w:val="center"/>
            <w:hideMark/>
          </w:tcPr>
          <w:p w14:paraId="3743CBFA"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1.6198</w:t>
            </w:r>
          </w:p>
        </w:tc>
        <w:tc>
          <w:tcPr>
            <w:tcW w:w="0" w:type="auto"/>
            <w:tcBorders>
              <w:top w:val="nil"/>
              <w:left w:val="nil"/>
              <w:bottom w:val="nil"/>
              <w:right w:val="nil"/>
            </w:tcBorders>
            <w:shd w:val="clear" w:color="auto" w:fill="auto"/>
            <w:vAlign w:val="center"/>
            <w:hideMark/>
          </w:tcPr>
          <w:p w14:paraId="3EF50EE9"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0.2672</w:t>
            </w:r>
          </w:p>
        </w:tc>
      </w:tr>
      <w:tr w:rsidR="00BC1B06" w:rsidRPr="00BC1B06" w14:paraId="12861530" w14:textId="77777777" w:rsidTr="009C1D40">
        <w:trPr>
          <w:trHeight w:val="283"/>
          <w:jc w:val="center"/>
        </w:trPr>
        <w:tc>
          <w:tcPr>
            <w:tcW w:w="948" w:type="dxa"/>
            <w:tcBorders>
              <w:top w:val="nil"/>
              <w:left w:val="nil"/>
              <w:right w:val="nil"/>
            </w:tcBorders>
            <w:shd w:val="clear" w:color="auto" w:fill="auto"/>
            <w:vAlign w:val="center"/>
            <w:hideMark/>
          </w:tcPr>
          <w:p w14:paraId="5E247AA8"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2015</w:t>
            </w:r>
          </w:p>
        </w:tc>
        <w:tc>
          <w:tcPr>
            <w:tcW w:w="0" w:type="auto"/>
            <w:tcBorders>
              <w:top w:val="nil"/>
              <w:left w:val="nil"/>
              <w:right w:val="nil"/>
            </w:tcBorders>
            <w:shd w:val="clear" w:color="auto" w:fill="auto"/>
            <w:vAlign w:val="center"/>
            <w:hideMark/>
          </w:tcPr>
          <w:p w14:paraId="38826FE0"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2.3868</w:t>
            </w:r>
          </w:p>
        </w:tc>
        <w:tc>
          <w:tcPr>
            <w:tcW w:w="0" w:type="auto"/>
            <w:tcBorders>
              <w:top w:val="nil"/>
              <w:left w:val="nil"/>
              <w:right w:val="nil"/>
            </w:tcBorders>
            <w:shd w:val="clear" w:color="auto" w:fill="auto"/>
            <w:vAlign w:val="center"/>
            <w:hideMark/>
          </w:tcPr>
          <w:p w14:paraId="7F0AACFA"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1.3285</w:t>
            </w:r>
          </w:p>
        </w:tc>
        <w:tc>
          <w:tcPr>
            <w:tcW w:w="0" w:type="auto"/>
            <w:tcBorders>
              <w:top w:val="nil"/>
              <w:left w:val="nil"/>
              <w:right w:val="nil"/>
            </w:tcBorders>
            <w:shd w:val="clear" w:color="auto" w:fill="auto"/>
            <w:vAlign w:val="center"/>
            <w:hideMark/>
          </w:tcPr>
          <w:p w14:paraId="579AF365"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0.2387</w:t>
            </w:r>
          </w:p>
        </w:tc>
        <w:tc>
          <w:tcPr>
            <w:tcW w:w="0" w:type="auto"/>
            <w:tcBorders>
              <w:top w:val="nil"/>
              <w:left w:val="nil"/>
              <w:right w:val="nil"/>
            </w:tcBorders>
            <w:shd w:val="clear" w:color="auto" w:fill="auto"/>
            <w:vAlign w:val="center"/>
            <w:hideMark/>
          </w:tcPr>
          <w:p w14:paraId="6E785E34"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2.5614</w:t>
            </w:r>
          </w:p>
        </w:tc>
        <w:tc>
          <w:tcPr>
            <w:tcW w:w="0" w:type="auto"/>
            <w:tcBorders>
              <w:top w:val="nil"/>
              <w:left w:val="nil"/>
              <w:right w:val="nil"/>
            </w:tcBorders>
            <w:shd w:val="clear" w:color="auto" w:fill="auto"/>
            <w:vAlign w:val="center"/>
            <w:hideMark/>
          </w:tcPr>
          <w:p w14:paraId="1AC2DC0A"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1.4880</w:t>
            </w:r>
          </w:p>
        </w:tc>
        <w:tc>
          <w:tcPr>
            <w:tcW w:w="0" w:type="auto"/>
            <w:tcBorders>
              <w:top w:val="nil"/>
              <w:left w:val="nil"/>
              <w:right w:val="nil"/>
            </w:tcBorders>
            <w:shd w:val="clear" w:color="auto" w:fill="auto"/>
            <w:vAlign w:val="center"/>
            <w:hideMark/>
          </w:tcPr>
          <w:p w14:paraId="40803BE2"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0.2561</w:t>
            </w:r>
          </w:p>
        </w:tc>
      </w:tr>
      <w:tr w:rsidR="00BC1B06" w:rsidRPr="00BC1B06" w14:paraId="700CDBE7" w14:textId="77777777" w:rsidTr="009C1D40">
        <w:trPr>
          <w:trHeight w:val="283"/>
          <w:jc w:val="center"/>
        </w:trPr>
        <w:tc>
          <w:tcPr>
            <w:tcW w:w="948" w:type="dxa"/>
            <w:tcBorders>
              <w:top w:val="nil"/>
              <w:left w:val="nil"/>
              <w:bottom w:val="single" w:sz="12" w:space="0" w:color="auto"/>
              <w:right w:val="nil"/>
            </w:tcBorders>
            <w:shd w:val="clear" w:color="auto" w:fill="auto"/>
            <w:vAlign w:val="center"/>
            <w:hideMark/>
          </w:tcPr>
          <w:p w14:paraId="3CE77BE0" w14:textId="77777777" w:rsidR="00BC1B06" w:rsidRPr="007A4B60" w:rsidRDefault="00BC1B06" w:rsidP="00BC1B06">
            <w:pPr>
              <w:spacing w:after="0" w:line="240" w:lineRule="auto"/>
              <w:jc w:val="center"/>
              <w:rPr>
                <w:rFonts w:ascii="Arial" w:eastAsia="Times New Roman" w:hAnsi="Arial" w:cs="Arial"/>
                <w:b/>
                <w:bCs/>
                <w:color w:val="000000"/>
                <w:sz w:val="20"/>
                <w:szCs w:val="20"/>
                <w:lang w:eastAsia="pt-BR"/>
              </w:rPr>
            </w:pPr>
            <w:r w:rsidRPr="007A4B60">
              <w:rPr>
                <w:rFonts w:ascii="Arial" w:eastAsia="Times New Roman" w:hAnsi="Arial" w:cs="Arial"/>
                <w:b/>
                <w:bCs/>
                <w:color w:val="000000"/>
                <w:sz w:val="20"/>
                <w:szCs w:val="20"/>
                <w:lang w:eastAsia="pt-BR"/>
              </w:rPr>
              <w:t>2017</w:t>
            </w:r>
          </w:p>
        </w:tc>
        <w:tc>
          <w:tcPr>
            <w:tcW w:w="0" w:type="auto"/>
            <w:tcBorders>
              <w:top w:val="nil"/>
              <w:left w:val="nil"/>
              <w:bottom w:val="single" w:sz="12" w:space="0" w:color="auto"/>
              <w:right w:val="nil"/>
            </w:tcBorders>
            <w:shd w:val="clear" w:color="auto" w:fill="auto"/>
            <w:vAlign w:val="center"/>
            <w:hideMark/>
          </w:tcPr>
          <w:p w14:paraId="17880503"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2.4072</w:t>
            </w:r>
          </w:p>
        </w:tc>
        <w:tc>
          <w:tcPr>
            <w:tcW w:w="0" w:type="auto"/>
            <w:tcBorders>
              <w:top w:val="nil"/>
              <w:left w:val="nil"/>
              <w:bottom w:val="single" w:sz="12" w:space="0" w:color="auto"/>
              <w:right w:val="nil"/>
            </w:tcBorders>
            <w:shd w:val="clear" w:color="auto" w:fill="auto"/>
            <w:vAlign w:val="center"/>
            <w:hideMark/>
          </w:tcPr>
          <w:p w14:paraId="58350640"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1.3282</w:t>
            </w:r>
          </w:p>
        </w:tc>
        <w:tc>
          <w:tcPr>
            <w:tcW w:w="0" w:type="auto"/>
            <w:tcBorders>
              <w:top w:val="nil"/>
              <w:left w:val="nil"/>
              <w:bottom w:val="single" w:sz="12" w:space="0" w:color="auto"/>
              <w:right w:val="nil"/>
            </w:tcBorders>
            <w:shd w:val="clear" w:color="auto" w:fill="auto"/>
            <w:vAlign w:val="center"/>
            <w:hideMark/>
          </w:tcPr>
          <w:p w14:paraId="053DAE01"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0.2407</w:t>
            </w:r>
          </w:p>
        </w:tc>
        <w:tc>
          <w:tcPr>
            <w:tcW w:w="0" w:type="auto"/>
            <w:tcBorders>
              <w:top w:val="nil"/>
              <w:left w:val="nil"/>
              <w:bottom w:val="single" w:sz="12" w:space="0" w:color="auto"/>
              <w:right w:val="nil"/>
            </w:tcBorders>
            <w:shd w:val="clear" w:color="auto" w:fill="auto"/>
            <w:vAlign w:val="center"/>
            <w:hideMark/>
          </w:tcPr>
          <w:p w14:paraId="2A490D4B"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2.5534</w:t>
            </w:r>
          </w:p>
        </w:tc>
        <w:tc>
          <w:tcPr>
            <w:tcW w:w="0" w:type="auto"/>
            <w:tcBorders>
              <w:top w:val="nil"/>
              <w:left w:val="nil"/>
              <w:bottom w:val="single" w:sz="12" w:space="0" w:color="auto"/>
              <w:right w:val="nil"/>
            </w:tcBorders>
            <w:shd w:val="clear" w:color="auto" w:fill="auto"/>
            <w:vAlign w:val="center"/>
            <w:hideMark/>
          </w:tcPr>
          <w:p w14:paraId="4F8FC12C"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1.4410</w:t>
            </w:r>
          </w:p>
        </w:tc>
        <w:tc>
          <w:tcPr>
            <w:tcW w:w="0" w:type="auto"/>
            <w:tcBorders>
              <w:top w:val="nil"/>
              <w:left w:val="nil"/>
              <w:bottom w:val="single" w:sz="12" w:space="0" w:color="auto"/>
              <w:right w:val="nil"/>
            </w:tcBorders>
            <w:shd w:val="clear" w:color="auto" w:fill="auto"/>
            <w:vAlign w:val="center"/>
            <w:hideMark/>
          </w:tcPr>
          <w:p w14:paraId="58F2A766" w14:textId="77777777" w:rsidR="00BC1B06" w:rsidRPr="007A4B60" w:rsidRDefault="00BC1B06" w:rsidP="009C1D40">
            <w:pPr>
              <w:spacing w:after="0" w:line="240" w:lineRule="auto"/>
              <w:jc w:val="center"/>
              <w:rPr>
                <w:rFonts w:ascii="Arial" w:eastAsia="Times New Roman" w:hAnsi="Arial" w:cs="Arial"/>
                <w:color w:val="000000"/>
                <w:sz w:val="20"/>
                <w:szCs w:val="20"/>
                <w:lang w:eastAsia="pt-BR"/>
              </w:rPr>
            </w:pPr>
            <w:r w:rsidRPr="007A4B60">
              <w:rPr>
                <w:rFonts w:ascii="Arial" w:eastAsia="Times New Roman" w:hAnsi="Arial" w:cs="Arial"/>
                <w:color w:val="000000"/>
                <w:sz w:val="20"/>
                <w:szCs w:val="20"/>
                <w:lang w:eastAsia="pt-BR"/>
              </w:rPr>
              <w:t>0.2553</w:t>
            </w:r>
          </w:p>
        </w:tc>
      </w:tr>
    </w:tbl>
    <w:p w14:paraId="3682705B" w14:textId="1FF416A4" w:rsidR="00BC1B06" w:rsidRDefault="00750DAA" w:rsidP="00750DAA">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6BDC9EC6" w14:textId="583BB45F" w:rsidR="00594C70" w:rsidRPr="00594C70" w:rsidRDefault="00594C70" w:rsidP="00594C70">
      <w:pPr>
        <w:pStyle w:val="Legenda"/>
        <w:keepNext/>
        <w:jc w:val="center"/>
        <w:rPr>
          <w:rFonts w:ascii="Arial" w:hAnsi="Arial" w:cs="Arial"/>
          <w:i w:val="0"/>
          <w:color w:val="auto"/>
          <w:sz w:val="24"/>
        </w:rPr>
      </w:pPr>
      <w:r w:rsidRPr="00594C70">
        <w:rPr>
          <w:rFonts w:ascii="Arial" w:hAnsi="Arial" w:cs="Arial"/>
          <w:i w:val="0"/>
          <w:color w:val="auto"/>
          <w:sz w:val="24"/>
        </w:rPr>
        <w:t xml:space="preserve">Tabela </w:t>
      </w:r>
      <w:r w:rsidRPr="00594C70">
        <w:rPr>
          <w:rFonts w:ascii="Arial" w:hAnsi="Arial" w:cs="Arial"/>
          <w:i w:val="0"/>
          <w:color w:val="auto"/>
          <w:sz w:val="24"/>
        </w:rPr>
        <w:fldChar w:fldCharType="begin"/>
      </w:r>
      <w:r w:rsidRPr="00594C70">
        <w:rPr>
          <w:rFonts w:ascii="Arial" w:hAnsi="Arial" w:cs="Arial"/>
          <w:i w:val="0"/>
          <w:color w:val="auto"/>
          <w:sz w:val="24"/>
        </w:rPr>
        <w:instrText xml:space="preserve"> SEQ Tabela \* ARABIC </w:instrText>
      </w:r>
      <w:r w:rsidRPr="00594C70">
        <w:rPr>
          <w:rFonts w:ascii="Arial" w:hAnsi="Arial" w:cs="Arial"/>
          <w:i w:val="0"/>
          <w:color w:val="auto"/>
          <w:sz w:val="24"/>
        </w:rPr>
        <w:fldChar w:fldCharType="separate"/>
      </w:r>
      <w:r w:rsidR="00E073E3">
        <w:rPr>
          <w:rFonts w:ascii="Arial" w:hAnsi="Arial" w:cs="Arial"/>
          <w:i w:val="0"/>
          <w:noProof/>
          <w:color w:val="auto"/>
          <w:sz w:val="24"/>
        </w:rPr>
        <w:t>8</w:t>
      </w:r>
      <w:r w:rsidRPr="00594C70">
        <w:rPr>
          <w:rFonts w:ascii="Arial" w:hAnsi="Arial" w:cs="Arial"/>
          <w:i w:val="0"/>
          <w:color w:val="auto"/>
          <w:sz w:val="24"/>
        </w:rPr>
        <w:fldChar w:fldCharType="end"/>
      </w:r>
      <w:r w:rsidRPr="00594C70">
        <w:rPr>
          <w:rFonts w:ascii="Arial" w:hAnsi="Arial" w:cs="Arial"/>
          <w:i w:val="0"/>
          <w:color w:val="auto"/>
          <w:sz w:val="24"/>
        </w:rPr>
        <w:t xml:space="preserve"> </w:t>
      </w:r>
      <w:r w:rsidR="006B6714">
        <w:rPr>
          <w:rFonts w:ascii="Arial" w:hAnsi="Arial" w:cs="Arial"/>
          <w:i w:val="0"/>
          <w:color w:val="auto"/>
          <w:sz w:val="24"/>
        </w:rPr>
        <w:t>-</w:t>
      </w:r>
      <w:r w:rsidRPr="00594C70">
        <w:rPr>
          <w:rFonts w:ascii="Arial" w:hAnsi="Arial" w:cs="Arial"/>
          <w:i w:val="0"/>
          <w:color w:val="auto"/>
          <w:sz w:val="24"/>
        </w:rPr>
        <w:t xml:space="preserve"> </w:t>
      </w:r>
      <w:r w:rsidR="006B6714">
        <w:rPr>
          <w:rFonts w:ascii="Arial" w:hAnsi="Arial" w:cs="Arial"/>
          <w:i w:val="0"/>
          <w:color w:val="auto"/>
          <w:sz w:val="24"/>
        </w:rPr>
        <w:t xml:space="preserve">Participação de Cada Componente no Componente Principal por Série e Ano </w:t>
      </w:r>
    </w:p>
    <w:tbl>
      <w:tblPr>
        <w:tblW w:w="13638" w:type="dxa"/>
        <w:jc w:val="center"/>
        <w:tblInd w:w="55" w:type="dxa"/>
        <w:tblCellMar>
          <w:left w:w="70" w:type="dxa"/>
          <w:right w:w="70" w:type="dxa"/>
        </w:tblCellMar>
        <w:tblLook w:val="04A0" w:firstRow="1" w:lastRow="0" w:firstColumn="1" w:lastColumn="0" w:noHBand="0" w:noVBand="1"/>
      </w:tblPr>
      <w:tblGrid>
        <w:gridCol w:w="2422"/>
        <w:gridCol w:w="641"/>
        <w:gridCol w:w="953"/>
        <w:gridCol w:w="927"/>
        <w:gridCol w:w="952"/>
        <w:gridCol w:w="883"/>
        <w:gridCol w:w="952"/>
        <w:gridCol w:w="196"/>
        <w:gridCol w:w="952"/>
        <w:gridCol w:w="952"/>
        <w:gridCol w:w="952"/>
        <w:gridCol w:w="952"/>
        <w:gridCol w:w="952"/>
        <w:gridCol w:w="952"/>
      </w:tblGrid>
      <w:tr w:rsidR="00BC1B06" w:rsidRPr="00BC1B06" w14:paraId="6F63FD81" w14:textId="77777777" w:rsidTr="00750DAA">
        <w:trPr>
          <w:trHeight w:val="283"/>
          <w:jc w:val="center"/>
        </w:trPr>
        <w:tc>
          <w:tcPr>
            <w:tcW w:w="2422" w:type="dxa"/>
            <w:tcBorders>
              <w:top w:val="single" w:sz="12" w:space="0" w:color="auto"/>
              <w:left w:val="nil"/>
              <w:bottom w:val="nil"/>
              <w:right w:val="nil"/>
            </w:tcBorders>
            <w:shd w:val="clear" w:color="auto" w:fill="auto"/>
            <w:noWrap/>
            <w:vAlign w:val="center"/>
            <w:hideMark/>
          </w:tcPr>
          <w:p w14:paraId="454F46F2" w14:textId="766D3C20"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p>
        </w:tc>
        <w:tc>
          <w:tcPr>
            <w:tcW w:w="11216" w:type="dxa"/>
            <w:gridSpan w:val="13"/>
            <w:tcBorders>
              <w:top w:val="single" w:sz="12" w:space="0" w:color="auto"/>
              <w:left w:val="nil"/>
              <w:bottom w:val="nil"/>
              <w:right w:val="nil"/>
            </w:tcBorders>
            <w:shd w:val="clear" w:color="auto" w:fill="auto"/>
            <w:noWrap/>
            <w:vAlign w:val="center"/>
            <w:hideMark/>
          </w:tcPr>
          <w:p w14:paraId="0D6178CD" w14:textId="02B583AB"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 xml:space="preserve">Composição do Componente Principal de Status </w:t>
            </w:r>
            <w:r w:rsidR="009C1D40" w:rsidRPr="00BC1B06">
              <w:rPr>
                <w:rFonts w:ascii="Arial" w:eastAsia="Times New Roman" w:hAnsi="Arial" w:cs="Arial"/>
                <w:b/>
                <w:bCs/>
                <w:color w:val="000000"/>
                <w:sz w:val="20"/>
                <w:szCs w:val="20"/>
                <w:lang w:eastAsia="pt-BR"/>
              </w:rPr>
              <w:t>Socioeconômico</w:t>
            </w:r>
          </w:p>
        </w:tc>
      </w:tr>
      <w:tr w:rsidR="00BC1B06" w:rsidRPr="00BC1B06" w14:paraId="7FA99703" w14:textId="77777777" w:rsidTr="00750DAA">
        <w:trPr>
          <w:trHeight w:val="283"/>
          <w:jc w:val="center"/>
        </w:trPr>
        <w:tc>
          <w:tcPr>
            <w:tcW w:w="2422" w:type="dxa"/>
            <w:tcBorders>
              <w:top w:val="nil"/>
              <w:left w:val="nil"/>
              <w:bottom w:val="nil"/>
              <w:right w:val="nil"/>
            </w:tcBorders>
            <w:shd w:val="clear" w:color="auto" w:fill="auto"/>
            <w:noWrap/>
            <w:vAlign w:val="center"/>
            <w:hideMark/>
          </w:tcPr>
          <w:p w14:paraId="6A011E12"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p>
        </w:tc>
        <w:tc>
          <w:tcPr>
            <w:tcW w:w="5308" w:type="dxa"/>
            <w:gridSpan w:val="6"/>
            <w:tcBorders>
              <w:top w:val="nil"/>
              <w:left w:val="nil"/>
              <w:bottom w:val="nil"/>
              <w:right w:val="nil"/>
            </w:tcBorders>
            <w:shd w:val="clear" w:color="auto" w:fill="auto"/>
            <w:noWrap/>
            <w:vAlign w:val="center"/>
            <w:hideMark/>
          </w:tcPr>
          <w:p w14:paraId="47EB7B12" w14:textId="77777777" w:rsidR="00BC1B06" w:rsidRPr="00BC1B06" w:rsidRDefault="00BC1B06" w:rsidP="00BC1B06">
            <w:pPr>
              <w:spacing w:after="0" w:line="240" w:lineRule="auto"/>
              <w:jc w:val="center"/>
              <w:rPr>
                <w:rFonts w:ascii="Calibri" w:eastAsia="Times New Roman" w:hAnsi="Calibri" w:cs="Calibri"/>
                <w:b/>
                <w:bCs/>
                <w:color w:val="000000"/>
                <w:lang w:eastAsia="pt-BR"/>
              </w:rPr>
            </w:pPr>
            <w:r w:rsidRPr="00BC1B06">
              <w:rPr>
                <w:rFonts w:ascii="Calibri" w:eastAsia="Times New Roman" w:hAnsi="Calibri" w:cs="Calibri"/>
                <w:b/>
                <w:bCs/>
                <w:color w:val="000000"/>
                <w:lang w:eastAsia="pt-BR"/>
              </w:rPr>
              <w:t>5º Ano do Ensino Fundamental</w:t>
            </w:r>
          </w:p>
        </w:tc>
        <w:tc>
          <w:tcPr>
            <w:tcW w:w="196" w:type="dxa"/>
            <w:tcBorders>
              <w:top w:val="nil"/>
              <w:left w:val="nil"/>
              <w:bottom w:val="nil"/>
              <w:right w:val="nil"/>
            </w:tcBorders>
            <w:shd w:val="clear" w:color="auto" w:fill="auto"/>
            <w:noWrap/>
            <w:vAlign w:val="center"/>
            <w:hideMark/>
          </w:tcPr>
          <w:p w14:paraId="2FDD35E9"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p>
        </w:tc>
        <w:tc>
          <w:tcPr>
            <w:tcW w:w="5712" w:type="dxa"/>
            <w:gridSpan w:val="6"/>
            <w:tcBorders>
              <w:top w:val="nil"/>
              <w:left w:val="nil"/>
              <w:bottom w:val="nil"/>
              <w:right w:val="nil"/>
            </w:tcBorders>
            <w:shd w:val="clear" w:color="auto" w:fill="auto"/>
            <w:noWrap/>
            <w:vAlign w:val="center"/>
            <w:hideMark/>
          </w:tcPr>
          <w:p w14:paraId="5469F35A" w14:textId="77777777" w:rsidR="00BC1B06" w:rsidRPr="00BC1B06" w:rsidRDefault="00BC1B06" w:rsidP="00BC1B06">
            <w:pPr>
              <w:spacing w:after="0" w:line="240" w:lineRule="auto"/>
              <w:jc w:val="center"/>
              <w:rPr>
                <w:rFonts w:ascii="Calibri" w:eastAsia="Times New Roman" w:hAnsi="Calibri" w:cs="Calibri"/>
                <w:b/>
                <w:bCs/>
                <w:color w:val="000000"/>
                <w:lang w:eastAsia="pt-BR"/>
              </w:rPr>
            </w:pPr>
            <w:r w:rsidRPr="00BC1B06">
              <w:rPr>
                <w:rFonts w:ascii="Calibri" w:eastAsia="Times New Roman" w:hAnsi="Calibri" w:cs="Calibri"/>
                <w:b/>
                <w:bCs/>
                <w:color w:val="000000"/>
                <w:lang w:eastAsia="pt-BR"/>
              </w:rPr>
              <w:t>9º Ano do Ensino Fundamental</w:t>
            </w:r>
          </w:p>
        </w:tc>
      </w:tr>
      <w:tr w:rsidR="00BC1B06" w:rsidRPr="00BC1B06" w14:paraId="2AEFE680" w14:textId="77777777" w:rsidTr="00750DAA">
        <w:trPr>
          <w:trHeight w:val="283"/>
          <w:jc w:val="center"/>
        </w:trPr>
        <w:tc>
          <w:tcPr>
            <w:tcW w:w="2422" w:type="dxa"/>
            <w:tcBorders>
              <w:top w:val="nil"/>
              <w:left w:val="nil"/>
              <w:bottom w:val="single" w:sz="4" w:space="0" w:color="auto"/>
              <w:right w:val="nil"/>
            </w:tcBorders>
            <w:shd w:val="clear" w:color="auto" w:fill="auto"/>
            <w:vAlign w:val="center"/>
            <w:hideMark/>
          </w:tcPr>
          <w:p w14:paraId="28134DB2"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Variável</w:t>
            </w:r>
          </w:p>
        </w:tc>
        <w:tc>
          <w:tcPr>
            <w:tcW w:w="641" w:type="dxa"/>
            <w:tcBorders>
              <w:top w:val="nil"/>
              <w:left w:val="nil"/>
              <w:bottom w:val="single" w:sz="4" w:space="0" w:color="auto"/>
              <w:right w:val="nil"/>
            </w:tcBorders>
            <w:shd w:val="clear" w:color="auto" w:fill="auto"/>
            <w:vAlign w:val="center"/>
            <w:hideMark/>
          </w:tcPr>
          <w:p w14:paraId="07986608"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2007</w:t>
            </w:r>
          </w:p>
        </w:tc>
        <w:tc>
          <w:tcPr>
            <w:tcW w:w="953" w:type="dxa"/>
            <w:tcBorders>
              <w:top w:val="nil"/>
              <w:left w:val="nil"/>
              <w:bottom w:val="single" w:sz="4" w:space="0" w:color="auto"/>
              <w:right w:val="nil"/>
            </w:tcBorders>
            <w:shd w:val="clear" w:color="auto" w:fill="auto"/>
            <w:noWrap/>
            <w:vAlign w:val="center"/>
            <w:hideMark/>
          </w:tcPr>
          <w:p w14:paraId="7C8EF581"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2009</w:t>
            </w:r>
          </w:p>
        </w:tc>
        <w:tc>
          <w:tcPr>
            <w:tcW w:w="927" w:type="dxa"/>
            <w:tcBorders>
              <w:top w:val="nil"/>
              <w:left w:val="nil"/>
              <w:bottom w:val="single" w:sz="4" w:space="0" w:color="auto"/>
              <w:right w:val="nil"/>
            </w:tcBorders>
            <w:shd w:val="clear" w:color="auto" w:fill="auto"/>
            <w:vAlign w:val="center"/>
            <w:hideMark/>
          </w:tcPr>
          <w:p w14:paraId="136D4356"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2011</w:t>
            </w:r>
          </w:p>
        </w:tc>
        <w:tc>
          <w:tcPr>
            <w:tcW w:w="952" w:type="dxa"/>
            <w:tcBorders>
              <w:top w:val="nil"/>
              <w:left w:val="nil"/>
              <w:bottom w:val="single" w:sz="4" w:space="0" w:color="auto"/>
              <w:right w:val="nil"/>
            </w:tcBorders>
            <w:shd w:val="clear" w:color="auto" w:fill="auto"/>
            <w:noWrap/>
            <w:vAlign w:val="center"/>
            <w:hideMark/>
          </w:tcPr>
          <w:p w14:paraId="61BCFC41"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2013</w:t>
            </w:r>
          </w:p>
        </w:tc>
        <w:tc>
          <w:tcPr>
            <w:tcW w:w="883" w:type="dxa"/>
            <w:tcBorders>
              <w:top w:val="nil"/>
              <w:left w:val="nil"/>
              <w:bottom w:val="single" w:sz="4" w:space="0" w:color="auto"/>
              <w:right w:val="nil"/>
            </w:tcBorders>
            <w:shd w:val="clear" w:color="auto" w:fill="auto"/>
            <w:vAlign w:val="center"/>
            <w:hideMark/>
          </w:tcPr>
          <w:p w14:paraId="2A26246E"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2015</w:t>
            </w:r>
          </w:p>
        </w:tc>
        <w:tc>
          <w:tcPr>
            <w:tcW w:w="952" w:type="dxa"/>
            <w:tcBorders>
              <w:top w:val="nil"/>
              <w:left w:val="nil"/>
              <w:bottom w:val="single" w:sz="4" w:space="0" w:color="auto"/>
              <w:right w:val="nil"/>
            </w:tcBorders>
            <w:shd w:val="clear" w:color="auto" w:fill="auto"/>
            <w:noWrap/>
            <w:vAlign w:val="center"/>
            <w:hideMark/>
          </w:tcPr>
          <w:p w14:paraId="14504922"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2017</w:t>
            </w:r>
          </w:p>
        </w:tc>
        <w:tc>
          <w:tcPr>
            <w:tcW w:w="196" w:type="dxa"/>
            <w:tcBorders>
              <w:top w:val="nil"/>
              <w:left w:val="nil"/>
              <w:bottom w:val="single" w:sz="4" w:space="0" w:color="auto"/>
              <w:right w:val="nil"/>
            </w:tcBorders>
            <w:shd w:val="clear" w:color="auto" w:fill="auto"/>
            <w:noWrap/>
            <w:vAlign w:val="center"/>
            <w:hideMark/>
          </w:tcPr>
          <w:p w14:paraId="67126787" w14:textId="57A891D5"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p>
        </w:tc>
        <w:tc>
          <w:tcPr>
            <w:tcW w:w="952" w:type="dxa"/>
            <w:tcBorders>
              <w:top w:val="nil"/>
              <w:left w:val="nil"/>
              <w:bottom w:val="single" w:sz="4" w:space="0" w:color="auto"/>
              <w:right w:val="nil"/>
            </w:tcBorders>
            <w:shd w:val="clear" w:color="auto" w:fill="auto"/>
            <w:vAlign w:val="center"/>
            <w:hideMark/>
          </w:tcPr>
          <w:p w14:paraId="481A9F80"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2007</w:t>
            </w:r>
          </w:p>
        </w:tc>
        <w:tc>
          <w:tcPr>
            <w:tcW w:w="952" w:type="dxa"/>
            <w:tcBorders>
              <w:top w:val="nil"/>
              <w:left w:val="nil"/>
              <w:bottom w:val="single" w:sz="4" w:space="0" w:color="auto"/>
              <w:right w:val="nil"/>
            </w:tcBorders>
            <w:shd w:val="clear" w:color="auto" w:fill="auto"/>
            <w:noWrap/>
            <w:vAlign w:val="center"/>
            <w:hideMark/>
          </w:tcPr>
          <w:p w14:paraId="4065DC33"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2009</w:t>
            </w:r>
          </w:p>
        </w:tc>
        <w:tc>
          <w:tcPr>
            <w:tcW w:w="952" w:type="dxa"/>
            <w:tcBorders>
              <w:top w:val="nil"/>
              <w:left w:val="nil"/>
              <w:bottom w:val="single" w:sz="4" w:space="0" w:color="auto"/>
              <w:right w:val="nil"/>
            </w:tcBorders>
            <w:shd w:val="clear" w:color="auto" w:fill="auto"/>
            <w:vAlign w:val="center"/>
            <w:hideMark/>
          </w:tcPr>
          <w:p w14:paraId="1EBD5D2E"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2011</w:t>
            </w:r>
          </w:p>
        </w:tc>
        <w:tc>
          <w:tcPr>
            <w:tcW w:w="952" w:type="dxa"/>
            <w:tcBorders>
              <w:top w:val="nil"/>
              <w:left w:val="nil"/>
              <w:bottom w:val="single" w:sz="4" w:space="0" w:color="auto"/>
              <w:right w:val="nil"/>
            </w:tcBorders>
            <w:shd w:val="clear" w:color="auto" w:fill="auto"/>
            <w:noWrap/>
            <w:vAlign w:val="center"/>
            <w:hideMark/>
          </w:tcPr>
          <w:p w14:paraId="61AC8094"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2013</w:t>
            </w:r>
          </w:p>
        </w:tc>
        <w:tc>
          <w:tcPr>
            <w:tcW w:w="952" w:type="dxa"/>
            <w:tcBorders>
              <w:top w:val="nil"/>
              <w:left w:val="nil"/>
              <w:bottom w:val="single" w:sz="4" w:space="0" w:color="auto"/>
              <w:right w:val="nil"/>
            </w:tcBorders>
            <w:shd w:val="clear" w:color="auto" w:fill="auto"/>
            <w:vAlign w:val="center"/>
            <w:hideMark/>
          </w:tcPr>
          <w:p w14:paraId="31CDA9EC"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2015</w:t>
            </w:r>
          </w:p>
        </w:tc>
        <w:tc>
          <w:tcPr>
            <w:tcW w:w="952" w:type="dxa"/>
            <w:tcBorders>
              <w:top w:val="nil"/>
              <w:left w:val="nil"/>
              <w:bottom w:val="single" w:sz="4" w:space="0" w:color="auto"/>
              <w:right w:val="nil"/>
            </w:tcBorders>
            <w:shd w:val="clear" w:color="auto" w:fill="auto"/>
            <w:noWrap/>
            <w:vAlign w:val="center"/>
            <w:hideMark/>
          </w:tcPr>
          <w:p w14:paraId="39FC9BC0" w14:textId="77777777" w:rsidR="00BC1B06" w:rsidRPr="00BC1B06" w:rsidRDefault="00BC1B06" w:rsidP="00BC1B06">
            <w:pPr>
              <w:spacing w:after="0" w:line="240" w:lineRule="auto"/>
              <w:jc w:val="center"/>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2017</w:t>
            </w:r>
          </w:p>
        </w:tc>
      </w:tr>
      <w:tr w:rsidR="00BC1B06" w:rsidRPr="00BC1B06" w14:paraId="391F83C6" w14:textId="77777777" w:rsidTr="00750DAA">
        <w:trPr>
          <w:trHeight w:val="283"/>
          <w:jc w:val="center"/>
        </w:trPr>
        <w:tc>
          <w:tcPr>
            <w:tcW w:w="2422" w:type="dxa"/>
            <w:tcBorders>
              <w:top w:val="nil"/>
              <w:left w:val="nil"/>
              <w:bottom w:val="nil"/>
              <w:right w:val="nil"/>
            </w:tcBorders>
            <w:shd w:val="clear" w:color="auto" w:fill="auto"/>
            <w:vAlign w:val="center"/>
            <w:hideMark/>
          </w:tcPr>
          <w:p w14:paraId="08246230" w14:textId="77777777"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TV em Cores</w:t>
            </w:r>
          </w:p>
        </w:tc>
        <w:tc>
          <w:tcPr>
            <w:tcW w:w="641" w:type="dxa"/>
            <w:tcBorders>
              <w:top w:val="nil"/>
              <w:left w:val="nil"/>
              <w:bottom w:val="nil"/>
              <w:right w:val="nil"/>
            </w:tcBorders>
            <w:shd w:val="clear" w:color="auto" w:fill="auto"/>
            <w:vAlign w:val="center"/>
            <w:hideMark/>
          </w:tcPr>
          <w:p w14:paraId="76D7787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0.391</w:t>
            </w:r>
          </w:p>
        </w:tc>
        <w:tc>
          <w:tcPr>
            <w:tcW w:w="953" w:type="dxa"/>
            <w:tcBorders>
              <w:top w:val="nil"/>
              <w:left w:val="nil"/>
              <w:bottom w:val="nil"/>
              <w:right w:val="nil"/>
            </w:tcBorders>
            <w:shd w:val="clear" w:color="auto" w:fill="auto"/>
            <w:vAlign w:val="center"/>
            <w:hideMark/>
          </w:tcPr>
          <w:p w14:paraId="433573C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0.395</w:t>
            </w:r>
          </w:p>
        </w:tc>
        <w:tc>
          <w:tcPr>
            <w:tcW w:w="927" w:type="dxa"/>
            <w:tcBorders>
              <w:top w:val="nil"/>
              <w:left w:val="nil"/>
              <w:bottom w:val="nil"/>
              <w:right w:val="nil"/>
            </w:tcBorders>
            <w:shd w:val="clear" w:color="auto" w:fill="auto"/>
            <w:vAlign w:val="center"/>
            <w:hideMark/>
          </w:tcPr>
          <w:p w14:paraId="74A8620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0.401</w:t>
            </w:r>
          </w:p>
        </w:tc>
        <w:tc>
          <w:tcPr>
            <w:tcW w:w="952" w:type="dxa"/>
            <w:tcBorders>
              <w:top w:val="nil"/>
              <w:left w:val="nil"/>
              <w:bottom w:val="nil"/>
              <w:right w:val="nil"/>
            </w:tcBorders>
            <w:shd w:val="clear" w:color="auto" w:fill="auto"/>
            <w:vAlign w:val="center"/>
            <w:hideMark/>
          </w:tcPr>
          <w:p w14:paraId="7AC494BB"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0.383</w:t>
            </w:r>
          </w:p>
        </w:tc>
        <w:tc>
          <w:tcPr>
            <w:tcW w:w="883" w:type="dxa"/>
            <w:tcBorders>
              <w:top w:val="nil"/>
              <w:left w:val="nil"/>
              <w:bottom w:val="nil"/>
              <w:right w:val="nil"/>
            </w:tcBorders>
            <w:shd w:val="clear" w:color="auto" w:fill="auto"/>
            <w:vAlign w:val="center"/>
            <w:hideMark/>
          </w:tcPr>
          <w:p w14:paraId="628AB82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0.379</w:t>
            </w:r>
          </w:p>
        </w:tc>
        <w:tc>
          <w:tcPr>
            <w:tcW w:w="952" w:type="dxa"/>
            <w:tcBorders>
              <w:top w:val="nil"/>
              <w:left w:val="nil"/>
              <w:bottom w:val="nil"/>
              <w:right w:val="nil"/>
            </w:tcBorders>
            <w:shd w:val="clear" w:color="auto" w:fill="auto"/>
            <w:vAlign w:val="center"/>
            <w:hideMark/>
          </w:tcPr>
          <w:p w14:paraId="7EC7917F"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0.379</w:t>
            </w:r>
          </w:p>
        </w:tc>
        <w:tc>
          <w:tcPr>
            <w:tcW w:w="196" w:type="dxa"/>
            <w:tcBorders>
              <w:top w:val="nil"/>
              <w:left w:val="nil"/>
              <w:bottom w:val="nil"/>
              <w:right w:val="nil"/>
            </w:tcBorders>
            <w:shd w:val="clear" w:color="auto" w:fill="auto"/>
            <w:noWrap/>
            <w:vAlign w:val="center"/>
            <w:hideMark/>
          </w:tcPr>
          <w:p w14:paraId="4925B37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bottom w:val="nil"/>
              <w:right w:val="nil"/>
            </w:tcBorders>
            <w:shd w:val="clear" w:color="auto" w:fill="auto"/>
            <w:vAlign w:val="center"/>
            <w:hideMark/>
          </w:tcPr>
          <w:p w14:paraId="4662BFA9"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0.404</w:t>
            </w:r>
          </w:p>
        </w:tc>
        <w:tc>
          <w:tcPr>
            <w:tcW w:w="952" w:type="dxa"/>
            <w:tcBorders>
              <w:top w:val="nil"/>
              <w:left w:val="nil"/>
              <w:bottom w:val="nil"/>
              <w:right w:val="nil"/>
            </w:tcBorders>
            <w:shd w:val="clear" w:color="auto" w:fill="auto"/>
            <w:vAlign w:val="center"/>
            <w:hideMark/>
          </w:tcPr>
          <w:p w14:paraId="555F91A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0.409</w:t>
            </w:r>
          </w:p>
        </w:tc>
        <w:tc>
          <w:tcPr>
            <w:tcW w:w="952" w:type="dxa"/>
            <w:tcBorders>
              <w:top w:val="nil"/>
              <w:left w:val="nil"/>
              <w:bottom w:val="nil"/>
              <w:right w:val="nil"/>
            </w:tcBorders>
            <w:shd w:val="clear" w:color="auto" w:fill="auto"/>
            <w:vAlign w:val="center"/>
            <w:hideMark/>
          </w:tcPr>
          <w:p w14:paraId="4E63BD03"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0.414</w:t>
            </w:r>
          </w:p>
        </w:tc>
        <w:tc>
          <w:tcPr>
            <w:tcW w:w="952" w:type="dxa"/>
            <w:tcBorders>
              <w:top w:val="nil"/>
              <w:left w:val="nil"/>
              <w:bottom w:val="nil"/>
              <w:right w:val="nil"/>
            </w:tcBorders>
            <w:shd w:val="clear" w:color="auto" w:fill="auto"/>
            <w:vAlign w:val="center"/>
            <w:hideMark/>
          </w:tcPr>
          <w:p w14:paraId="6356F3E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0.405</w:t>
            </w:r>
          </w:p>
        </w:tc>
        <w:tc>
          <w:tcPr>
            <w:tcW w:w="952" w:type="dxa"/>
            <w:tcBorders>
              <w:top w:val="nil"/>
              <w:left w:val="nil"/>
              <w:bottom w:val="nil"/>
              <w:right w:val="nil"/>
            </w:tcBorders>
            <w:shd w:val="clear" w:color="auto" w:fill="auto"/>
            <w:vAlign w:val="center"/>
            <w:hideMark/>
          </w:tcPr>
          <w:p w14:paraId="19D7E0A1"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0.405</w:t>
            </w:r>
          </w:p>
        </w:tc>
        <w:tc>
          <w:tcPr>
            <w:tcW w:w="952" w:type="dxa"/>
            <w:tcBorders>
              <w:top w:val="nil"/>
              <w:left w:val="nil"/>
              <w:bottom w:val="nil"/>
              <w:right w:val="nil"/>
            </w:tcBorders>
            <w:shd w:val="clear" w:color="auto" w:fill="auto"/>
            <w:vAlign w:val="center"/>
            <w:hideMark/>
          </w:tcPr>
          <w:p w14:paraId="09D12FB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0.410</w:t>
            </w:r>
          </w:p>
        </w:tc>
      </w:tr>
      <w:tr w:rsidR="00BC1B06" w:rsidRPr="00BC1B06" w14:paraId="7C8B5AE7" w14:textId="77777777" w:rsidTr="00750DAA">
        <w:trPr>
          <w:trHeight w:val="283"/>
          <w:jc w:val="center"/>
        </w:trPr>
        <w:tc>
          <w:tcPr>
            <w:tcW w:w="2422" w:type="dxa"/>
            <w:tcBorders>
              <w:top w:val="nil"/>
              <w:left w:val="nil"/>
              <w:bottom w:val="nil"/>
              <w:right w:val="nil"/>
            </w:tcBorders>
            <w:shd w:val="clear" w:color="auto" w:fill="auto"/>
            <w:vAlign w:val="center"/>
            <w:hideMark/>
          </w:tcPr>
          <w:p w14:paraId="090F210B" w14:textId="77777777"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Rádio</w:t>
            </w:r>
          </w:p>
        </w:tc>
        <w:tc>
          <w:tcPr>
            <w:tcW w:w="641" w:type="dxa"/>
            <w:tcBorders>
              <w:top w:val="nil"/>
              <w:left w:val="nil"/>
              <w:bottom w:val="nil"/>
              <w:right w:val="nil"/>
            </w:tcBorders>
            <w:shd w:val="clear" w:color="auto" w:fill="auto"/>
            <w:vAlign w:val="center"/>
            <w:hideMark/>
          </w:tcPr>
          <w:p w14:paraId="24735BDE"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0.309</w:t>
            </w:r>
          </w:p>
        </w:tc>
        <w:tc>
          <w:tcPr>
            <w:tcW w:w="953" w:type="dxa"/>
            <w:tcBorders>
              <w:top w:val="nil"/>
              <w:left w:val="nil"/>
              <w:bottom w:val="nil"/>
              <w:right w:val="nil"/>
            </w:tcBorders>
            <w:shd w:val="clear" w:color="auto" w:fill="auto"/>
            <w:vAlign w:val="center"/>
            <w:hideMark/>
          </w:tcPr>
          <w:p w14:paraId="7898285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0.301</w:t>
            </w:r>
          </w:p>
        </w:tc>
        <w:tc>
          <w:tcPr>
            <w:tcW w:w="927" w:type="dxa"/>
            <w:tcBorders>
              <w:top w:val="nil"/>
              <w:left w:val="nil"/>
              <w:bottom w:val="nil"/>
              <w:right w:val="nil"/>
            </w:tcBorders>
            <w:shd w:val="clear" w:color="auto" w:fill="auto"/>
            <w:vAlign w:val="center"/>
            <w:hideMark/>
          </w:tcPr>
          <w:p w14:paraId="004F8F0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0.270</w:t>
            </w:r>
          </w:p>
        </w:tc>
        <w:tc>
          <w:tcPr>
            <w:tcW w:w="952" w:type="dxa"/>
            <w:tcBorders>
              <w:top w:val="nil"/>
              <w:left w:val="nil"/>
              <w:bottom w:val="nil"/>
              <w:right w:val="nil"/>
            </w:tcBorders>
            <w:shd w:val="clear" w:color="auto" w:fill="auto"/>
            <w:vAlign w:val="center"/>
            <w:hideMark/>
          </w:tcPr>
          <w:p w14:paraId="072E02A4"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0.273</w:t>
            </w:r>
          </w:p>
        </w:tc>
        <w:tc>
          <w:tcPr>
            <w:tcW w:w="883" w:type="dxa"/>
            <w:tcBorders>
              <w:top w:val="nil"/>
              <w:left w:val="nil"/>
              <w:bottom w:val="nil"/>
              <w:right w:val="nil"/>
            </w:tcBorders>
            <w:shd w:val="clear" w:color="auto" w:fill="auto"/>
            <w:vAlign w:val="center"/>
            <w:hideMark/>
          </w:tcPr>
          <w:p w14:paraId="0B2808E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0.246</w:t>
            </w:r>
          </w:p>
        </w:tc>
        <w:tc>
          <w:tcPr>
            <w:tcW w:w="952" w:type="dxa"/>
            <w:tcBorders>
              <w:top w:val="nil"/>
              <w:left w:val="nil"/>
              <w:bottom w:val="nil"/>
              <w:right w:val="nil"/>
            </w:tcBorders>
            <w:shd w:val="clear" w:color="auto" w:fill="auto"/>
            <w:vAlign w:val="center"/>
            <w:hideMark/>
          </w:tcPr>
          <w:p w14:paraId="19EB288F"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0.245</w:t>
            </w:r>
          </w:p>
        </w:tc>
        <w:tc>
          <w:tcPr>
            <w:tcW w:w="196" w:type="dxa"/>
            <w:tcBorders>
              <w:top w:val="nil"/>
              <w:left w:val="nil"/>
              <w:bottom w:val="nil"/>
              <w:right w:val="nil"/>
            </w:tcBorders>
            <w:shd w:val="clear" w:color="auto" w:fill="auto"/>
            <w:noWrap/>
            <w:vAlign w:val="center"/>
            <w:hideMark/>
          </w:tcPr>
          <w:p w14:paraId="6D7FB09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bottom w:val="nil"/>
              <w:right w:val="nil"/>
            </w:tcBorders>
            <w:shd w:val="clear" w:color="auto" w:fill="auto"/>
            <w:vAlign w:val="center"/>
            <w:hideMark/>
          </w:tcPr>
          <w:p w14:paraId="56A5B3F1"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0.331</w:t>
            </w:r>
          </w:p>
        </w:tc>
        <w:tc>
          <w:tcPr>
            <w:tcW w:w="952" w:type="dxa"/>
            <w:tcBorders>
              <w:top w:val="nil"/>
              <w:left w:val="nil"/>
              <w:bottom w:val="nil"/>
              <w:right w:val="nil"/>
            </w:tcBorders>
            <w:shd w:val="clear" w:color="auto" w:fill="auto"/>
            <w:vAlign w:val="center"/>
            <w:hideMark/>
          </w:tcPr>
          <w:p w14:paraId="2DF51BC3"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0.321</w:t>
            </w:r>
          </w:p>
        </w:tc>
        <w:tc>
          <w:tcPr>
            <w:tcW w:w="952" w:type="dxa"/>
            <w:tcBorders>
              <w:top w:val="nil"/>
              <w:left w:val="nil"/>
              <w:bottom w:val="nil"/>
              <w:right w:val="nil"/>
            </w:tcBorders>
            <w:shd w:val="clear" w:color="auto" w:fill="auto"/>
            <w:vAlign w:val="center"/>
            <w:hideMark/>
          </w:tcPr>
          <w:p w14:paraId="2F36E14E"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0.299</w:t>
            </w:r>
          </w:p>
        </w:tc>
        <w:tc>
          <w:tcPr>
            <w:tcW w:w="952" w:type="dxa"/>
            <w:tcBorders>
              <w:top w:val="nil"/>
              <w:left w:val="nil"/>
              <w:bottom w:val="nil"/>
              <w:right w:val="nil"/>
            </w:tcBorders>
            <w:shd w:val="clear" w:color="auto" w:fill="auto"/>
            <w:vAlign w:val="center"/>
            <w:hideMark/>
          </w:tcPr>
          <w:p w14:paraId="676E428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0.281</w:t>
            </w:r>
          </w:p>
        </w:tc>
        <w:tc>
          <w:tcPr>
            <w:tcW w:w="952" w:type="dxa"/>
            <w:tcBorders>
              <w:top w:val="nil"/>
              <w:left w:val="nil"/>
              <w:bottom w:val="nil"/>
              <w:right w:val="nil"/>
            </w:tcBorders>
            <w:shd w:val="clear" w:color="auto" w:fill="auto"/>
            <w:vAlign w:val="center"/>
            <w:hideMark/>
          </w:tcPr>
          <w:p w14:paraId="0BFB230B"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0.237</w:t>
            </w:r>
          </w:p>
        </w:tc>
        <w:tc>
          <w:tcPr>
            <w:tcW w:w="952" w:type="dxa"/>
            <w:tcBorders>
              <w:top w:val="nil"/>
              <w:left w:val="nil"/>
              <w:bottom w:val="nil"/>
              <w:right w:val="nil"/>
            </w:tcBorders>
            <w:shd w:val="clear" w:color="auto" w:fill="auto"/>
            <w:vAlign w:val="center"/>
            <w:hideMark/>
          </w:tcPr>
          <w:p w14:paraId="3C7C02FC"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0.235</w:t>
            </w:r>
          </w:p>
        </w:tc>
      </w:tr>
      <w:tr w:rsidR="00BC1B06" w:rsidRPr="00BC1B06" w14:paraId="1B4FF2B5" w14:textId="77777777" w:rsidTr="00750DAA">
        <w:trPr>
          <w:trHeight w:val="283"/>
          <w:jc w:val="center"/>
        </w:trPr>
        <w:tc>
          <w:tcPr>
            <w:tcW w:w="2422" w:type="dxa"/>
            <w:tcBorders>
              <w:top w:val="nil"/>
              <w:left w:val="nil"/>
              <w:bottom w:val="nil"/>
              <w:right w:val="nil"/>
            </w:tcBorders>
            <w:shd w:val="clear" w:color="auto" w:fill="auto"/>
            <w:vAlign w:val="center"/>
            <w:hideMark/>
          </w:tcPr>
          <w:p w14:paraId="092B5C90" w14:textId="3D3F2C8F"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DVD ou Videocassete</w:t>
            </w:r>
          </w:p>
        </w:tc>
        <w:tc>
          <w:tcPr>
            <w:tcW w:w="641" w:type="dxa"/>
            <w:tcBorders>
              <w:top w:val="nil"/>
              <w:left w:val="nil"/>
              <w:bottom w:val="nil"/>
              <w:right w:val="nil"/>
            </w:tcBorders>
            <w:shd w:val="clear" w:color="auto" w:fill="auto"/>
            <w:vAlign w:val="center"/>
            <w:hideMark/>
          </w:tcPr>
          <w:p w14:paraId="5F8AB18A"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0.276</w:t>
            </w:r>
          </w:p>
        </w:tc>
        <w:tc>
          <w:tcPr>
            <w:tcW w:w="953" w:type="dxa"/>
            <w:tcBorders>
              <w:top w:val="nil"/>
              <w:left w:val="nil"/>
              <w:bottom w:val="nil"/>
              <w:right w:val="nil"/>
            </w:tcBorders>
            <w:shd w:val="clear" w:color="auto" w:fill="auto"/>
            <w:vAlign w:val="center"/>
            <w:hideMark/>
          </w:tcPr>
          <w:p w14:paraId="66C9E1EF"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0.246</w:t>
            </w:r>
          </w:p>
        </w:tc>
        <w:tc>
          <w:tcPr>
            <w:tcW w:w="927" w:type="dxa"/>
            <w:tcBorders>
              <w:top w:val="nil"/>
              <w:left w:val="nil"/>
              <w:bottom w:val="nil"/>
              <w:right w:val="nil"/>
            </w:tcBorders>
            <w:shd w:val="clear" w:color="auto" w:fill="auto"/>
            <w:vAlign w:val="center"/>
            <w:hideMark/>
          </w:tcPr>
          <w:p w14:paraId="69ED6FC1"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0.208</w:t>
            </w:r>
          </w:p>
        </w:tc>
        <w:tc>
          <w:tcPr>
            <w:tcW w:w="952" w:type="dxa"/>
            <w:tcBorders>
              <w:top w:val="nil"/>
              <w:left w:val="nil"/>
              <w:bottom w:val="nil"/>
              <w:right w:val="nil"/>
            </w:tcBorders>
            <w:shd w:val="clear" w:color="auto" w:fill="auto"/>
            <w:vAlign w:val="center"/>
            <w:hideMark/>
          </w:tcPr>
          <w:p w14:paraId="54E52876"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0.180</w:t>
            </w:r>
          </w:p>
        </w:tc>
        <w:tc>
          <w:tcPr>
            <w:tcW w:w="883" w:type="dxa"/>
            <w:tcBorders>
              <w:top w:val="nil"/>
              <w:left w:val="nil"/>
              <w:bottom w:val="nil"/>
              <w:right w:val="nil"/>
            </w:tcBorders>
            <w:shd w:val="clear" w:color="auto" w:fill="auto"/>
            <w:vAlign w:val="center"/>
            <w:hideMark/>
          </w:tcPr>
          <w:p w14:paraId="764E1F8A"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0.162</w:t>
            </w:r>
          </w:p>
        </w:tc>
        <w:tc>
          <w:tcPr>
            <w:tcW w:w="952" w:type="dxa"/>
            <w:tcBorders>
              <w:top w:val="nil"/>
              <w:left w:val="nil"/>
              <w:bottom w:val="nil"/>
              <w:right w:val="nil"/>
            </w:tcBorders>
            <w:shd w:val="clear" w:color="auto" w:fill="auto"/>
            <w:vAlign w:val="center"/>
            <w:hideMark/>
          </w:tcPr>
          <w:p w14:paraId="2E1CE7D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0.150</w:t>
            </w:r>
          </w:p>
        </w:tc>
        <w:tc>
          <w:tcPr>
            <w:tcW w:w="196" w:type="dxa"/>
            <w:tcBorders>
              <w:top w:val="nil"/>
              <w:left w:val="nil"/>
              <w:bottom w:val="nil"/>
              <w:right w:val="nil"/>
            </w:tcBorders>
            <w:shd w:val="clear" w:color="auto" w:fill="auto"/>
            <w:noWrap/>
            <w:vAlign w:val="center"/>
            <w:hideMark/>
          </w:tcPr>
          <w:p w14:paraId="25F6325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bottom w:val="nil"/>
              <w:right w:val="nil"/>
            </w:tcBorders>
            <w:shd w:val="clear" w:color="auto" w:fill="auto"/>
            <w:vAlign w:val="center"/>
            <w:hideMark/>
          </w:tcPr>
          <w:p w14:paraId="70F5FF4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0.270</w:t>
            </w:r>
          </w:p>
        </w:tc>
        <w:tc>
          <w:tcPr>
            <w:tcW w:w="952" w:type="dxa"/>
            <w:tcBorders>
              <w:top w:val="nil"/>
              <w:left w:val="nil"/>
              <w:bottom w:val="nil"/>
              <w:right w:val="nil"/>
            </w:tcBorders>
            <w:shd w:val="clear" w:color="auto" w:fill="auto"/>
            <w:vAlign w:val="center"/>
            <w:hideMark/>
          </w:tcPr>
          <w:p w14:paraId="284F588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0.241</w:t>
            </w:r>
          </w:p>
        </w:tc>
        <w:tc>
          <w:tcPr>
            <w:tcW w:w="952" w:type="dxa"/>
            <w:tcBorders>
              <w:top w:val="nil"/>
              <w:left w:val="nil"/>
              <w:bottom w:val="nil"/>
              <w:right w:val="nil"/>
            </w:tcBorders>
            <w:shd w:val="clear" w:color="auto" w:fill="auto"/>
            <w:vAlign w:val="center"/>
            <w:hideMark/>
          </w:tcPr>
          <w:p w14:paraId="0704182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0.210</w:t>
            </w:r>
          </w:p>
        </w:tc>
        <w:tc>
          <w:tcPr>
            <w:tcW w:w="952" w:type="dxa"/>
            <w:tcBorders>
              <w:top w:val="nil"/>
              <w:left w:val="nil"/>
              <w:bottom w:val="nil"/>
              <w:right w:val="nil"/>
            </w:tcBorders>
            <w:shd w:val="clear" w:color="auto" w:fill="auto"/>
            <w:vAlign w:val="center"/>
            <w:hideMark/>
          </w:tcPr>
          <w:p w14:paraId="431E386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0.186</w:t>
            </w:r>
          </w:p>
        </w:tc>
        <w:tc>
          <w:tcPr>
            <w:tcW w:w="952" w:type="dxa"/>
            <w:tcBorders>
              <w:top w:val="nil"/>
              <w:left w:val="nil"/>
              <w:bottom w:val="nil"/>
              <w:right w:val="nil"/>
            </w:tcBorders>
            <w:shd w:val="clear" w:color="auto" w:fill="auto"/>
            <w:vAlign w:val="center"/>
            <w:hideMark/>
          </w:tcPr>
          <w:p w14:paraId="79658FEA"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0.161</w:t>
            </w:r>
          </w:p>
        </w:tc>
        <w:tc>
          <w:tcPr>
            <w:tcW w:w="952" w:type="dxa"/>
            <w:tcBorders>
              <w:top w:val="nil"/>
              <w:left w:val="nil"/>
              <w:bottom w:val="nil"/>
              <w:right w:val="nil"/>
            </w:tcBorders>
            <w:shd w:val="clear" w:color="auto" w:fill="auto"/>
            <w:vAlign w:val="center"/>
            <w:hideMark/>
          </w:tcPr>
          <w:p w14:paraId="484F0A6E"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0.145</w:t>
            </w:r>
          </w:p>
        </w:tc>
      </w:tr>
      <w:tr w:rsidR="00BC1B06" w:rsidRPr="00BC1B06" w14:paraId="7661E365" w14:textId="77777777" w:rsidTr="00750DAA">
        <w:trPr>
          <w:trHeight w:val="283"/>
          <w:jc w:val="center"/>
        </w:trPr>
        <w:tc>
          <w:tcPr>
            <w:tcW w:w="2422" w:type="dxa"/>
            <w:tcBorders>
              <w:top w:val="nil"/>
              <w:left w:val="nil"/>
              <w:bottom w:val="nil"/>
              <w:right w:val="nil"/>
            </w:tcBorders>
            <w:shd w:val="clear" w:color="auto" w:fill="auto"/>
            <w:vAlign w:val="center"/>
            <w:hideMark/>
          </w:tcPr>
          <w:p w14:paraId="651ECDF0" w14:textId="77777777"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Geladeira</w:t>
            </w:r>
          </w:p>
        </w:tc>
        <w:tc>
          <w:tcPr>
            <w:tcW w:w="641" w:type="dxa"/>
            <w:tcBorders>
              <w:top w:val="nil"/>
              <w:left w:val="nil"/>
              <w:bottom w:val="nil"/>
              <w:right w:val="nil"/>
            </w:tcBorders>
            <w:shd w:val="clear" w:color="auto" w:fill="auto"/>
            <w:vAlign w:val="center"/>
            <w:hideMark/>
          </w:tcPr>
          <w:p w14:paraId="69CF5543"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0.324</w:t>
            </w:r>
          </w:p>
        </w:tc>
        <w:tc>
          <w:tcPr>
            <w:tcW w:w="953" w:type="dxa"/>
            <w:tcBorders>
              <w:top w:val="nil"/>
              <w:left w:val="nil"/>
              <w:bottom w:val="nil"/>
              <w:right w:val="nil"/>
            </w:tcBorders>
            <w:shd w:val="clear" w:color="auto" w:fill="auto"/>
            <w:vAlign w:val="center"/>
            <w:hideMark/>
          </w:tcPr>
          <w:p w14:paraId="5206ECD1"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0.338</w:t>
            </w:r>
          </w:p>
        </w:tc>
        <w:tc>
          <w:tcPr>
            <w:tcW w:w="927" w:type="dxa"/>
            <w:tcBorders>
              <w:top w:val="nil"/>
              <w:left w:val="nil"/>
              <w:bottom w:val="nil"/>
              <w:right w:val="nil"/>
            </w:tcBorders>
            <w:shd w:val="clear" w:color="auto" w:fill="auto"/>
            <w:vAlign w:val="center"/>
            <w:hideMark/>
          </w:tcPr>
          <w:p w14:paraId="6EB7E2F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0.333</w:t>
            </w:r>
          </w:p>
        </w:tc>
        <w:tc>
          <w:tcPr>
            <w:tcW w:w="952" w:type="dxa"/>
            <w:tcBorders>
              <w:top w:val="nil"/>
              <w:left w:val="nil"/>
              <w:bottom w:val="nil"/>
              <w:right w:val="nil"/>
            </w:tcBorders>
            <w:shd w:val="clear" w:color="auto" w:fill="auto"/>
            <w:vAlign w:val="center"/>
            <w:hideMark/>
          </w:tcPr>
          <w:p w14:paraId="1F8B242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0.331</w:t>
            </w:r>
          </w:p>
        </w:tc>
        <w:tc>
          <w:tcPr>
            <w:tcW w:w="883" w:type="dxa"/>
            <w:tcBorders>
              <w:top w:val="nil"/>
              <w:left w:val="nil"/>
              <w:bottom w:val="nil"/>
              <w:right w:val="nil"/>
            </w:tcBorders>
            <w:shd w:val="clear" w:color="auto" w:fill="auto"/>
            <w:vAlign w:val="center"/>
            <w:hideMark/>
          </w:tcPr>
          <w:p w14:paraId="37F6C0EA"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0.331</w:t>
            </w:r>
          </w:p>
        </w:tc>
        <w:tc>
          <w:tcPr>
            <w:tcW w:w="952" w:type="dxa"/>
            <w:tcBorders>
              <w:top w:val="nil"/>
              <w:left w:val="nil"/>
              <w:bottom w:val="nil"/>
              <w:right w:val="nil"/>
            </w:tcBorders>
            <w:shd w:val="clear" w:color="auto" w:fill="auto"/>
            <w:vAlign w:val="center"/>
            <w:hideMark/>
          </w:tcPr>
          <w:p w14:paraId="1053953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0.342</w:t>
            </w:r>
          </w:p>
        </w:tc>
        <w:tc>
          <w:tcPr>
            <w:tcW w:w="196" w:type="dxa"/>
            <w:tcBorders>
              <w:top w:val="nil"/>
              <w:left w:val="nil"/>
              <w:bottom w:val="nil"/>
              <w:right w:val="nil"/>
            </w:tcBorders>
            <w:shd w:val="clear" w:color="auto" w:fill="auto"/>
            <w:noWrap/>
            <w:vAlign w:val="center"/>
            <w:hideMark/>
          </w:tcPr>
          <w:p w14:paraId="718F5DE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bottom w:val="nil"/>
              <w:right w:val="nil"/>
            </w:tcBorders>
            <w:shd w:val="clear" w:color="auto" w:fill="auto"/>
            <w:vAlign w:val="center"/>
            <w:hideMark/>
          </w:tcPr>
          <w:p w14:paraId="24115BDA"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0.303</w:t>
            </w:r>
          </w:p>
        </w:tc>
        <w:tc>
          <w:tcPr>
            <w:tcW w:w="952" w:type="dxa"/>
            <w:tcBorders>
              <w:top w:val="nil"/>
              <w:left w:val="nil"/>
              <w:bottom w:val="nil"/>
              <w:right w:val="nil"/>
            </w:tcBorders>
            <w:shd w:val="clear" w:color="auto" w:fill="auto"/>
            <w:vAlign w:val="center"/>
            <w:hideMark/>
          </w:tcPr>
          <w:p w14:paraId="48FD8F3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0.318</w:t>
            </w:r>
          </w:p>
        </w:tc>
        <w:tc>
          <w:tcPr>
            <w:tcW w:w="952" w:type="dxa"/>
            <w:tcBorders>
              <w:top w:val="nil"/>
              <w:left w:val="nil"/>
              <w:bottom w:val="nil"/>
              <w:right w:val="nil"/>
            </w:tcBorders>
            <w:shd w:val="clear" w:color="auto" w:fill="auto"/>
            <w:vAlign w:val="center"/>
            <w:hideMark/>
          </w:tcPr>
          <w:p w14:paraId="426CF73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0.318</w:t>
            </w:r>
          </w:p>
        </w:tc>
        <w:tc>
          <w:tcPr>
            <w:tcW w:w="952" w:type="dxa"/>
            <w:tcBorders>
              <w:top w:val="nil"/>
              <w:left w:val="nil"/>
              <w:bottom w:val="nil"/>
              <w:right w:val="nil"/>
            </w:tcBorders>
            <w:shd w:val="clear" w:color="auto" w:fill="auto"/>
            <w:vAlign w:val="center"/>
            <w:hideMark/>
          </w:tcPr>
          <w:p w14:paraId="6954F3F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0.329</w:t>
            </w:r>
          </w:p>
        </w:tc>
        <w:tc>
          <w:tcPr>
            <w:tcW w:w="952" w:type="dxa"/>
            <w:tcBorders>
              <w:top w:val="nil"/>
              <w:left w:val="nil"/>
              <w:bottom w:val="nil"/>
              <w:right w:val="nil"/>
            </w:tcBorders>
            <w:shd w:val="clear" w:color="auto" w:fill="auto"/>
            <w:vAlign w:val="center"/>
            <w:hideMark/>
          </w:tcPr>
          <w:p w14:paraId="7B1F1ACC"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0.334</w:t>
            </w:r>
          </w:p>
        </w:tc>
        <w:tc>
          <w:tcPr>
            <w:tcW w:w="952" w:type="dxa"/>
            <w:tcBorders>
              <w:top w:val="nil"/>
              <w:left w:val="nil"/>
              <w:bottom w:val="nil"/>
              <w:right w:val="nil"/>
            </w:tcBorders>
            <w:shd w:val="clear" w:color="auto" w:fill="auto"/>
            <w:vAlign w:val="center"/>
            <w:hideMark/>
          </w:tcPr>
          <w:p w14:paraId="7353F16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0.340</w:t>
            </w:r>
          </w:p>
        </w:tc>
      </w:tr>
      <w:tr w:rsidR="00BC1B06" w:rsidRPr="00BC1B06" w14:paraId="2DC2F425" w14:textId="77777777" w:rsidTr="00750DAA">
        <w:trPr>
          <w:trHeight w:val="283"/>
          <w:jc w:val="center"/>
        </w:trPr>
        <w:tc>
          <w:tcPr>
            <w:tcW w:w="2422" w:type="dxa"/>
            <w:tcBorders>
              <w:top w:val="nil"/>
              <w:left w:val="nil"/>
              <w:bottom w:val="nil"/>
              <w:right w:val="nil"/>
            </w:tcBorders>
            <w:shd w:val="clear" w:color="auto" w:fill="auto"/>
            <w:noWrap/>
            <w:vAlign w:val="center"/>
            <w:hideMark/>
          </w:tcPr>
          <w:p w14:paraId="245DA330" w14:textId="77777777"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Freezer</w:t>
            </w:r>
          </w:p>
        </w:tc>
        <w:tc>
          <w:tcPr>
            <w:tcW w:w="641" w:type="dxa"/>
            <w:tcBorders>
              <w:top w:val="nil"/>
              <w:left w:val="nil"/>
              <w:bottom w:val="nil"/>
              <w:right w:val="nil"/>
            </w:tcBorders>
            <w:shd w:val="clear" w:color="auto" w:fill="auto"/>
            <w:vAlign w:val="center"/>
            <w:hideMark/>
          </w:tcPr>
          <w:p w14:paraId="374A27E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0.269</w:t>
            </w:r>
          </w:p>
        </w:tc>
        <w:tc>
          <w:tcPr>
            <w:tcW w:w="953" w:type="dxa"/>
            <w:tcBorders>
              <w:top w:val="nil"/>
              <w:left w:val="nil"/>
              <w:bottom w:val="nil"/>
              <w:right w:val="nil"/>
            </w:tcBorders>
            <w:shd w:val="clear" w:color="auto" w:fill="auto"/>
            <w:vAlign w:val="center"/>
            <w:hideMark/>
          </w:tcPr>
          <w:p w14:paraId="32E99CF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0.220</w:t>
            </w:r>
          </w:p>
        </w:tc>
        <w:tc>
          <w:tcPr>
            <w:tcW w:w="927" w:type="dxa"/>
            <w:tcBorders>
              <w:top w:val="nil"/>
              <w:left w:val="nil"/>
              <w:bottom w:val="nil"/>
              <w:right w:val="nil"/>
            </w:tcBorders>
            <w:shd w:val="clear" w:color="auto" w:fill="auto"/>
            <w:vAlign w:val="center"/>
            <w:hideMark/>
          </w:tcPr>
          <w:p w14:paraId="4738681B"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0.211</w:t>
            </w:r>
          </w:p>
        </w:tc>
        <w:tc>
          <w:tcPr>
            <w:tcW w:w="952" w:type="dxa"/>
            <w:tcBorders>
              <w:top w:val="nil"/>
              <w:left w:val="nil"/>
              <w:bottom w:val="nil"/>
              <w:right w:val="nil"/>
            </w:tcBorders>
            <w:shd w:val="clear" w:color="auto" w:fill="auto"/>
            <w:vAlign w:val="center"/>
            <w:hideMark/>
          </w:tcPr>
          <w:p w14:paraId="59FEB79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0.238</w:t>
            </w:r>
          </w:p>
        </w:tc>
        <w:tc>
          <w:tcPr>
            <w:tcW w:w="883" w:type="dxa"/>
            <w:tcBorders>
              <w:top w:val="nil"/>
              <w:left w:val="nil"/>
              <w:bottom w:val="nil"/>
              <w:right w:val="nil"/>
            </w:tcBorders>
            <w:shd w:val="clear" w:color="auto" w:fill="auto"/>
            <w:vAlign w:val="center"/>
            <w:hideMark/>
          </w:tcPr>
          <w:p w14:paraId="1BD6D9C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0.247</w:t>
            </w:r>
          </w:p>
        </w:tc>
        <w:tc>
          <w:tcPr>
            <w:tcW w:w="952" w:type="dxa"/>
            <w:tcBorders>
              <w:top w:val="nil"/>
              <w:left w:val="nil"/>
              <w:bottom w:val="nil"/>
              <w:right w:val="nil"/>
            </w:tcBorders>
            <w:shd w:val="clear" w:color="auto" w:fill="auto"/>
            <w:vAlign w:val="center"/>
            <w:hideMark/>
          </w:tcPr>
          <w:p w14:paraId="1C6D75AC"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0.253</w:t>
            </w:r>
          </w:p>
        </w:tc>
        <w:tc>
          <w:tcPr>
            <w:tcW w:w="196" w:type="dxa"/>
            <w:tcBorders>
              <w:top w:val="nil"/>
              <w:left w:val="nil"/>
              <w:bottom w:val="nil"/>
              <w:right w:val="nil"/>
            </w:tcBorders>
            <w:shd w:val="clear" w:color="auto" w:fill="auto"/>
            <w:noWrap/>
            <w:vAlign w:val="center"/>
            <w:hideMark/>
          </w:tcPr>
          <w:p w14:paraId="2E47FAD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bottom w:val="nil"/>
              <w:right w:val="nil"/>
            </w:tcBorders>
            <w:shd w:val="clear" w:color="auto" w:fill="auto"/>
            <w:vAlign w:val="center"/>
            <w:hideMark/>
          </w:tcPr>
          <w:p w14:paraId="1A6DC14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0.282</w:t>
            </w:r>
          </w:p>
        </w:tc>
        <w:tc>
          <w:tcPr>
            <w:tcW w:w="952" w:type="dxa"/>
            <w:tcBorders>
              <w:top w:val="nil"/>
              <w:left w:val="nil"/>
              <w:bottom w:val="nil"/>
              <w:right w:val="nil"/>
            </w:tcBorders>
            <w:shd w:val="clear" w:color="auto" w:fill="auto"/>
            <w:vAlign w:val="center"/>
            <w:hideMark/>
          </w:tcPr>
          <w:p w14:paraId="7F9D623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0.251</w:t>
            </w:r>
          </w:p>
        </w:tc>
        <w:tc>
          <w:tcPr>
            <w:tcW w:w="952" w:type="dxa"/>
            <w:tcBorders>
              <w:top w:val="nil"/>
              <w:left w:val="nil"/>
              <w:bottom w:val="nil"/>
              <w:right w:val="nil"/>
            </w:tcBorders>
            <w:shd w:val="clear" w:color="auto" w:fill="auto"/>
            <w:vAlign w:val="center"/>
            <w:hideMark/>
          </w:tcPr>
          <w:p w14:paraId="53CEB20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0.239</w:t>
            </w:r>
          </w:p>
        </w:tc>
        <w:tc>
          <w:tcPr>
            <w:tcW w:w="952" w:type="dxa"/>
            <w:tcBorders>
              <w:top w:val="nil"/>
              <w:left w:val="nil"/>
              <w:bottom w:val="nil"/>
              <w:right w:val="nil"/>
            </w:tcBorders>
            <w:shd w:val="clear" w:color="auto" w:fill="auto"/>
            <w:vAlign w:val="center"/>
            <w:hideMark/>
          </w:tcPr>
          <w:p w14:paraId="3B8F7CF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0.262</w:t>
            </w:r>
          </w:p>
        </w:tc>
        <w:tc>
          <w:tcPr>
            <w:tcW w:w="952" w:type="dxa"/>
            <w:tcBorders>
              <w:top w:val="nil"/>
              <w:left w:val="nil"/>
              <w:bottom w:val="nil"/>
              <w:right w:val="nil"/>
            </w:tcBorders>
            <w:shd w:val="clear" w:color="auto" w:fill="auto"/>
            <w:vAlign w:val="center"/>
            <w:hideMark/>
          </w:tcPr>
          <w:p w14:paraId="0AB92CAE"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0.265</w:t>
            </w:r>
          </w:p>
        </w:tc>
        <w:tc>
          <w:tcPr>
            <w:tcW w:w="952" w:type="dxa"/>
            <w:tcBorders>
              <w:top w:val="nil"/>
              <w:left w:val="nil"/>
              <w:bottom w:val="nil"/>
              <w:right w:val="nil"/>
            </w:tcBorders>
            <w:shd w:val="clear" w:color="auto" w:fill="auto"/>
            <w:vAlign w:val="center"/>
            <w:hideMark/>
          </w:tcPr>
          <w:p w14:paraId="7CF3BDB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0.271</w:t>
            </w:r>
          </w:p>
        </w:tc>
      </w:tr>
      <w:tr w:rsidR="00BC1B06" w:rsidRPr="00BC1B06" w14:paraId="397CD545" w14:textId="77777777" w:rsidTr="00750DAA">
        <w:trPr>
          <w:trHeight w:val="283"/>
          <w:jc w:val="center"/>
        </w:trPr>
        <w:tc>
          <w:tcPr>
            <w:tcW w:w="2422" w:type="dxa"/>
            <w:tcBorders>
              <w:top w:val="nil"/>
              <w:left w:val="nil"/>
              <w:bottom w:val="nil"/>
              <w:right w:val="nil"/>
            </w:tcBorders>
            <w:shd w:val="clear" w:color="auto" w:fill="auto"/>
            <w:vAlign w:val="center"/>
            <w:hideMark/>
          </w:tcPr>
          <w:p w14:paraId="2B1D0C47" w14:textId="77777777"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Máquina de Lavar</w:t>
            </w:r>
          </w:p>
        </w:tc>
        <w:tc>
          <w:tcPr>
            <w:tcW w:w="641" w:type="dxa"/>
            <w:tcBorders>
              <w:top w:val="nil"/>
              <w:left w:val="nil"/>
              <w:bottom w:val="nil"/>
              <w:right w:val="nil"/>
            </w:tcBorders>
            <w:shd w:val="clear" w:color="auto" w:fill="auto"/>
            <w:vAlign w:val="center"/>
            <w:hideMark/>
          </w:tcPr>
          <w:p w14:paraId="146CDBA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0.320</w:t>
            </w:r>
          </w:p>
        </w:tc>
        <w:tc>
          <w:tcPr>
            <w:tcW w:w="953" w:type="dxa"/>
            <w:tcBorders>
              <w:top w:val="nil"/>
              <w:left w:val="nil"/>
              <w:bottom w:val="nil"/>
              <w:right w:val="nil"/>
            </w:tcBorders>
            <w:shd w:val="clear" w:color="auto" w:fill="auto"/>
            <w:vAlign w:val="center"/>
            <w:hideMark/>
          </w:tcPr>
          <w:p w14:paraId="2F338A0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0.324</w:t>
            </w:r>
          </w:p>
        </w:tc>
        <w:tc>
          <w:tcPr>
            <w:tcW w:w="927" w:type="dxa"/>
            <w:tcBorders>
              <w:top w:val="nil"/>
              <w:left w:val="nil"/>
              <w:bottom w:val="nil"/>
              <w:right w:val="nil"/>
            </w:tcBorders>
            <w:shd w:val="clear" w:color="auto" w:fill="auto"/>
            <w:vAlign w:val="center"/>
            <w:hideMark/>
          </w:tcPr>
          <w:p w14:paraId="6743321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0.317</w:t>
            </w:r>
          </w:p>
        </w:tc>
        <w:tc>
          <w:tcPr>
            <w:tcW w:w="952" w:type="dxa"/>
            <w:tcBorders>
              <w:top w:val="nil"/>
              <w:left w:val="nil"/>
              <w:bottom w:val="nil"/>
              <w:right w:val="nil"/>
            </w:tcBorders>
            <w:shd w:val="clear" w:color="auto" w:fill="auto"/>
            <w:vAlign w:val="center"/>
            <w:hideMark/>
          </w:tcPr>
          <w:p w14:paraId="17E6813E"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0.273</w:t>
            </w:r>
          </w:p>
        </w:tc>
        <w:tc>
          <w:tcPr>
            <w:tcW w:w="883" w:type="dxa"/>
            <w:tcBorders>
              <w:top w:val="nil"/>
              <w:left w:val="nil"/>
              <w:bottom w:val="nil"/>
              <w:right w:val="nil"/>
            </w:tcBorders>
            <w:shd w:val="clear" w:color="auto" w:fill="auto"/>
            <w:vAlign w:val="center"/>
            <w:hideMark/>
          </w:tcPr>
          <w:p w14:paraId="00F8E0EC"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0.255</w:t>
            </w:r>
          </w:p>
        </w:tc>
        <w:tc>
          <w:tcPr>
            <w:tcW w:w="952" w:type="dxa"/>
            <w:tcBorders>
              <w:top w:val="nil"/>
              <w:left w:val="nil"/>
              <w:bottom w:val="nil"/>
              <w:right w:val="nil"/>
            </w:tcBorders>
            <w:shd w:val="clear" w:color="auto" w:fill="auto"/>
            <w:vAlign w:val="center"/>
            <w:hideMark/>
          </w:tcPr>
          <w:p w14:paraId="66D97674"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0.258</w:t>
            </w:r>
          </w:p>
        </w:tc>
        <w:tc>
          <w:tcPr>
            <w:tcW w:w="196" w:type="dxa"/>
            <w:tcBorders>
              <w:top w:val="nil"/>
              <w:left w:val="nil"/>
              <w:bottom w:val="nil"/>
              <w:right w:val="nil"/>
            </w:tcBorders>
            <w:shd w:val="clear" w:color="auto" w:fill="auto"/>
            <w:noWrap/>
            <w:vAlign w:val="center"/>
            <w:hideMark/>
          </w:tcPr>
          <w:p w14:paraId="3FA22D3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bottom w:val="nil"/>
              <w:right w:val="nil"/>
            </w:tcBorders>
            <w:shd w:val="clear" w:color="auto" w:fill="auto"/>
            <w:vAlign w:val="center"/>
            <w:hideMark/>
          </w:tcPr>
          <w:p w14:paraId="4BAE4E15"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0.325</w:t>
            </w:r>
          </w:p>
        </w:tc>
        <w:tc>
          <w:tcPr>
            <w:tcW w:w="952" w:type="dxa"/>
            <w:tcBorders>
              <w:top w:val="nil"/>
              <w:left w:val="nil"/>
              <w:bottom w:val="nil"/>
              <w:right w:val="nil"/>
            </w:tcBorders>
            <w:shd w:val="clear" w:color="auto" w:fill="auto"/>
            <w:vAlign w:val="center"/>
            <w:hideMark/>
          </w:tcPr>
          <w:p w14:paraId="78F65C0F"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0.334</w:t>
            </w:r>
          </w:p>
        </w:tc>
        <w:tc>
          <w:tcPr>
            <w:tcW w:w="952" w:type="dxa"/>
            <w:tcBorders>
              <w:top w:val="nil"/>
              <w:left w:val="nil"/>
              <w:bottom w:val="nil"/>
              <w:right w:val="nil"/>
            </w:tcBorders>
            <w:shd w:val="clear" w:color="auto" w:fill="auto"/>
            <w:vAlign w:val="center"/>
            <w:hideMark/>
          </w:tcPr>
          <w:p w14:paraId="1E36A2E3"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0.326</w:t>
            </w:r>
          </w:p>
        </w:tc>
        <w:tc>
          <w:tcPr>
            <w:tcW w:w="952" w:type="dxa"/>
            <w:tcBorders>
              <w:top w:val="nil"/>
              <w:left w:val="nil"/>
              <w:bottom w:val="nil"/>
              <w:right w:val="nil"/>
            </w:tcBorders>
            <w:shd w:val="clear" w:color="auto" w:fill="auto"/>
            <w:vAlign w:val="center"/>
            <w:hideMark/>
          </w:tcPr>
          <w:p w14:paraId="3113A69F"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0.303</w:t>
            </w:r>
          </w:p>
        </w:tc>
        <w:tc>
          <w:tcPr>
            <w:tcW w:w="952" w:type="dxa"/>
            <w:tcBorders>
              <w:top w:val="nil"/>
              <w:left w:val="nil"/>
              <w:bottom w:val="nil"/>
              <w:right w:val="nil"/>
            </w:tcBorders>
            <w:shd w:val="clear" w:color="auto" w:fill="auto"/>
            <w:vAlign w:val="center"/>
            <w:hideMark/>
          </w:tcPr>
          <w:p w14:paraId="59EBF88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0.284</w:t>
            </w:r>
          </w:p>
        </w:tc>
        <w:tc>
          <w:tcPr>
            <w:tcW w:w="952" w:type="dxa"/>
            <w:tcBorders>
              <w:top w:val="nil"/>
              <w:left w:val="nil"/>
              <w:bottom w:val="nil"/>
              <w:right w:val="nil"/>
            </w:tcBorders>
            <w:shd w:val="clear" w:color="auto" w:fill="auto"/>
            <w:vAlign w:val="center"/>
            <w:hideMark/>
          </w:tcPr>
          <w:p w14:paraId="4CAA39EB"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0.286</w:t>
            </w:r>
          </w:p>
        </w:tc>
      </w:tr>
      <w:tr w:rsidR="00BC1B06" w:rsidRPr="00BC1B06" w14:paraId="0161A09A" w14:textId="77777777" w:rsidTr="00750DAA">
        <w:trPr>
          <w:trHeight w:val="283"/>
          <w:jc w:val="center"/>
        </w:trPr>
        <w:tc>
          <w:tcPr>
            <w:tcW w:w="2422" w:type="dxa"/>
            <w:tcBorders>
              <w:top w:val="nil"/>
              <w:left w:val="nil"/>
              <w:bottom w:val="nil"/>
              <w:right w:val="nil"/>
            </w:tcBorders>
            <w:shd w:val="clear" w:color="auto" w:fill="auto"/>
            <w:vAlign w:val="center"/>
            <w:hideMark/>
          </w:tcPr>
          <w:p w14:paraId="050E9D4C" w14:textId="77777777"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Carro</w:t>
            </w:r>
          </w:p>
        </w:tc>
        <w:tc>
          <w:tcPr>
            <w:tcW w:w="641" w:type="dxa"/>
            <w:tcBorders>
              <w:top w:val="nil"/>
              <w:left w:val="nil"/>
              <w:bottom w:val="nil"/>
              <w:right w:val="nil"/>
            </w:tcBorders>
            <w:shd w:val="clear" w:color="auto" w:fill="auto"/>
            <w:vAlign w:val="center"/>
            <w:hideMark/>
          </w:tcPr>
          <w:p w14:paraId="1CB52F4C"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0.360</w:t>
            </w:r>
          </w:p>
        </w:tc>
        <w:tc>
          <w:tcPr>
            <w:tcW w:w="953" w:type="dxa"/>
            <w:tcBorders>
              <w:top w:val="nil"/>
              <w:left w:val="nil"/>
              <w:bottom w:val="nil"/>
              <w:right w:val="nil"/>
            </w:tcBorders>
            <w:shd w:val="clear" w:color="auto" w:fill="auto"/>
            <w:vAlign w:val="center"/>
            <w:hideMark/>
          </w:tcPr>
          <w:p w14:paraId="6DE44369"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0.372</w:t>
            </w:r>
          </w:p>
        </w:tc>
        <w:tc>
          <w:tcPr>
            <w:tcW w:w="927" w:type="dxa"/>
            <w:tcBorders>
              <w:top w:val="nil"/>
              <w:left w:val="nil"/>
              <w:bottom w:val="nil"/>
              <w:right w:val="nil"/>
            </w:tcBorders>
            <w:shd w:val="clear" w:color="auto" w:fill="auto"/>
            <w:vAlign w:val="center"/>
            <w:hideMark/>
          </w:tcPr>
          <w:p w14:paraId="68FAF3F3"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0.381</w:t>
            </w:r>
          </w:p>
        </w:tc>
        <w:tc>
          <w:tcPr>
            <w:tcW w:w="952" w:type="dxa"/>
            <w:tcBorders>
              <w:top w:val="nil"/>
              <w:left w:val="nil"/>
              <w:bottom w:val="nil"/>
              <w:right w:val="nil"/>
            </w:tcBorders>
            <w:shd w:val="clear" w:color="auto" w:fill="auto"/>
            <w:vAlign w:val="center"/>
            <w:hideMark/>
          </w:tcPr>
          <w:p w14:paraId="7E6DA53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0.388</w:t>
            </w:r>
          </w:p>
        </w:tc>
        <w:tc>
          <w:tcPr>
            <w:tcW w:w="883" w:type="dxa"/>
            <w:tcBorders>
              <w:top w:val="nil"/>
              <w:left w:val="nil"/>
              <w:bottom w:val="nil"/>
              <w:right w:val="nil"/>
            </w:tcBorders>
            <w:shd w:val="clear" w:color="auto" w:fill="auto"/>
            <w:vAlign w:val="center"/>
            <w:hideMark/>
          </w:tcPr>
          <w:p w14:paraId="4F67229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0.387</w:t>
            </w:r>
          </w:p>
        </w:tc>
        <w:tc>
          <w:tcPr>
            <w:tcW w:w="952" w:type="dxa"/>
            <w:tcBorders>
              <w:top w:val="nil"/>
              <w:left w:val="nil"/>
              <w:bottom w:val="nil"/>
              <w:right w:val="nil"/>
            </w:tcBorders>
            <w:shd w:val="clear" w:color="auto" w:fill="auto"/>
            <w:vAlign w:val="center"/>
            <w:hideMark/>
          </w:tcPr>
          <w:p w14:paraId="42A5DF8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0.385</w:t>
            </w:r>
          </w:p>
        </w:tc>
        <w:tc>
          <w:tcPr>
            <w:tcW w:w="196" w:type="dxa"/>
            <w:tcBorders>
              <w:top w:val="nil"/>
              <w:left w:val="nil"/>
              <w:bottom w:val="nil"/>
              <w:right w:val="nil"/>
            </w:tcBorders>
            <w:shd w:val="clear" w:color="auto" w:fill="auto"/>
            <w:noWrap/>
            <w:vAlign w:val="center"/>
            <w:hideMark/>
          </w:tcPr>
          <w:p w14:paraId="707D297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bottom w:val="nil"/>
              <w:right w:val="nil"/>
            </w:tcBorders>
            <w:shd w:val="clear" w:color="auto" w:fill="auto"/>
            <w:vAlign w:val="center"/>
            <w:hideMark/>
          </w:tcPr>
          <w:p w14:paraId="0CAD8C63"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0.360</w:t>
            </w:r>
          </w:p>
        </w:tc>
        <w:tc>
          <w:tcPr>
            <w:tcW w:w="952" w:type="dxa"/>
            <w:tcBorders>
              <w:top w:val="nil"/>
              <w:left w:val="nil"/>
              <w:bottom w:val="nil"/>
              <w:right w:val="nil"/>
            </w:tcBorders>
            <w:shd w:val="clear" w:color="auto" w:fill="auto"/>
            <w:vAlign w:val="center"/>
            <w:hideMark/>
          </w:tcPr>
          <w:p w14:paraId="78EF5BB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0.370</w:t>
            </w:r>
          </w:p>
        </w:tc>
        <w:tc>
          <w:tcPr>
            <w:tcW w:w="952" w:type="dxa"/>
            <w:tcBorders>
              <w:top w:val="nil"/>
              <w:left w:val="nil"/>
              <w:bottom w:val="nil"/>
              <w:right w:val="nil"/>
            </w:tcBorders>
            <w:shd w:val="clear" w:color="auto" w:fill="auto"/>
            <w:vAlign w:val="center"/>
            <w:hideMark/>
          </w:tcPr>
          <w:p w14:paraId="119DC28A"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0.382</w:t>
            </w:r>
          </w:p>
        </w:tc>
        <w:tc>
          <w:tcPr>
            <w:tcW w:w="952" w:type="dxa"/>
            <w:tcBorders>
              <w:top w:val="nil"/>
              <w:left w:val="nil"/>
              <w:bottom w:val="nil"/>
              <w:right w:val="nil"/>
            </w:tcBorders>
            <w:shd w:val="clear" w:color="auto" w:fill="auto"/>
            <w:vAlign w:val="center"/>
            <w:hideMark/>
          </w:tcPr>
          <w:p w14:paraId="6C3CD9CF"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0.381</w:t>
            </w:r>
          </w:p>
        </w:tc>
        <w:tc>
          <w:tcPr>
            <w:tcW w:w="952" w:type="dxa"/>
            <w:tcBorders>
              <w:top w:val="nil"/>
              <w:left w:val="nil"/>
              <w:bottom w:val="nil"/>
              <w:right w:val="nil"/>
            </w:tcBorders>
            <w:shd w:val="clear" w:color="auto" w:fill="auto"/>
            <w:vAlign w:val="center"/>
            <w:hideMark/>
          </w:tcPr>
          <w:p w14:paraId="757CC47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0.390</w:t>
            </w:r>
          </w:p>
        </w:tc>
        <w:tc>
          <w:tcPr>
            <w:tcW w:w="952" w:type="dxa"/>
            <w:tcBorders>
              <w:top w:val="nil"/>
              <w:left w:val="nil"/>
              <w:bottom w:val="nil"/>
              <w:right w:val="nil"/>
            </w:tcBorders>
            <w:shd w:val="clear" w:color="auto" w:fill="auto"/>
            <w:vAlign w:val="center"/>
            <w:hideMark/>
          </w:tcPr>
          <w:p w14:paraId="4E89392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0.387</w:t>
            </w:r>
          </w:p>
        </w:tc>
      </w:tr>
      <w:tr w:rsidR="00BC1B06" w:rsidRPr="00BC1B06" w14:paraId="6ADFEA20" w14:textId="77777777" w:rsidTr="00750DAA">
        <w:trPr>
          <w:trHeight w:val="283"/>
          <w:jc w:val="center"/>
        </w:trPr>
        <w:tc>
          <w:tcPr>
            <w:tcW w:w="2422" w:type="dxa"/>
            <w:tcBorders>
              <w:top w:val="nil"/>
              <w:left w:val="nil"/>
              <w:bottom w:val="nil"/>
              <w:right w:val="nil"/>
            </w:tcBorders>
            <w:shd w:val="clear" w:color="auto" w:fill="auto"/>
            <w:vAlign w:val="center"/>
            <w:hideMark/>
          </w:tcPr>
          <w:p w14:paraId="195ADFDB" w14:textId="77777777"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Banheiro</w:t>
            </w:r>
          </w:p>
        </w:tc>
        <w:tc>
          <w:tcPr>
            <w:tcW w:w="641" w:type="dxa"/>
            <w:tcBorders>
              <w:top w:val="nil"/>
              <w:left w:val="nil"/>
              <w:bottom w:val="nil"/>
              <w:right w:val="nil"/>
            </w:tcBorders>
            <w:shd w:val="clear" w:color="auto" w:fill="auto"/>
            <w:vAlign w:val="center"/>
            <w:hideMark/>
          </w:tcPr>
          <w:p w14:paraId="4E4A98F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0.378</w:t>
            </w:r>
          </w:p>
        </w:tc>
        <w:tc>
          <w:tcPr>
            <w:tcW w:w="953" w:type="dxa"/>
            <w:tcBorders>
              <w:top w:val="nil"/>
              <w:left w:val="nil"/>
              <w:bottom w:val="nil"/>
              <w:right w:val="nil"/>
            </w:tcBorders>
            <w:shd w:val="clear" w:color="auto" w:fill="auto"/>
            <w:vAlign w:val="center"/>
            <w:hideMark/>
          </w:tcPr>
          <w:p w14:paraId="1EDB413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0.408</w:t>
            </w:r>
          </w:p>
        </w:tc>
        <w:tc>
          <w:tcPr>
            <w:tcW w:w="927" w:type="dxa"/>
            <w:tcBorders>
              <w:top w:val="nil"/>
              <w:left w:val="nil"/>
              <w:bottom w:val="nil"/>
              <w:right w:val="nil"/>
            </w:tcBorders>
            <w:shd w:val="clear" w:color="auto" w:fill="auto"/>
            <w:vAlign w:val="center"/>
            <w:hideMark/>
          </w:tcPr>
          <w:p w14:paraId="5C61B85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0.426</w:t>
            </w:r>
          </w:p>
        </w:tc>
        <w:tc>
          <w:tcPr>
            <w:tcW w:w="952" w:type="dxa"/>
            <w:tcBorders>
              <w:top w:val="nil"/>
              <w:left w:val="nil"/>
              <w:bottom w:val="nil"/>
              <w:right w:val="nil"/>
            </w:tcBorders>
            <w:shd w:val="clear" w:color="auto" w:fill="auto"/>
            <w:vAlign w:val="center"/>
            <w:hideMark/>
          </w:tcPr>
          <w:p w14:paraId="2BE9C7E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0.426</w:t>
            </w:r>
          </w:p>
        </w:tc>
        <w:tc>
          <w:tcPr>
            <w:tcW w:w="883" w:type="dxa"/>
            <w:tcBorders>
              <w:top w:val="nil"/>
              <w:left w:val="nil"/>
              <w:bottom w:val="nil"/>
              <w:right w:val="nil"/>
            </w:tcBorders>
            <w:shd w:val="clear" w:color="auto" w:fill="auto"/>
            <w:vAlign w:val="center"/>
            <w:hideMark/>
          </w:tcPr>
          <w:p w14:paraId="42A6009E"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0.440</w:t>
            </w:r>
          </w:p>
        </w:tc>
        <w:tc>
          <w:tcPr>
            <w:tcW w:w="952" w:type="dxa"/>
            <w:tcBorders>
              <w:top w:val="nil"/>
              <w:left w:val="nil"/>
              <w:bottom w:val="nil"/>
              <w:right w:val="nil"/>
            </w:tcBorders>
            <w:shd w:val="clear" w:color="auto" w:fill="auto"/>
            <w:vAlign w:val="center"/>
            <w:hideMark/>
          </w:tcPr>
          <w:p w14:paraId="75728D3B"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0.439</w:t>
            </w:r>
          </w:p>
        </w:tc>
        <w:tc>
          <w:tcPr>
            <w:tcW w:w="196" w:type="dxa"/>
            <w:tcBorders>
              <w:top w:val="nil"/>
              <w:left w:val="nil"/>
              <w:bottom w:val="nil"/>
              <w:right w:val="nil"/>
            </w:tcBorders>
            <w:shd w:val="clear" w:color="auto" w:fill="auto"/>
            <w:noWrap/>
            <w:vAlign w:val="center"/>
            <w:hideMark/>
          </w:tcPr>
          <w:p w14:paraId="46A0F67C"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bottom w:val="nil"/>
              <w:right w:val="nil"/>
            </w:tcBorders>
            <w:shd w:val="clear" w:color="auto" w:fill="auto"/>
            <w:vAlign w:val="center"/>
            <w:hideMark/>
          </w:tcPr>
          <w:p w14:paraId="281CDC2C"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0.379</w:t>
            </w:r>
          </w:p>
        </w:tc>
        <w:tc>
          <w:tcPr>
            <w:tcW w:w="952" w:type="dxa"/>
            <w:tcBorders>
              <w:top w:val="nil"/>
              <w:left w:val="nil"/>
              <w:bottom w:val="nil"/>
              <w:right w:val="nil"/>
            </w:tcBorders>
            <w:shd w:val="clear" w:color="auto" w:fill="auto"/>
            <w:vAlign w:val="center"/>
            <w:hideMark/>
          </w:tcPr>
          <w:p w14:paraId="763757C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0.398</w:t>
            </w:r>
          </w:p>
        </w:tc>
        <w:tc>
          <w:tcPr>
            <w:tcW w:w="952" w:type="dxa"/>
            <w:tcBorders>
              <w:top w:val="nil"/>
              <w:left w:val="nil"/>
              <w:bottom w:val="nil"/>
              <w:right w:val="nil"/>
            </w:tcBorders>
            <w:shd w:val="clear" w:color="auto" w:fill="auto"/>
            <w:vAlign w:val="center"/>
            <w:hideMark/>
          </w:tcPr>
          <w:p w14:paraId="442E63C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0.413</w:t>
            </w:r>
          </w:p>
        </w:tc>
        <w:tc>
          <w:tcPr>
            <w:tcW w:w="952" w:type="dxa"/>
            <w:tcBorders>
              <w:top w:val="nil"/>
              <w:left w:val="nil"/>
              <w:bottom w:val="nil"/>
              <w:right w:val="nil"/>
            </w:tcBorders>
            <w:shd w:val="clear" w:color="auto" w:fill="auto"/>
            <w:vAlign w:val="center"/>
            <w:hideMark/>
          </w:tcPr>
          <w:p w14:paraId="42B77D79"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0.417</w:t>
            </w:r>
          </w:p>
        </w:tc>
        <w:tc>
          <w:tcPr>
            <w:tcW w:w="952" w:type="dxa"/>
            <w:tcBorders>
              <w:top w:val="nil"/>
              <w:left w:val="nil"/>
              <w:bottom w:val="nil"/>
              <w:right w:val="nil"/>
            </w:tcBorders>
            <w:shd w:val="clear" w:color="auto" w:fill="auto"/>
            <w:vAlign w:val="center"/>
            <w:hideMark/>
          </w:tcPr>
          <w:p w14:paraId="1455682C"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0.433</w:t>
            </w:r>
          </w:p>
        </w:tc>
        <w:tc>
          <w:tcPr>
            <w:tcW w:w="952" w:type="dxa"/>
            <w:tcBorders>
              <w:top w:val="nil"/>
              <w:left w:val="nil"/>
              <w:bottom w:val="nil"/>
              <w:right w:val="nil"/>
            </w:tcBorders>
            <w:shd w:val="clear" w:color="auto" w:fill="auto"/>
            <w:vAlign w:val="center"/>
            <w:hideMark/>
          </w:tcPr>
          <w:p w14:paraId="2B8A11F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0.430</w:t>
            </w:r>
          </w:p>
        </w:tc>
      </w:tr>
      <w:tr w:rsidR="00BC1B06" w:rsidRPr="00BC1B06" w14:paraId="36B893BC" w14:textId="77777777" w:rsidTr="00750DAA">
        <w:trPr>
          <w:trHeight w:val="283"/>
          <w:jc w:val="center"/>
        </w:trPr>
        <w:tc>
          <w:tcPr>
            <w:tcW w:w="2422" w:type="dxa"/>
            <w:tcBorders>
              <w:top w:val="nil"/>
              <w:left w:val="nil"/>
              <w:right w:val="nil"/>
            </w:tcBorders>
            <w:shd w:val="clear" w:color="auto" w:fill="auto"/>
            <w:vAlign w:val="center"/>
            <w:hideMark/>
          </w:tcPr>
          <w:p w14:paraId="2B25ACB6" w14:textId="77777777"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Quartos</w:t>
            </w:r>
          </w:p>
        </w:tc>
        <w:tc>
          <w:tcPr>
            <w:tcW w:w="641" w:type="dxa"/>
            <w:tcBorders>
              <w:top w:val="nil"/>
              <w:left w:val="nil"/>
              <w:right w:val="nil"/>
            </w:tcBorders>
            <w:shd w:val="clear" w:color="auto" w:fill="auto"/>
            <w:vAlign w:val="center"/>
            <w:hideMark/>
          </w:tcPr>
          <w:p w14:paraId="5F5F88EC"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0.317</w:t>
            </w:r>
          </w:p>
        </w:tc>
        <w:tc>
          <w:tcPr>
            <w:tcW w:w="953" w:type="dxa"/>
            <w:tcBorders>
              <w:top w:val="nil"/>
              <w:left w:val="nil"/>
              <w:right w:val="nil"/>
            </w:tcBorders>
            <w:shd w:val="clear" w:color="auto" w:fill="auto"/>
            <w:vAlign w:val="center"/>
            <w:hideMark/>
          </w:tcPr>
          <w:p w14:paraId="6F14B886"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0.308</w:t>
            </w:r>
          </w:p>
        </w:tc>
        <w:tc>
          <w:tcPr>
            <w:tcW w:w="927" w:type="dxa"/>
            <w:tcBorders>
              <w:top w:val="nil"/>
              <w:left w:val="nil"/>
              <w:right w:val="nil"/>
            </w:tcBorders>
            <w:shd w:val="clear" w:color="auto" w:fill="auto"/>
            <w:vAlign w:val="center"/>
            <w:hideMark/>
          </w:tcPr>
          <w:p w14:paraId="08F7D103"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0.342</w:t>
            </w:r>
          </w:p>
        </w:tc>
        <w:tc>
          <w:tcPr>
            <w:tcW w:w="952" w:type="dxa"/>
            <w:tcBorders>
              <w:top w:val="nil"/>
              <w:left w:val="nil"/>
              <w:right w:val="nil"/>
            </w:tcBorders>
            <w:shd w:val="clear" w:color="auto" w:fill="auto"/>
            <w:vAlign w:val="center"/>
            <w:hideMark/>
          </w:tcPr>
          <w:p w14:paraId="261A1BF6"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0.372</w:t>
            </w:r>
          </w:p>
        </w:tc>
        <w:tc>
          <w:tcPr>
            <w:tcW w:w="883" w:type="dxa"/>
            <w:tcBorders>
              <w:top w:val="nil"/>
              <w:left w:val="nil"/>
              <w:right w:val="nil"/>
            </w:tcBorders>
            <w:shd w:val="clear" w:color="auto" w:fill="auto"/>
            <w:vAlign w:val="center"/>
            <w:hideMark/>
          </w:tcPr>
          <w:p w14:paraId="52AF64DD"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0.392</w:t>
            </w:r>
          </w:p>
        </w:tc>
        <w:tc>
          <w:tcPr>
            <w:tcW w:w="952" w:type="dxa"/>
            <w:tcBorders>
              <w:top w:val="nil"/>
              <w:left w:val="nil"/>
              <w:right w:val="nil"/>
            </w:tcBorders>
            <w:shd w:val="clear" w:color="auto" w:fill="auto"/>
            <w:vAlign w:val="center"/>
            <w:hideMark/>
          </w:tcPr>
          <w:p w14:paraId="2DBD4A7A"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0.387</w:t>
            </w:r>
          </w:p>
        </w:tc>
        <w:tc>
          <w:tcPr>
            <w:tcW w:w="196" w:type="dxa"/>
            <w:tcBorders>
              <w:top w:val="nil"/>
              <w:left w:val="nil"/>
              <w:right w:val="nil"/>
            </w:tcBorders>
            <w:shd w:val="clear" w:color="auto" w:fill="auto"/>
            <w:noWrap/>
            <w:vAlign w:val="center"/>
            <w:hideMark/>
          </w:tcPr>
          <w:p w14:paraId="51DEFC24"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right w:val="nil"/>
            </w:tcBorders>
            <w:shd w:val="clear" w:color="auto" w:fill="auto"/>
            <w:vAlign w:val="center"/>
            <w:hideMark/>
          </w:tcPr>
          <w:p w14:paraId="727BD867"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0.299</w:t>
            </w:r>
          </w:p>
        </w:tc>
        <w:tc>
          <w:tcPr>
            <w:tcW w:w="952" w:type="dxa"/>
            <w:tcBorders>
              <w:top w:val="nil"/>
              <w:left w:val="nil"/>
              <w:right w:val="nil"/>
            </w:tcBorders>
            <w:shd w:val="clear" w:color="auto" w:fill="auto"/>
            <w:vAlign w:val="center"/>
            <w:hideMark/>
          </w:tcPr>
          <w:p w14:paraId="1429D3C4"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0.295</w:t>
            </w:r>
          </w:p>
        </w:tc>
        <w:tc>
          <w:tcPr>
            <w:tcW w:w="952" w:type="dxa"/>
            <w:tcBorders>
              <w:top w:val="nil"/>
              <w:left w:val="nil"/>
              <w:right w:val="nil"/>
            </w:tcBorders>
            <w:shd w:val="clear" w:color="auto" w:fill="auto"/>
            <w:vAlign w:val="center"/>
            <w:hideMark/>
          </w:tcPr>
          <w:p w14:paraId="23ADD2DB"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0.317</w:t>
            </w:r>
          </w:p>
        </w:tc>
        <w:tc>
          <w:tcPr>
            <w:tcW w:w="952" w:type="dxa"/>
            <w:tcBorders>
              <w:top w:val="nil"/>
              <w:left w:val="nil"/>
              <w:right w:val="nil"/>
            </w:tcBorders>
            <w:shd w:val="clear" w:color="auto" w:fill="auto"/>
            <w:vAlign w:val="center"/>
            <w:hideMark/>
          </w:tcPr>
          <w:p w14:paraId="5E7EEE6E"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0.351</w:t>
            </w:r>
          </w:p>
        </w:tc>
        <w:tc>
          <w:tcPr>
            <w:tcW w:w="952" w:type="dxa"/>
            <w:tcBorders>
              <w:top w:val="nil"/>
              <w:left w:val="nil"/>
              <w:right w:val="nil"/>
            </w:tcBorders>
            <w:shd w:val="clear" w:color="auto" w:fill="auto"/>
            <w:vAlign w:val="center"/>
            <w:hideMark/>
          </w:tcPr>
          <w:p w14:paraId="468DC7C1"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0.372</w:t>
            </w:r>
          </w:p>
        </w:tc>
        <w:tc>
          <w:tcPr>
            <w:tcW w:w="952" w:type="dxa"/>
            <w:tcBorders>
              <w:top w:val="nil"/>
              <w:left w:val="nil"/>
              <w:right w:val="nil"/>
            </w:tcBorders>
            <w:shd w:val="clear" w:color="auto" w:fill="auto"/>
            <w:vAlign w:val="center"/>
            <w:hideMark/>
          </w:tcPr>
          <w:p w14:paraId="48351021"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0.370</w:t>
            </w:r>
          </w:p>
        </w:tc>
      </w:tr>
      <w:tr w:rsidR="00BC1B06" w:rsidRPr="00BC1B06" w14:paraId="5DA87E70" w14:textId="77777777" w:rsidTr="00750DAA">
        <w:trPr>
          <w:trHeight w:val="283"/>
          <w:jc w:val="center"/>
        </w:trPr>
        <w:tc>
          <w:tcPr>
            <w:tcW w:w="2422" w:type="dxa"/>
            <w:tcBorders>
              <w:top w:val="nil"/>
              <w:left w:val="nil"/>
              <w:bottom w:val="single" w:sz="12" w:space="0" w:color="auto"/>
              <w:right w:val="nil"/>
            </w:tcBorders>
            <w:shd w:val="clear" w:color="auto" w:fill="auto"/>
            <w:vAlign w:val="center"/>
            <w:hideMark/>
          </w:tcPr>
          <w:p w14:paraId="620873A7" w14:textId="77777777" w:rsidR="00BC1B06" w:rsidRPr="00BC1B06" w:rsidRDefault="00BC1B06" w:rsidP="00BC1B06">
            <w:pPr>
              <w:spacing w:after="0" w:line="240" w:lineRule="auto"/>
              <w:rPr>
                <w:rFonts w:ascii="Arial" w:eastAsia="Times New Roman" w:hAnsi="Arial" w:cs="Arial"/>
                <w:b/>
                <w:bCs/>
                <w:color w:val="000000"/>
                <w:sz w:val="20"/>
                <w:szCs w:val="20"/>
                <w:lang w:eastAsia="pt-BR"/>
              </w:rPr>
            </w:pPr>
            <w:r w:rsidRPr="00BC1B06">
              <w:rPr>
                <w:rFonts w:ascii="Arial" w:eastAsia="Times New Roman" w:hAnsi="Arial" w:cs="Arial"/>
                <w:b/>
                <w:bCs/>
                <w:color w:val="000000"/>
                <w:sz w:val="20"/>
                <w:szCs w:val="20"/>
                <w:lang w:eastAsia="pt-BR"/>
              </w:rPr>
              <w:t>Empregados</w:t>
            </w:r>
          </w:p>
        </w:tc>
        <w:tc>
          <w:tcPr>
            <w:tcW w:w="641" w:type="dxa"/>
            <w:tcBorders>
              <w:top w:val="nil"/>
              <w:left w:val="nil"/>
              <w:bottom w:val="single" w:sz="12" w:space="0" w:color="auto"/>
              <w:right w:val="nil"/>
            </w:tcBorders>
            <w:shd w:val="clear" w:color="auto" w:fill="auto"/>
            <w:vAlign w:val="center"/>
            <w:hideMark/>
          </w:tcPr>
          <w:p w14:paraId="7949BE2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0.153</w:t>
            </w:r>
          </w:p>
        </w:tc>
        <w:tc>
          <w:tcPr>
            <w:tcW w:w="953" w:type="dxa"/>
            <w:tcBorders>
              <w:top w:val="nil"/>
              <w:left w:val="nil"/>
              <w:bottom w:val="single" w:sz="12" w:space="0" w:color="auto"/>
              <w:right w:val="nil"/>
            </w:tcBorders>
            <w:shd w:val="clear" w:color="auto" w:fill="auto"/>
            <w:vAlign w:val="center"/>
            <w:hideMark/>
          </w:tcPr>
          <w:p w14:paraId="1D1010D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0.159</w:t>
            </w:r>
          </w:p>
        </w:tc>
        <w:tc>
          <w:tcPr>
            <w:tcW w:w="927" w:type="dxa"/>
            <w:tcBorders>
              <w:top w:val="nil"/>
              <w:left w:val="nil"/>
              <w:bottom w:val="single" w:sz="12" w:space="0" w:color="auto"/>
              <w:right w:val="nil"/>
            </w:tcBorders>
            <w:shd w:val="clear" w:color="auto" w:fill="auto"/>
            <w:vAlign w:val="center"/>
            <w:hideMark/>
          </w:tcPr>
          <w:p w14:paraId="0C62F6EE"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0.152</w:t>
            </w:r>
          </w:p>
        </w:tc>
        <w:tc>
          <w:tcPr>
            <w:tcW w:w="952" w:type="dxa"/>
            <w:tcBorders>
              <w:top w:val="nil"/>
              <w:left w:val="nil"/>
              <w:bottom w:val="single" w:sz="12" w:space="0" w:color="auto"/>
              <w:right w:val="nil"/>
            </w:tcBorders>
            <w:shd w:val="clear" w:color="auto" w:fill="auto"/>
            <w:vAlign w:val="center"/>
            <w:hideMark/>
          </w:tcPr>
          <w:p w14:paraId="4BA7AE60"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0.190</w:t>
            </w:r>
          </w:p>
        </w:tc>
        <w:tc>
          <w:tcPr>
            <w:tcW w:w="883" w:type="dxa"/>
            <w:tcBorders>
              <w:top w:val="nil"/>
              <w:left w:val="nil"/>
              <w:bottom w:val="single" w:sz="12" w:space="0" w:color="auto"/>
              <w:right w:val="nil"/>
            </w:tcBorders>
            <w:shd w:val="clear" w:color="auto" w:fill="auto"/>
            <w:vAlign w:val="center"/>
            <w:hideMark/>
          </w:tcPr>
          <w:p w14:paraId="7AD96F44"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0.194</w:t>
            </w:r>
          </w:p>
        </w:tc>
        <w:tc>
          <w:tcPr>
            <w:tcW w:w="952" w:type="dxa"/>
            <w:tcBorders>
              <w:top w:val="nil"/>
              <w:left w:val="nil"/>
              <w:bottom w:val="single" w:sz="12" w:space="0" w:color="auto"/>
              <w:right w:val="nil"/>
            </w:tcBorders>
            <w:shd w:val="clear" w:color="auto" w:fill="auto"/>
            <w:vAlign w:val="center"/>
            <w:hideMark/>
          </w:tcPr>
          <w:p w14:paraId="028E6E1B"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0.190</w:t>
            </w:r>
          </w:p>
        </w:tc>
        <w:tc>
          <w:tcPr>
            <w:tcW w:w="196" w:type="dxa"/>
            <w:tcBorders>
              <w:top w:val="nil"/>
              <w:left w:val="nil"/>
              <w:bottom w:val="single" w:sz="12" w:space="0" w:color="auto"/>
              <w:right w:val="nil"/>
            </w:tcBorders>
            <w:shd w:val="clear" w:color="auto" w:fill="auto"/>
            <w:noWrap/>
            <w:vAlign w:val="center"/>
            <w:hideMark/>
          </w:tcPr>
          <w:p w14:paraId="2D22B297" w14:textId="78EF7C1B" w:rsidR="00BC1B06" w:rsidRPr="00BC1B06" w:rsidRDefault="00BC1B06" w:rsidP="00BC1B06">
            <w:pPr>
              <w:spacing w:after="0" w:line="240" w:lineRule="auto"/>
              <w:jc w:val="center"/>
              <w:rPr>
                <w:rFonts w:ascii="Arial" w:eastAsia="Times New Roman" w:hAnsi="Arial" w:cs="Arial"/>
                <w:color w:val="000000"/>
                <w:sz w:val="20"/>
                <w:szCs w:val="20"/>
                <w:lang w:eastAsia="pt-BR"/>
              </w:rPr>
            </w:pPr>
          </w:p>
        </w:tc>
        <w:tc>
          <w:tcPr>
            <w:tcW w:w="952" w:type="dxa"/>
            <w:tcBorders>
              <w:top w:val="nil"/>
              <w:left w:val="nil"/>
              <w:bottom w:val="single" w:sz="12" w:space="0" w:color="auto"/>
              <w:right w:val="nil"/>
            </w:tcBorders>
            <w:shd w:val="clear" w:color="auto" w:fill="auto"/>
            <w:vAlign w:val="center"/>
            <w:hideMark/>
          </w:tcPr>
          <w:p w14:paraId="272A07DA"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0.119</w:t>
            </w:r>
          </w:p>
        </w:tc>
        <w:tc>
          <w:tcPr>
            <w:tcW w:w="952" w:type="dxa"/>
            <w:tcBorders>
              <w:top w:val="nil"/>
              <w:left w:val="nil"/>
              <w:bottom w:val="single" w:sz="12" w:space="0" w:color="auto"/>
              <w:right w:val="nil"/>
            </w:tcBorders>
            <w:shd w:val="clear" w:color="auto" w:fill="auto"/>
            <w:vAlign w:val="center"/>
            <w:hideMark/>
          </w:tcPr>
          <w:p w14:paraId="127BFB22"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0.122</w:t>
            </w:r>
          </w:p>
        </w:tc>
        <w:tc>
          <w:tcPr>
            <w:tcW w:w="952" w:type="dxa"/>
            <w:tcBorders>
              <w:top w:val="nil"/>
              <w:left w:val="nil"/>
              <w:bottom w:val="single" w:sz="12" w:space="0" w:color="auto"/>
              <w:right w:val="nil"/>
            </w:tcBorders>
            <w:shd w:val="clear" w:color="auto" w:fill="auto"/>
            <w:vAlign w:val="center"/>
            <w:hideMark/>
          </w:tcPr>
          <w:p w14:paraId="395DFF06"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0.114</w:t>
            </w:r>
          </w:p>
        </w:tc>
        <w:tc>
          <w:tcPr>
            <w:tcW w:w="952" w:type="dxa"/>
            <w:tcBorders>
              <w:top w:val="nil"/>
              <w:left w:val="nil"/>
              <w:bottom w:val="single" w:sz="12" w:space="0" w:color="auto"/>
              <w:right w:val="nil"/>
            </w:tcBorders>
            <w:shd w:val="clear" w:color="auto" w:fill="auto"/>
            <w:vAlign w:val="center"/>
            <w:hideMark/>
          </w:tcPr>
          <w:p w14:paraId="660D6171"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0.110</w:t>
            </w:r>
          </w:p>
        </w:tc>
        <w:tc>
          <w:tcPr>
            <w:tcW w:w="952" w:type="dxa"/>
            <w:tcBorders>
              <w:top w:val="nil"/>
              <w:left w:val="nil"/>
              <w:bottom w:val="single" w:sz="12" w:space="0" w:color="auto"/>
              <w:right w:val="nil"/>
            </w:tcBorders>
            <w:shd w:val="clear" w:color="auto" w:fill="auto"/>
            <w:vAlign w:val="center"/>
            <w:hideMark/>
          </w:tcPr>
          <w:p w14:paraId="2A602B35"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0.118</w:t>
            </w:r>
          </w:p>
        </w:tc>
        <w:tc>
          <w:tcPr>
            <w:tcW w:w="952" w:type="dxa"/>
            <w:tcBorders>
              <w:top w:val="nil"/>
              <w:left w:val="nil"/>
              <w:bottom w:val="single" w:sz="12" w:space="0" w:color="auto"/>
              <w:right w:val="nil"/>
            </w:tcBorders>
            <w:shd w:val="clear" w:color="auto" w:fill="auto"/>
            <w:vAlign w:val="center"/>
            <w:hideMark/>
          </w:tcPr>
          <w:p w14:paraId="46664D18" w14:textId="77777777" w:rsidR="00BC1B06" w:rsidRPr="00BC1B06" w:rsidRDefault="00BC1B06" w:rsidP="00BC1B06">
            <w:pPr>
              <w:spacing w:after="0" w:line="240" w:lineRule="auto"/>
              <w:jc w:val="center"/>
              <w:rPr>
                <w:rFonts w:ascii="Arial" w:eastAsia="Times New Roman" w:hAnsi="Arial" w:cs="Arial"/>
                <w:color w:val="000000"/>
                <w:sz w:val="20"/>
                <w:szCs w:val="20"/>
                <w:lang w:eastAsia="pt-BR"/>
              </w:rPr>
            </w:pPr>
            <w:r w:rsidRPr="00BC1B06">
              <w:rPr>
                <w:rFonts w:ascii="Arial" w:eastAsia="Times New Roman" w:hAnsi="Arial" w:cs="Arial"/>
                <w:color w:val="000000"/>
                <w:sz w:val="20"/>
                <w:szCs w:val="20"/>
                <w:lang w:eastAsia="pt-BR"/>
              </w:rPr>
              <w:t>0.112</w:t>
            </w:r>
          </w:p>
        </w:tc>
      </w:tr>
    </w:tbl>
    <w:p w14:paraId="2661E023" w14:textId="721565CB" w:rsidR="00BC1B06" w:rsidRDefault="00750DAA" w:rsidP="00750DAA">
      <w:pPr>
        <w:spacing w:after="0" w:line="360" w:lineRule="auto"/>
        <w:jc w:val="center"/>
        <w:rPr>
          <w:rFonts w:ascii="Arial" w:hAnsi="Arial" w:cs="Arial"/>
          <w:sz w:val="20"/>
          <w:szCs w:val="20"/>
        </w:rPr>
      </w:pPr>
      <w:r w:rsidRPr="00801278">
        <w:rPr>
          <w:rFonts w:ascii="Arial" w:hAnsi="Arial" w:cs="Arial"/>
          <w:sz w:val="20"/>
          <w:szCs w:val="20"/>
        </w:rPr>
        <w:t>Fonte: Elaboração própria com base nas Informações da Prova Brasil (2007-2017) e da CGU</w:t>
      </w:r>
    </w:p>
    <w:p w14:paraId="39EF233E" w14:textId="77777777" w:rsidR="00750DAA" w:rsidRDefault="00750DAA" w:rsidP="00BC1B06">
      <w:pPr>
        <w:spacing w:after="0" w:line="360" w:lineRule="auto"/>
        <w:jc w:val="both"/>
        <w:rPr>
          <w:rFonts w:ascii="Arial" w:hAnsi="Arial" w:cs="Arial"/>
          <w:sz w:val="24"/>
        </w:rPr>
        <w:sectPr w:rsidR="00750DAA" w:rsidSect="00BC1B06">
          <w:pgSz w:w="16838" w:h="11906" w:orient="landscape"/>
          <w:pgMar w:top="1134" w:right="1134" w:bottom="1134" w:left="1134" w:header="709" w:footer="709" w:gutter="0"/>
          <w:cols w:space="708"/>
          <w:docGrid w:linePitch="360"/>
        </w:sectPr>
      </w:pPr>
    </w:p>
    <w:p w14:paraId="0682ED44" w14:textId="2B52301F" w:rsidR="00594C70" w:rsidRPr="00594C70" w:rsidRDefault="00594C70" w:rsidP="00594C70">
      <w:pPr>
        <w:pStyle w:val="Legenda"/>
        <w:keepNext/>
        <w:jc w:val="center"/>
        <w:rPr>
          <w:rFonts w:ascii="Arial" w:hAnsi="Arial" w:cs="Arial"/>
          <w:i w:val="0"/>
          <w:color w:val="auto"/>
          <w:sz w:val="24"/>
        </w:rPr>
      </w:pPr>
      <w:r w:rsidRPr="00594C70">
        <w:rPr>
          <w:rFonts w:ascii="Arial" w:hAnsi="Arial" w:cs="Arial"/>
          <w:i w:val="0"/>
          <w:color w:val="auto"/>
          <w:sz w:val="24"/>
        </w:rPr>
        <w:lastRenderedPageBreak/>
        <w:t xml:space="preserve">Tabela </w:t>
      </w:r>
      <w:r w:rsidRPr="00594C70">
        <w:rPr>
          <w:rFonts w:ascii="Arial" w:hAnsi="Arial" w:cs="Arial"/>
          <w:i w:val="0"/>
          <w:color w:val="auto"/>
          <w:sz w:val="24"/>
        </w:rPr>
        <w:fldChar w:fldCharType="begin"/>
      </w:r>
      <w:r w:rsidRPr="00594C70">
        <w:rPr>
          <w:rFonts w:ascii="Arial" w:hAnsi="Arial" w:cs="Arial"/>
          <w:i w:val="0"/>
          <w:color w:val="auto"/>
          <w:sz w:val="24"/>
        </w:rPr>
        <w:instrText xml:space="preserve"> SEQ Tabela \* ARABIC </w:instrText>
      </w:r>
      <w:r w:rsidRPr="00594C70">
        <w:rPr>
          <w:rFonts w:ascii="Arial" w:hAnsi="Arial" w:cs="Arial"/>
          <w:i w:val="0"/>
          <w:color w:val="auto"/>
          <w:sz w:val="24"/>
        </w:rPr>
        <w:fldChar w:fldCharType="separate"/>
      </w:r>
      <w:r w:rsidR="00E073E3">
        <w:rPr>
          <w:rFonts w:ascii="Arial" w:hAnsi="Arial" w:cs="Arial"/>
          <w:i w:val="0"/>
          <w:noProof/>
          <w:color w:val="auto"/>
          <w:sz w:val="24"/>
        </w:rPr>
        <w:t>9</w:t>
      </w:r>
      <w:r w:rsidRPr="00594C70">
        <w:rPr>
          <w:rFonts w:ascii="Arial" w:hAnsi="Arial" w:cs="Arial"/>
          <w:i w:val="0"/>
          <w:color w:val="auto"/>
          <w:sz w:val="24"/>
        </w:rPr>
        <w:fldChar w:fldCharType="end"/>
      </w:r>
      <w:r w:rsidRPr="00594C70">
        <w:rPr>
          <w:rFonts w:ascii="Arial" w:hAnsi="Arial" w:cs="Arial"/>
          <w:i w:val="0"/>
          <w:color w:val="auto"/>
          <w:sz w:val="24"/>
        </w:rPr>
        <w:t xml:space="preserve"> </w:t>
      </w:r>
      <w:r w:rsidR="00750DAA">
        <w:rPr>
          <w:rFonts w:ascii="Arial" w:hAnsi="Arial" w:cs="Arial"/>
          <w:i w:val="0"/>
          <w:color w:val="auto"/>
          <w:sz w:val="24"/>
        </w:rPr>
        <w:t>-</w:t>
      </w:r>
      <w:r w:rsidRPr="00594C70">
        <w:rPr>
          <w:rFonts w:ascii="Arial" w:hAnsi="Arial" w:cs="Arial"/>
          <w:i w:val="0"/>
          <w:color w:val="auto"/>
          <w:sz w:val="24"/>
        </w:rPr>
        <w:t xml:space="preserve"> </w:t>
      </w:r>
      <w:r w:rsidR="00750DAA">
        <w:rPr>
          <w:rFonts w:ascii="Arial" w:hAnsi="Arial" w:cs="Arial"/>
          <w:i w:val="0"/>
          <w:color w:val="auto"/>
          <w:sz w:val="24"/>
        </w:rPr>
        <w:t>Tamanho de Representatividade da Primeira Dimensão</w:t>
      </w:r>
    </w:p>
    <w:tbl>
      <w:tblPr>
        <w:tblW w:w="0" w:type="auto"/>
        <w:jc w:val="center"/>
        <w:tblInd w:w="-388" w:type="dxa"/>
        <w:tblCellMar>
          <w:left w:w="70" w:type="dxa"/>
          <w:right w:w="70" w:type="dxa"/>
        </w:tblCellMar>
        <w:tblLook w:val="04A0" w:firstRow="1" w:lastRow="0" w:firstColumn="1" w:lastColumn="0" w:noHBand="0" w:noVBand="1"/>
      </w:tblPr>
      <w:tblGrid>
        <w:gridCol w:w="1028"/>
        <w:gridCol w:w="1686"/>
        <w:gridCol w:w="1163"/>
        <w:gridCol w:w="1686"/>
        <w:gridCol w:w="1163"/>
        <w:gridCol w:w="1686"/>
        <w:gridCol w:w="1163"/>
        <w:gridCol w:w="1686"/>
        <w:gridCol w:w="1163"/>
      </w:tblGrid>
      <w:tr w:rsidR="009C1D40" w:rsidRPr="009C1D40" w14:paraId="37FBD2AB" w14:textId="77777777" w:rsidTr="009C1D40">
        <w:trPr>
          <w:trHeight w:val="283"/>
          <w:jc w:val="center"/>
        </w:trPr>
        <w:tc>
          <w:tcPr>
            <w:tcW w:w="1028" w:type="dxa"/>
            <w:tcBorders>
              <w:top w:val="single" w:sz="12" w:space="0" w:color="auto"/>
              <w:left w:val="nil"/>
              <w:bottom w:val="nil"/>
              <w:right w:val="nil"/>
            </w:tcBorders>
            <w:shd w:val="clear" w:color="auto" w:fill="auto"/>
            <w:noWrap/>
            <w:vAlign w:val="center"/>
            <w:hideMark/>
          </w:tcPr>
          <w:p w14:paraId="7828CE1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gridSpan w:val="4"/>
            <w:tcBorders>
              <w:top w:val="single" w:sz="12" w:space="0" w:color="auto"/>
              <w:left w:val="nil"/>
              <w:bottom w:val="nil"/>
              <w:right w:val="nil"/>
            </w:tcBorders>
            <w:shd w:val="clear" w:color="auto" w:fill="auto"/>
            <w:noWrap/>
            <w:vAlign w:val="center"/>
            <w:hideMark/>
          </w:tcPr>
          <w:p w14:paraId="50776D1F" w14:textId="77777777" w:rsidR="009C1D40" w:rsidRPr="009C1D40" w:rsidRDefault="009C1D40" w:rsidP="009C1D40">
            <w:pPr>
              <w:spacing w:after="0" w:line="240" w:lineRule="auto"/>
              <w:jc w:val="center"/>
              <w:rPr>
                <w:rFonts w:ascii="Calibri" w:eastAsia="Times New Roman" w:hAnsi="Calibri" w:cs="Calibri"/>
                <w:b/>
                <w:bCs/>
                <w:color w:val="000000"/>
                <w:lang w:eastAsia="pt-BR"/>
              </w:rPr>
            </w:pPr>
            <w:r w:rsidRPr="009C1D40">
              <w:rPr>
                <w:rFonts w:ascii="Calibri" w:eastAsia="Times New Roman" w:hAnsi="Calibri" w:cs="Calibri"/>
                <w:b/>
                <w:bCs/>
                <w:color w:val="000000"/>
                <w:lang w:eastAsia="pt-BR"/>
              </w:rPr>
              <w:t>5º Ano do Ensino Fundamental</w:t>
            </w:r>
          </w:p>
        </w:tc>
        <w:tc>
          <w:tcPr>
            <w:tcW w:w="0" w:type="auto"/>
            <w:gridSpan w:val="4"/>
            <w:tcBorders>
              <w:top w:val="single" w:sz="12" w:space="0" w:color="auto"/>
              <w:left w:val="nil"/>
              <w:bottom w:val="nil"/>
              <w:right w:val="nil"/>
            </w:tcBorders>
            <w:shd w:val="clear" w:color="auto" w:fill="auto"/>
            <w:noWrap/>
            <w:vAlign w:val="center"/>
            <w:hideMark/>
          </w:tcPr>
          <w:p w14:paraId="10A22897" w14:textId="77777777" w:rsidR="009C1D40" w:rsidRPr="009C1D40" w:rsidRDefault="009C1D40" w:rsidP="009C1D40">
            <w:pPr>
              <w:spacing w:after="0" w:line="240" w:lineRule="auto"/>
              <w:jc w:val="center"/>
              <w:rPr>
                <w:rFonts w:ascii="Calibri" w:eastAsia="Times New Roman" w:hAnsi="Calibri" w:cs="Calibri"/>
                <w:b/>
                <w:bCs/>
                <w:color w:val="000000"/>
                <w:lang w:eastAsia="pt-BR"/>
              </w:rPr>
            </w:pPr>
            <w:r w:rsidRPr="009C1D40">
              <w:rPr>
                <w:rFonts w:ascii="Calibri" w:eastAsia="Times New Roman" w:hAnsi="Calibri" w:cs="Calibri"/>
                <w:b/>
                <w:bCs/>
                <w:color w:val="000000"/>
                <w:lang w:eastAsia="pt-BR"/>
              </w:rPr>
              <w:t>9º Ano do Ensino Fundamental</w:t>
            </w:r>
          </w:p>
        </w:tc>
      </w:tr>
      <w:tr w:rsidR="009C1D40" w:rsidRPr="009C1D40" w14:paraId="7524C89F" w14:textId="77777777" w:rsidTr="009C1D40">
        <w:trPr>
          <w:trHeight w:val="283"/>
          <w:jc w:val="center"/>
        </w:trPr>
        <w:tc>
          <w:tcPr>
            <w:tcW w:w="1028" w:type="dxa"/>
            <w:tcBorders>
              <w:top w:val="nil"/>
              <w:left w:val="nil"/>
              <w:bottom w:val="nil"/>
              <w:right w:val="nil"/>
            </w:tcBorders>
            <w:shd w:val="clear" w:color="auto" w:fill="auto"/>
            <w:noWrap/>
            <w:vAlign w:val="center"/>
            <w:hideMark/>
          </w:tcPr>
          <w:p w14:paraId="52CDAB3C"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p>
        </w:tc>
        <w:tc>
          <w:tcPr>
            <w:tcW w:w="0" w:type="auto"/>
            <w:gridSpan w:val="2"/>
            <w:tcBorders>
              <w:top w:val="nil"/>
              <w:left w:val="nil"/>
              <w:bottom w:val="nil"/>
              <w:right w:val="nil"/>
            </w:tcBorders>
            <w:shd w:val="clear" w:color="auto" w:fill="auto"/>
            <w:noWrap/>
            <w:vAlign w:val="center"/>
            <w:hideMark/>
          </w:tcPr>
          <w:p w14:paraId="372EF0B8" w14:textId="77777777" w:rsidR="009C1D40" w:rsidRPr="009C1D40" w:rsidRDefault="009C1D40" w:rsidP="009C1D40">
            <w:pPr>
              <w:spacing w:after="0" w:line="240" w:lineRule="auto"/>
              <w:jc w:val="center"/>
              <w:rPr>
                <w:rFonts w:ascii="Calibri" w:eastAsia="Times New Roman" w:hAnsi="Calibri" w:cs="Calibri"/>
                <w:b/>
                <w:bCs/>
                <w:color w:val="000000"/>
                <w:lang w:eastAsia="pt-BR"/>
              </w:rPr>
            </w:pPr>
            <w:r w:rsidRPr="009C1D40">
              <w:rPr>
                <w:rFonts w:ascii="Calibri" w:eastAsia="Times New Roman" w:hAnsi="Calibri" w:cs="Calibri"/>
                <w:b/>
                <w:bCs/>
                <w:color w:val="000000"/>
                <w:lang w:eastAsia="pt-BR"/>
              </w:rPr>
              <w:t>Apoio Parental</w:t>
            </w:r>
          </w:p>
        </w:tc>
        <w:tc>
          <w:tcPr>
            <w:tcW w:w="0" w:type="auto"/>
            <w:gridSpan w:val="2"/>
            <w:tcBorders>
              <w:top w:val="nil"/>
              <w:left w:val="nil"/>
              <w:bottom w:val="nil"/>
              <w:right w:val="nil"/>
            </w:tcBorders>
            <w:shd w:val="clear" w:color="auto" w:fill="auto"/>
            <w:noWrap/>
            <w:vAlign w:val="center"/>
            <w:hideMark/>
          </w:tcPr>
          <w:p w14:paraId="1ED5871B" w14:textId="77777777" w:rsidR="009C1D40" w:rsidRPr="009C1D40" w:rsidRDefault="009C1D40" w:rsidP="009C1D40">
            <w:pPr>
              <w:spacing w:after="0" w:line="240" w:lineRule="auto"/>
              <w:jc w:val="center"/>
              <w:rPr>
                <w:rFonts w:ascii="Calibri" w:eastAsia="Times New Roman" w:hAnsi="Calibri" w:cs="Calibri"/>
                <w:b/>
                <w:bCs/>
                <w:color w:val="000000"/>
                <w:lang w:eastAsia="pt-BR"/>
              </w:rPr>
            </w:pPr>
            <w:r w:rsidRPr="009C1D40">
              <w:rPr>
                <w:rFonts w:ascii="Calibri" w:eastAsia="Times New Roman" w:hAnsi="Calibri" w:cs="Calibri"/>
                <w:b/>
                <w:bCs/>
                <w:color w:val="000000"/>
                <w:lang w:eastAsia="pt-BR"/>
              </w:rPr>
              <w:t>Problemas de Direção</w:t>
            </w:r>
          </w:p>
        </w:tc>
        <w:tc>
          <w:tcPr>
            <w:tcW w:w="0" w:type="auto"/>
            <w:gridSpan w:val="2"/>
            <w:tcBorders>
              <w:top w:val="nil"/>
              <w:left w:val="nil"/>
              <w:bottom w:val="nil"/>
              <w:right w:val="nil"/>
            </w:tcBorders>
            <w:shd w:val="clear" w:color="auto" w:fill="auto"/>
            <w:noWrap/>
            <w:vAlign w:val="center"/>
            <w:hideMark/>
          </w:tcPr>
          <w:p w14:paraId="00ACDC7F" w14:textId="77777777" w:rsidR="009C1D40" w:rsidRPr="009C1D40" w:rsidRDefault="009C1D40" w:rsidP="009C1D40">
            <w:pPr>
              <w:spacing w:after="0" w:line="240" w:lineRule="auto"/>
              <w:jc w:val="center"/>
              <w:rPr>
                <w:rFonts w:ascii="Calibri" w:eastAsia="Times New Roman" w:hAnsi="Calibri" w:cs="Calibri"/>
                <w:b/>
                <w:bCs/>
                <w:color w:val="000000"/>
                <w:lang w:eastAsia="pt-BR"/>
              </w:rPr>
            </w:pPr>
            <w:r w:rsidRPr="009C1D40">
              <w:rPr>
                <w:rFonts w:ascii="Calibri" w:eastAsia="Times New Roman" w:hAnsi="Calibri" w:cs="Calibri"/>
                <w:b/>
                <w:bCs/>
                <w:color w:val="000000"/>
                <w:lang w:eastAsia="pt-BR"/>
              </w:rPr>
              <w:t>Apoio Parental</w:t>
            </w:r>
          </w:p>
        </w:tc>
        <w:tc>
          <w:tcPr>
            <w:tcW w:w="0" w:type="auto"/>
            <w:gridSpan w:val="2"/>
            <w:tcBorders>
              <w:top w:val="nil"/>
              <w:left w:val="nil"/>
              <w:bottom w:val="nil"/>
              <w:right w:val="nil"/>
            </w:tcBorders>
            <w:shd w:val="clear" w:color="auto" w:fill="auto"/>
            <w:noWrap/>
            <w:vAlign w:val="center"/>
            <w:hideMark/>
          </w:tcPr>
          <w:p w14:paraId="0293A4C5" w14:textId="77777777" w:rsidR="009C1D40" w:rsidRPr="009C1D40" w:rsidRDefault="009C1D40" w:rsidP="009C1D40">
            <w:pPr>
              <w:spacing w:after="0" w:line="240" w:lineRule="auto"/>
              <w:jc w:val="center"/>
              <w:rPr>
                <w:rFonts w:ascii="Calibri" w:eastAsia="Times New Roman" w:hAnsi="Calibri" w:cs="Calibri"/>
                <w:b/>
                <w:bCs/>
                <w:color w:val="000000"/>
                <w:lang w:eastAsia="pt-BR"/>
              </w:rPr>
            </w:pPr>
            <w:r w:rsidRPr="009C1D40">
              <w:rPr>
                <w:rFonts w:ascii="Calibri" w:eastAsia="Times New Roman" w:hAnsi="Calibri" w:cs="Calibri"/>
                <w:b/>
                <w:bCs/>
                <w:color w:val="000000"/>
                <w:lang w:eastAsia="pt-BR"/>
              </w:rPr>
              <w:t>Problemas de Direção</w:t>
            </w:r>
          </w:p>
        </w:tc>
      </w:tr>
      <w:tr w:rsidR="009C1D40" w:rsidRPr="009C1D40" w14:paraId="7F242BCB" w14:textId="77777777" w:rsidTr="009C1D40">
        <w:trPr>
          <w:trHeight w:val="283"/>
          <w:jc w:val="center"/>
        </w:trPr>
        <w:tc>
          <w:tcPr>
            <w:tcW w:w="1028" w:type="dxa"/>
            <w:tcBorders>
              <w:top w:val="nil"/>
              <w:left w:val="nil"/>
              <w:bottom w:val="single" w:sz="4" w:space="0" w:color="auto"/>
              <w:right w:val="nil"/>
            </w:tcBorders>
            <w:shd w:val="clear" w:color="auto" w:fill="auto"/>
            <w:vAlign w:val="center"/>
            <w:hideMark/>
          </w:tcPr>
          <w:p w14:paraId="1F3163CD"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Ano</w:t>
            </w:r>
          </w:p>
        </w:tc>
        <w:tc>
          <w:tcPr>
            <w:tcW w:w="0" w:type="auto"/>
            <w:tcBorders>
              <w:top w:val="nil"/>
              <w:left w:val="nil"/>
              <w:bottom w:val="single" w:sz="4" w:space="0" w:color="auto"/>
              <w:right w:val="nil"/>
            </w:tcBorders>
            <w:shd w:val="clear" w:color="auto" w:fill="auto"/>
            <w:vAlign w:val="center"/>
            <w:hideMark/>
          </w:tcPr>
          <w:p w14:paraId="44CE6725"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Inércia Principal</w:t>
            </w:r>
          </w:p>
        </w:tc>
        <w:tc>
          <w:tcPr>
            <w:tcW w:w="0" w:type="auto"/>
            <w:tcBorders>
              <w:top w:val="nil"/>
              <w:left w:val="nil"/>
              <w:bottom w:val="single" w:sz="4" w:space="0" w:color="auto"/>
              <w:right w:val="nil"/>
            </w:tcBorders>
            <w:shd w:val="clear" w:color="auto" w:fill="auto"/>
            <w:vAlign w:val="center"/>
            <w:hideMark/>
          </w:tcPr>
          <w:p w14:paraId="3D57CEB5"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Percentual</w:t>
            </w:r>
          </w:p>
        </w:tc>
        <w:tc>
          <w:tcPr>
            <w:tcW w:w="0" w:type="auto"/>
            <w:tcBorders>
              <w:top w:val="nil"/>
              <w:left w:val="nil"/>
              <w:bottom w:val="single" w:sz="4" w:space="0" w:color="auto"/>
              <w:right w:val="nil"/>
            </w:tcBorders>
            <w:shd w:val="clear" w:color="auto" w:fill="auto"/>
            <w:vAlign w:val="center"/>
            <w:hideMark/>
          </w:tcPr>
          <w:p w14:paraId="6CA1CE8B"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Inércia Principal</w:t>
            </w:r>
          </w:p>
        </w:tc>
        <w:tc>
          <w:tcPr>
            <w:tcW w:w="0" w:type="auto"/>
            <w:tcBorders>
              <w:top w:val="nil"/>
              <w:left w:val="nil"/>
              <w:bottom w:val="single" w:sz="4" w:space="0" w:color="auto"/>
              <w:right w:val="nil"/>
            </w:tcBorders>
            <w:shd w:val="clear" w:color="auto" w:fill="auto"/>
            <w:vAlign w:val="center"/>
            <w:hideMark/>
          </w:tcPr>
          <w:p w14:paraId="167D8DB4"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Percentual</w:t>
            </w:r>
          </w:p>
        </w:tc>
        <w:tc>
          <w:tcPr>
            <w:tcW w:w="0" w:type="auto"/>
            <w:tcBorders>
              <w:top w:val="nil"/>
              <w:left w:val="nil"/>
              <w:bottom w:val="single" w:sz="4" w:space="0" w:color="auto"/>
              <w:right w:val="nil"/>
            </w:tcBorders>
            <w:shd w:val="clear" w:color="auto" w:fill="auto"/>
            <w:vAlign w:val="center"/>
            <w:hideMark/>
          </w:tcPr>
          <w:p w14:paraId="69B1F8BF"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Inércia Principal</w:t>
            </w:r>
          </w:p>
        </w:tc>
        <w:tc>
          <w:tcPr>
            <w:tcW w:w="0" w:type="auto"/>
            <w:tcBorders>
              <w:top w:val="nil"/>
              <w:left w:val="nil"/>
              <w:bottom w:val="single" w:sz="4" w:space="0" w:color="auto"/>
              <w:right w:val="nil"/>
            </w:tcBorders>
            <w:shd w:val="clear" w:color="auto" w:fill="auto"/>
            <w:vAlign w:val="center"/>
            <w:hideMark/>
          </w:tcPr>
          <w:p w14:paraId="6BA0A6BA"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Percentual</w:t>
            </w:r>
          </w:p>
        </w:tc>
        <w:tc>
          <w:tcPr>
            <w:tcW w:w="0" w:type="auto"/>
            <w:tcBorders>
              <w:top w:val="nil"/>
              <w:left w:val="nil"/>
              <w:bottom w:val="single" w:sz="4" w:space="0" w:color="auto"/>
              <w:right w:val="nil"/>
            </w:tcBorders>
            <w:shd w:val="clear" w:color="auto" w:fill="auto"/>
            <w:vAlign w:val="center"/>
            <w:hideMark/>
          </w:tcPr>
          <w:p w14:paraId="0D292AA1"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Inércia Principal</w:t>
            </w:r>
          </w:p>
        </w:tc>
        <w:tc>
          <w:tcPr>
            <w:tcW w:w="0" w:type="auto"/>
            <w:tcBorders>
              <w:top w:val="nil"/>
              <w:left w:val="nil"/>
              <w:bottom w:val="single" w:sz="4" w:space="0" w:color="auto"/>
              <w:right w:val="nil"/>
            </w:tcBorders>
            <w:shd w:val="clear" w:color="auto" w:fill="auto"/>
            <w:vAlign w:val="center"/>
            <w:hideMark/>
          </w:tcPr>
          <w:p w14:paraId="7F551C1B"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Percentual</w:t>
            </w:r>
          </w:p>
        </w:tc>
      </w:tr>
      <w:tr w:rsidR="009C1D40" w:rsidRPr="009C1D40" w14:paraId="5E71539C" w14:textId="77777777" w:rsidTr="009C1D40">
        <w:trPr>
          <w:trHeight w:val="283"/>
          <w:jc w:val="center"/>
        </w:trPr>
        <w:tc>
          <w:tcPr>
            <w:tcW w:w="1028" w:type="dxa"/>
            <w:tcBorders>
              <w:top w:val="nil"/>
              <w:left w:val="nil"/>
              <w:bottom w:val="nil"/>
              <w:right w:val="nil"/>
            </w:tcBorders>
            <w:shd w:val="clear" w:color="auto" w:fill="auto"/>
            <w:vAlign w:val="center"/>
            <w:hideMark/>
          </w:tcPr>
          <w:p w14:paraId="6183A46F"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2007</w:t>
            </w:r>
          </w:p>
        </w:tc>
        <w:tc>
          <w:tcPr>
            <w:tcW w:w="0" w:type="auto"/>
            <w:tcBorders>
              <w:top w:val="nil"/>
              <w:left w:val="nil"/>
              <w:bottom w:val="nil"/>
              <w:right w:val="nil"/>
            </w:tcBorders>
            <w:shd w:val="clear" w:color="auto" w:fill="auto"/>
            <w:vAlign w:val="center"/>
            <w:hideMark/>
          </w:tcPr>
          <w:p w14:paraId="124823F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0.0658</w:t>
            </w:r>
          </w:p>
        </w:tc>
        <w:tc>
          <w:tcPr>
            <w:tcW w:w="0" w:type="auto"/>
            <w:tcBorders>
              <w:top w:val="nil"/>
              <w:left w:val="nil"/>
              <w:bottom w:val="nil"/>
              <w:right w:val="nil"/>
            </w:tcBorders>
            <w:shd w:val="clear" w:color="auto" w:fill="auto"/>
            <w:vAlign w:val="center"/>
            <w:hideMark/>
          </w:tcPr>
          <w:p w14:paraId="7497CAC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95.47</w:t>
            </w:r>
          </w:p>
        </w:tc>
        <w:tc>
          <w:tcPr>
            <w:tcW w:w="0" w:type="auto"/>
            <w:tcBorders>
              <w:top w:val="nil"/>
              <w:left w:val="nil"/>
              <w:bottom w:val="nil"/>
              <w:right w:val="nil"/>
            </w:tcBorders>
            <w:shd w:val="clear" w:color="auto" w:fill="auto"/>
            <w:vAlign w:val="center"/>
            <w:hideMark/>
          </w:tcPr>
          <w:p w14:paraId="7E4B72F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0.0252</w:t>
            </w:r>
          </w:p>
        </w:tc>
        <w:tc>
          <w:tcPr>
            <w:tcW w:w="0" w:type="auto"/>
            <w:tcBorders>
              <w:top w:val="nil"/>
              <w:left w:val="nil"/>
              <w:bottom w:val="nil"/>
              <w:right w:val="nil"/>
            </w:tcBorders>
            <w:shd w:val="clear" w:color="auto" w:fill="auto"/>
            <w:vAlign w:val="center"/>
            <w:hideMark/>
          </w:tcPr>
          <w:p w14:paraId="2F87120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87.19</w:t>
            </w:r>
          </w:p>
        </w:tc>
        <w:tc>
          <w:tcPr>
            <w:tcW w:w="0" w:type="auto"/>
            <w:tcBorders>
              <w:top w:val="nil"/>
              <w:left w:val="nil"/>
              <w:bottom w:val="nil"/>
              <w:right w:val="nil"/>
            </w:tcBorders>
            <w:shd w:val="clear" w:color="auto" w:fill="auto"/>
            <w:vAlign w:val="center"/>
            <w:hideMark/>
          </w:tcPr>
          <w:p w14:paraId="6BCB605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0.0897</w:t>
            </w:r>
          </w:p>
        </w:tc>
        <w:tc>
          <w:tcPr>
            <w:tcW w:w="0" w:type="auto"/>
            <w:tcBorders>
              <w:top w:val="nil"/>
              <w:left w:val="nil"/>
              <w:bottom w:val="nil"/>
              <w:right w:val="nil"/>
            </w:tcBorders>
            <w:shd w:val="clear" w:color="auto" w:fill="auto"/>
            <w:vAlign w:val="center"/>
            <w:hideMark/>
          </w:tcPr>
          <w:p w14:paraId="743C0CF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94.13</w:t>
            </w:r>
          </w:p>
        </w:tc>
        <w:tc>
          <w:tcPr>
            <w:tcW w:w="0" w:type="auto"/>
            <w:tcBorders>
              <w:top w:val="nil"/>
              <w:left w:val="nil"/>
              <w:bottom w:val="nil"/>
              <w:right w:val="nil"/>
            </w:tcBorders>
            <w:shd w:val="clear" w:color="auto" w:fill="auto"/>
            <w:vAlign w:val="center"/>
            <w:hideMark/>
          </w:tcPr>
          <w:p w14:paraId="3EC99F3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0.0168</w:t>
            </w:r>
          </w:p>
        </w:tc>
        <w:tc>
          <w:tcPr>
            <w:tcW w:w="0" w:type="auto"/>
            <w:tcBorders>
              <w:top w:val="nil"/>
              <w:left w:val="nil"/>
              <w:bottom w:val="nil"/>
              <w:right w:val="nil"/>
            </w:tcBorders>
            <w:shd w:val="clear" w:color="auto" w:fill="auto"/>
            <w:vAlign w:val="center"/>
            <w:hideMark/>
          </w:tcPr>
          <w:p w14:paraId="57EDF23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82.34</w:t>
            </w:r>
          </w:p>
        </w:tc>
      </w:tr>
      <w:tr w:rsidR="009C1D40" w:rsidRPr="009C1D40" w14:paraId="6CBF6E94" w14:textId="77777777" w:rsidTr="009C1D40">
        <w:trPr>
          <w:trHeight w:val="283"/>
          <w:jc w:val="center"/>
        </w:trPr>
        <w:tc>
          <w:tcPr>
            <w:tcW w:w="1028" w:type="dxa"/>
            <w:tcBorders>
              <w:top w:val="nil"/>
              <w:left w:val="nil"/>
              <w:bottom w:val="nil"/>
              <w:right w:val="nil"/>
            </w:tcBorders>
            <w:shd w:val="clear" w:color="auto" w:fill="auto"/>
            <w:vAlign w:val="center"/>
            <w:hideMark/>
          </w:tcPr>
          <w:p w14:paraId="3CA173A5"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2009</w:t>
            </w:r>
          </w:p>
        </w:tc>
        <w:tc>
          <w:tcPr>
            <w:tcW w:w="0" w:type="auto"/>
            <w:tcBorders>
              <w:top w:val="nil"/>
              <w:left w:val="nil"/>
              <w:bottom w:val="nil"/>
              <w:right w:val="nil"/>
            </w:tcBorders>
            <w:shd w:val="clear" w:color="auto" w:fill="auto"/>
            <w:vAlign w:val="center"/>
            <w:hideMark/>
          </w:tcPr>
          <w:p w14:paraId="18DE50F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0.0703</w:t>
            </w:r>
          </w:p>
        </w:tc>
        <w:tc>
          <w:tcPr>
            <w:tcW w:w="0" w:type="auto"/>
            <w:tcBorders>
              <w:top w:val="nil"/>
              <w:left w:val="nil"/>
              <w:bottom w:val="nil"/>
              <w:right w:val="nil"/>
            </w:tcBorders>
            <w:shd w:val="clear" w:color="auto" w:fill="auto"/>
            <w:vAlign w:val="center"/>
            <w:hideMark/>
          </w:tcPr>
          <w:p w14:paraId="23D4ED46"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95.38</w:t>
            </w:r>
          </w:p>
        </w:tc>
        <w:tc>
          <w:tcPr>
            <w:tcW w:w="0" w:type="auto"/>
            <w:tcBorders>
              <w:top w:val="nil"/>
              <w:left w:val="nil"/>
              <w:bottom w:val="nil"/>
              <w:right w:val="nil"/>
            </w:tcBorders>
            <w:shd w:val="clear" w:color="auto" w:fill="auto"/>
            <w:vAlign w:val="center"/>
            <w:hideMark/>
          </w:tcPr>
          <w:p w14:paraId="3A9F4C3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0.0258</w:t>
            </w:r>
          </w:p>
        </w:tc>
        <w:tc>
          <w:tcPr>
            <w:tcW w:w="0" w:type="auto"/>
            <w:tcBorders>
              <w:top w:val="nil"/>
              <w:left w:val="nil"/>
              <w:bottom w:val="nil"/>
              <w:right w:val="nil"/>
            </w:tcBorders>
            <w:shd w:val="clear" w:color="auto" w:fill="auto"/>
            <w:vAlign w:val="center"/>
            <w:hideMark/>
          </w:tcPr>
          <w:p w14:paraId="0C3C36F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87.20</w:t>
            </w:r>
          </w:p>
        </w:tc>
        <w:tc>
          <w:tcPr>
            <w:tcW w:w="0" w:type="auto"/>
            <w:tcBorders>
              <w:top w:val="nil"/>
              <w:left w:val="nil"/>
              <w:bottom w:val="nil"/>
              <w:right w:val="nil"/>
            </w:tcBorders>
            <w:shd w:val="clear" w:color="auto" w:fill="auto"/>
            <w:vAlign w:val="center"/>
            <w:hideMark/>
          </w:tcPr>
          <w:p w14:paraId="7D14AEA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0.0736</w:t>
            </w:r>
          </w:p>
        </w:tc>
        <w:tc>
          <w:tcPr>
            <w:tcW w:w="0" w:type="auto"/>
            <w:tcBorders>
              <w:top w:val="nil"/>
              <w:left w:val="nil"/>
              <w:bottom w:val="nil"/>
              <w:right w:val="nil"/>
            </w:tcBorders>
            <w:shd w:val="clear" w:color="auto" w:fill="auto"/>
            <w:vAlign w:val="center"/>
            <w:hideMark/>
          </w:tcPr>
          <w:p w14:paraId="1D7CA36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93.45</w:t>
            </w:r>
          </w:p>
        </w:tc>
        <w:tc>
          <w:tcPr>
            <w:tcW w:w="0" w:type="auto"/>
            <w:tcBorders>
              <w:top w:val="nil"/>
              <w:left w:val="nil"/>
              <w:bottom w:val="nil"/>
              <w:right w:val="nil"/>
            </w:tcBorders>
            <w:shd w:val="clear" w:color="auto" w:fill="auto"/>
            <w:vAlign w:val="center"/>
            <w:hideMark/>
          </w:tcPr>
          <w:p w14:paraId="5196119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0.0245</w:t>
            </w:r>
          </w:p>
        </w:tc>
        <w:tc>
          <w:tcPr>
            <w:tcW w:w="0" w:type="auto"/>
            <w:tcBorders>
              <w:top w:val="nil"/>
              <w:left w:val="nil"/>
              <w:bottom w:val="nil"/>
              <w:right w:val="nil"/>
            </w:tcBorders>
            <w:shd w:val="clear" w:color="auto" w:fill="auto"/>
            <w:vAlign w:val="center"/>
            <w:hideMark/>
          </w:tcPr>
          <w:p w14:paraId="052EBAC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85.68</w:t>
            </w:r>
          </w:p>
        </w:tc>
      </w:tr>
      <w:tr w:rsidR="009C1D40" w:rsidRPr="009C1D40" w14:paraId="713A59F2" w14:textId="77777777" w:rsidTr="009C1D40">
        <w:trPr>
          <w:trHeight w:val="283"/>
          <w:jc w:val="center"/>
        </w:trPr>
        <w:tc>
          <w:tcPr>
            <w:tcW w:w="1028" w:type="dxa"/>
            <w:tcBorders>
              <w:top w:val="nil"/>
              <w:left w:val="nil"/>
              <w:bottom w:val="nil"/>
              <w:right w:val="nil"/>
            </w:tcBorders>
            <w:shd w:val="clear" w:color="auto" w:fill="auto"/>
            <w:vAlign w:val="center"/>
            <w:hideMark/>
          </w:tcPr>
          <w:p w14:paraId="07021643"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2011</w:t>
            </w:r>
          </w:p>
        </w:tc>
        <w:tc>
          <w:tcPr>
            <w:tcW w:w="0" w:type="auto"/>
            <w:tcBorders>
              <w:top w:val="nil"/>
              <w:left w:val="nil"/>
              <w:bottom w:val="nil"/>
              <w:right w:val="nil"/>
            </w:tcBorders>
            <w:shd w:val="clear" w:color="auto" w:fill="auto"/>
            <w:vAlign w:val="center"/>
            <w:hideMark/>
          </w:tcPr>
          <w:p w14:paraId="761CAA6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0.0663</w:t>
            </w:r>
          </w:p>
        </w:tc>
        <w:tc>
          <w:tcPr>
            <w:tcW w:w="0" w:type="auto"/>
            <w:tcBorders>
              <w:top w:val="nil"/>
              <w:left w:val="nil"/>
              <w:bottom w:val="nil"/>
              <w:right w:val="nil"/>
            </w:tcBorders>
            <w:shd w:val="clear" w:color="auto" w:fill="auto"/>
            <w:vAlign w:val="center"/>
            <w:hideMark/>
          </w:tcPr>
          <w:p w14:paraId="44C3309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95.16</w:t>
            </w:r>
          </w:p>
        </w:tc>
        <w:tc>
          <w:tcPr>
            <w:tcW w:w="0" w:type="auto"/>
            <w:tcBorders>
              <w:top w:val="nil"/>
              <w:left w:val="nil"/>
              <w:bottom w:val="nil"/>
              <w:right w:val="nil"/>
            </w:tcBorders>
            <w:shd w:val="clear" w:color="auto" w:fill="auto"/>
            <w:vAlign w:val="center"/>
            <w:hideMark/>
          </w:tcPr>
          <w:p w14:paraId="0F2C5A7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0.0296</w:t>
            </w:r>
          </w:p>
        </w:tc>
        <w:tc>
          <w:tcPr>
            <w:tcW w:w="0" w:type="auto"/>
            <w:tcBorders>
              <w:top w:val="nil"/>
              <w:left w:val="nil"/>
              <w:bottom w:val="nil"/>
              <w:right w:val="nil"/>
            </w:tcBorders>
            <w:shd w:val="clear" w:color="auto" w:fill="auto"/>
            <w:vAlign w:val="center"/>
            <w:hideMark/>
          </w:tcPr>
          <w:p w14:paraId="33983F6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89.93</w:t>
            </w:r>
          </w:p>
        </w:tc>
        <w:tc>
          <w:tcPr>
            <w:tcW w:w="0" w:type="auto"/>
            <w:tcBorders>
              <w:top w:val="nil"/>
              <w:left w:val="nil"/>
              <w:bottom w:val="nil"/>
              <w:right w:val="nil"/>
            </w:tcBorders>
            <w:shd w:val="clear" w:color="auto" w:fill="auto"/>
            <w:vAlign w:val="center"/>
            <w:hideMark/>
          </w:tcPr>
          <w:p w14:paraId="72C4618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0.0656</w:t>
            </w:r>
          </w:p>
        </w:tc>
        <w:tc>
          <w:tcPr>
            <w:tcW w:w="0" w:type="auto"/>
            <w:tcBorders>
              <w:top w:val="nil"/>
              <w:left w:val="nil"/>
              <w:bottom w:val="nil"/>
              <w:right w:val="nil"/>
            </w:tcBorders>
            <w:shd w:val="clear" w:color="auto" w:fill="auto"/>
            <w:vAlign w:val="center"/>
            <w:hideMark/>
          </w:tcPr>
          <w:p w14:paraId="72DD4F9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92.84</w:t>
            </w:r>
          </w:p>
        </w:tc>
        <w:tc>
          <w:tcPr>
            <w:tcW w:w="0" w:type="auto"/>
            <w:tcBorders>
              <w:top w:val="nil"/>
              <w:left w:val="nil"/>
              <w:bottom w:val="nil"/>
              <w:right w:val="nil"/>
            </w:tcBorders>
            <w:shd w:val="clear" w:color="auto" w:fill="auto"/>
            <w:vAlign w:val="center"/>
            <w:hideMark/>
          </w:tcPr>
          <w:p w14:paraId="2F43BA9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0.0294</w:t>
            </w:r>
          </w:p>
        </w:tc>
        <w:tc>
          <w:tcPr>
            <w:tcW w:w="0" w:type="auto"/>
            <w:tcBorders>
              <w:top w:val="nil"/>
              <w:left w:val="nil"/>
              <w:bottom w:val="nil"/>
              <w:right w:val="nil"/>
            </w:tcBorders>
            <w:shd w:val="clear" w:color="auto" w:fill="auto"/>
            <w:vAlign w:val="center"/>
            <w:hideMark/>
          </w:tcPr>
          <w:p w14:paraId="5458E44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82.38</w:t>
            </w:r>
          </w:p>
        </w:tc>
      </w:tr>
      <w:tr w:rsidR="009C1D40" w:rsidRPr="009C1D40" w14:paraId="0A4E8210" w14:textId="77777777" w:rsidTr="009C1D40">
        <w:trPr>
          <w:trHeight w:val="283"/>
          <w:jc w:val="center"/>
        </w:trPr>
        <w:tc>
          <w:tcPr>
            <w:tcW w:w="1028" w:type="dxa"/>
            <w:tcBorders>
              <w:top w:val="nil"/>
              <w:left w:val="nil"/>
              <w:bottom w:val="nil"/>
              <w:right w:val="nil"/>
            </w:tcBorders>
            <w:shd w:val="clear" w:color="auto" w:fill="auto"/>
            <w:vAlign w:val="center"/>
            <w:hideMark/>
          </w:tcPr>
          <w:p w14:paraId="6699972B"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2013</w:t>
            </w:r>
          </w:p>
        </w:tc>
        <w:tc>
          <w:tcPr>
            <w:tcW w:w="0" w:type="auto"/>
            <w:tcBorders>
              <w:top w:val="nil"/>
              <w:left w:val="nil"/>
              <w:bottom w:val="nil"/>
              <w:right w:val="nil"/>
            </w:tcBorders>
            <w:shd w:val="clear" w:color="auto" w:fill="auto"/>
            <w:vAlign w:val="center"/>
            <w:hideMark/>
          </w:tcPr>
          <w:p w14:paraId="2D49290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0.0548</w:t>
            </w:r>
          </w:p>
        </w:tc>
        <w:tc>
          <w:tcPr>
            <w:tcW w:w="0" w:type="auto"/>
            <w:tcBorders>
              <w:top w:val="nil"/>
              <w:left w:val="nil"/>
              <w:bottom w:val="nil"/>
              <w:right w:val="nil"/>
            </w:tcBorders>
            <w:shd w:val="clear" w:color="auto" w:fill="auto"/>
            <w:vAlign w:val="center"/>
            <w:hideMark/>
          </w:tcPr>
          <w:p w14:paraId="6AB70A24"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94.73</w:t>
            </w:r>
          </w:p>
        </w:tc>
        <w:tc>
          <w:tcPr>
            <w:tcW w:w="0" w:type="auto"/>
            <w:tcBorders>
              <w:top w:val="nil"/>
              <w:left w:val="nil"/>
              <w:bottom w:val="nil"/>
              <w:right w:val="nil"/>
            </w:tcBorders>
            <w:shd w:val="clear" w:color="auto" w:fill="auto"/>
            <w:vAlign w:val="center"/>
            <w:hideMark/>
          </w:tcPr>
          <w:p w14:paraId="0B0CEDC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0.0697</w:t>
            </w:r>
          </w:p>
        </w:tc>
        <w:tc>
          <w:tcPr>
            <w:tcW w:w="0" w:type="auto"/>
            <w:tcBorders>
              <w:top w:val="nil"/>
              <w:left w:val="nil"/>
              <w:bottom w:val="nil"/>
              <w:right w:val="nil"/>
            </w:tcBorders>
            <w:shd w:val="clear" w:color="auto" w:fill="auto"/>
            <w:vAlign w:val="center"/>
            <w:hideMark/>
          </w:tcPr>
          <w:p w14:paraId="0A0BD2C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93.44</w:t>
            </w:r>
          </w:p>
        </w:tc>
        <w:tc>
          <w:tcPr>
            <w:tcW w:w="0" w:type="auto"/>
            <w:tcBorders>
              <w:top w:val="nil"/>
              <w:left w:val="nil"/>
              <w:bottom w:val="nil"/>
              <w:right w:val="nil"/>
            </w:tcBorders>
            <w:shd w:val="clear" w:color="auto" w:fill="auto"/>
            <w:vAlign w:val="center"/>
            <w:hideMark/>
          </w:tcPr>
          <w:p w14:paraId="02A2C99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0.0609</w:t>
            </w:r>
          </w:p>
        </w:tc>
        <w:tc>
          <w:tcPr>
            <w:tcW w:w="0" w:type="auto"/>
            <w:tcBorders>
              <w:top w:val="nil"/>
              <w:left w:val="nil"/>
              <w:bottom w:val="nil"/>
              <w:right w:val="nil"/>
            </w:tcBorders>
            <w:shd w:val="clear" w:color="auto" w:fill="auto"/>
            <w:vAlign w:val="center"/>
            <w:hideMark/>
          </w:tcPr>
          <w:p w14:paraId="3A1C1B11"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93.08</w:t>
            </w:r>
          </w:p>
        </w:tc>
        <w:tc>
          <w:tcPr>
            <w:tcW w:w="0" w:type="auto"/>
            <w:tcBorders>
              <w:top w:val="nil"/>
              <w:left w:val="nil"/>
              <w:bottom w:val="nil"/>
              <w:right w:val="nil"/>
            </w:tcBorders>
            <w:shd w:val="clear" w:color="auto" w:fill="auto"/>
            <w:vAlign w:val="center"/>
            <w:hideMark/>
          </w:tcPr>
          <w:p w14:paraId="63472F0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0.0659</w:t>
            </w:r>
          </w:p>
        </w:tc>
        <w:tc>
          <w:tcPr>
            <w:tcW w:w="0" w:type="auto"/>
            <w:tcBorders>
              <w:top w:val="nil"/>
              <w:left w:val="nil"/>
              <w:bottom w:val="nil"/>
              <w:right w:val="nil"/>
            </w:tcBorders>
            <w:shd w:val="clear" w:color="auto" w:fill="auto"/>
            <w:vAlign w:val="center"/>
            <w:hideMark/>
          </w:tcPr>
          <w:p w14:paraId="3CE3CD7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89.49</w:t>
            </w:r>
          </w:p>
        </w:tc>
      </w:tr>
      <w:tr w:rsidR="009C1D40" w:rsidRPr="009C1D40" w14:paraId="2F1C7B23" w14:textId="77777777" w:rsidTr="009C1D40">
        <w:trPr>
          <w:trHeight w:val="283"/>
          <w:jc w:val="center"/>
        </w:trPr>
        <w:tc>
          <w:tcPr>
            <w:tcW w:w="1028" w:type="dxa"/>
            <w:tcBorders>
              <w:top w:val="nil"/>
              <w:left w:val="nil"/>
              <w:right w:val="nil"/>
            </w:tcBorders>
            <w:shd w:val="clear" w:color="auto" w:fill="auto"/>
            <w:vAlign w:val="center"/>
            <w:hideMark/>
          </w:tcPr>
          <w:p w14:paraId="00E050E5"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2015</w:t>
            </w:r>
          </w:p>
        </w:tc>
        <w:tc>
          <w:tcPr>
            <w:tcW w:w="0" w:type="auto"/>
            <w:tcBorders>
              <w:top w:val="nil"/>
              <w:left w:val="nil"/>
              <w:right w:val="nil"/>
            </w:tcBorders>
            <w:shd w:val="clear" w:color="auto" w:fill="auto"/>
            <w:vAlign w:val="center"/>
            <w:hideMark/>
          </w:tcPr>
          <w:p w14:paraId="388C13B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0.0619</w:t>
            </w:r>
          </w:p>
        </w:tc>
        <w:tc>
          <w:tcPr>
            <w:tcW w:w="0" w:type="auto"/>
            <w:tcBorders>
              <w:top w:val="nil"/>
              <w:left w:val="nil"/>
              <w:right w:val="nil"/>
            </w:tcBorders>
            <w:shd w:val="clear" w:color="auto" w:fill="auto"/>
            <w:vAlign w:val="center"/>
            <w:hideMark/>
          </w:tcPr>
          <w:p w14:paraId="70DC577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94.94</w:t>
            </w:r>
          </w:p>
        </w:tc>
        <w:tc>
          <w:tcPr>
            <w:tcW w:w="0" w:type="auto"/>
            <w:tcBorders>
              <w:top w:val="nil"/>
              <w:left w:val="nil"/>
              <w:right w:val="nil"/>
            </w:tcBorders>
            <w:shd w:val="clear" w:color="auto" w:fill="auto"/>
            <w:vAlign w:val="center"/>
            <w:hideMark/>
          </w:tcPr>
          <w:p w14:paraId="5014B10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0.0826</w:t>
            </w:r>
          </w:p>
        </w:tc>
        <w:tc>
          <w:tcPr>
            <w:tcW w:w="0" w:type="auto"/>
            <w:tcBorders>
              <w:top w:val="nil"/>
              <w:left w:val="nil"/>
              <w:right w:val="nil"/>
            </w:tcBorders>
            <w:shd w:val="clear" w:color="auto" w:fill="auto"/>
            <w:vAlign w:val="center"/>
            <w:hideMark/>
          </w:tcPr>
          <w:p w14:paraId="44D7F49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95.30</w:t>
            </w:r>
          </w:p>
        </w:tc>
        <w:tc>
          <w:tcPr>
            <w:tcW w:w="0" w:type="auto"/>
            <w:tcBorders>
              <w:top w:val="nil"/>
              <w:left w:val="nil"/>
              <w:right w:val="nil"/>
            </w:tcBorders>
            <w:shd w:val="clear" w:color="auto" w:fill="auto"/>
            <w:vAlign w:val="center"/>
            <w:hideMark/>
          </w:tcPr>
          <w:p w14:paraId="2BCF34A6"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0.0630</w:t>
            </w:r>
          </w:p>
        </w:tc>
        <w:tc>
          <w:tcPr>
            <w:tcW w:w="0" w:type="auto"/>
            <w:tcBorders>
              <w:top w:val="nil"/>
              <w:left w:val="nil"/>
              <w:right w:val="nil"/>
            </w:tcBorders>
            <w:shd w:val="clear" w:color="auto" w:fill="auto"/>
            <w:vAlign w:val="center"/>
            <w:hideMark/>
          </w:tcPr>
          <w:p w14:paraId="47239E71"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92.82</w:t>
            </w:r>
          </w:p>
        </w:tc>
        <w:tc>
          <w:tcPr>
            <w:tcW w:w="0" w:type="auto"/>
            <w:tcBorders>
              <w:top w:val="nil"/>
              <w:left w:val="nil"/>
              <w:right w:val="nil"/>
            </w:tcBorders>
            <w:shd w:val="clear" w:color="auto" w:fill="auto"/>
            <w:vAlign w:val="center"/>
            <w:hideMark/>
          </w:tcPr>
          <w:p w14:paraId="3C82429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0.0734</w:t>
            </w:r>
          </w:p>
        </w:tc>
        <w:tc>
          <w:tcPr>
            <w:tcW w:w="0" w:type="auto"/>
            <w:tcBorders>
              <w:top w:val="nil"/>
              <w:left w:val="nil"/>
              <w:right w:val="nil"/>
            </w:tcBorders>
            <w:shd w:val="clear" w:color="auto" w:fill="auto"/>
            <w:vAlign w:val="center"/>
            <w:hideMark/>
          </w:tcPr>
          <w:p w14:paraId="6C41B07C"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94.05</w:t>
            </w:r>
          </w:p>
        </w:tc>
      </w:tr>
      <w:tr w:rsidR="009C1D40" w:rsidRPr="009C1D40" w14:paraId="09DD1C1B" w14:textId="77777777" w:rsidTr="009C1D40">
        <w:trPr>
          <w:trHeight w:val="283"/>
          <w:jc w:val="center"/>
        </w:trPr>
        <w:tc>
          <w:tcPr>
            <w:tcW w:w="1028" w:type="dxa"/>
            <w:tcBorders>
              <w:top w:val="nil"/>
              <w:left w:val="nil"/>
              <w:bottom w:val="single" w:sz="12" w:space="0" w:color="auto"/>
              <w:right w:val="nil"/>
            </w:tcBorders>
            <w:shd w:val="clear" w:color="auto" w:fill="auto"/>
            <w:vAlign w:val="center"/>
            <w:hideMark/>
          </w:tcPr>
          <w:p w14:paraId="72ACAB61"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2017</w:t>
            </w:r>
          </w:p>
        </w:tc>
        <w:tc>
          <w:tcPr>
            <w:tcW w:w="0" w:type="auto"/>
            <w:tcBorders>
              <w:top w:val="nil"/>
              <w:left w:val="nil"/>
              <w:bottom w:val="single" w:sz="12" w:space="0" w:color="auto"/>
              <w:right w:val="nil"/>
            </w:tcBorders>
            <w:shd w:val="clear" w:color="auto" w:fill="auto"/>
            <w:vAlign w:val="center"/>
            <w:hideMark/>
          </w:tcPr>
          <w:p w14:paraId="653794E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0.0607</w:t>
            </w:r>
          </w:p>
        </w:tc>
        <w:tc>
          <w:tcPr>
            <w:tcW w:w="0" w:type="auto"/>
            <w:tcBorders>
              <w:top w:val="nil"/>
              <w:left w:val="nil"/>
              <w:bottom w:val="single" w:sz="12" w:space="0" w:color="auto"/>
              <w:right w:val="nil"/>
            </w:tcBorders>
            <w:shd w:val="clear" w:color="auto" w:fill="auto"/>
            <w:vAlign w:val="center"/>
            <w:hideMark/>
          </w:tcPr>
          <w:p w14:paraId="20578AA1"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94.82</w:t>
            </w:r>
          </w:p>
        </w:tc>
        <w:tc>
          <w:tcPr>
            <w:tcW w:w="0" w:type="auto"/>
            <w:tcBorders>
              <w:top w:val="nil"/>
              <w:left w:val="nil"/>
              <w:bottom w:val="single" w:sz="12" w:space="0" w:color="auto"/>
              <w:right w:val="nil"/>
            </w:tcBorders>
            <w:shd w:val="clear" w:color="auto" w:fill="auto"/>
            <w:vAlign w:val="center"/>
            <w:hideMark/>
          </w:tcPr>
          <w:p w14:paraId="596E04E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0.0862</w:t>
            </w:r>
          </w:p>
        </w:tc>
        <w:tc>
          <w:tcPr>
            <w:tcW w:w="0" w:type="auto"/>
            <w:tcBorders>
              <w:top w:val="nil"/>
              <w:left w:val="nil"/>
              <w:bottom w:val="single" w:sz="12" w:space="0" w:color="auto"/>
              <w:right w:val="nil"/>
            </w:tcBorders>
            <w:shd w:val="clear" w:color="auto" w:fill="auto"/>
            <w:vAlign w:val="center"/>
            <w:hideMark/>
          </w:tcPr>
          <w:p w14:paraId="6CBDDCA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95.37</w:t>
            </w:r>
          </w:p>
        </w:tc>
        <w:tc>
          <w:tcPr>
            <w:tcW w:w="0" w:type="auto"/>
            <w:tcBorders>
              <w:top w:val="nil"/>
              <w:left w:val="nil"/>
              <w:bottom w:val="single" w:sz="12" w:space="0" w:color="auto"/>
              <w:right w:val="nil"/>
            </w:tcBorders>
            <w:shd w:val="clear" w:color="auto" w:fill="auto"/>
            <w:vAlign w:val="center"/>
            <w:hideMark/>
          </w:tcPr>
          <w:p w14:paraId="4AC7570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0.0574</w:t>
            </w:r>
          </w:p>
        </w:tc>
        <w:tc>
          <w:tcPr>
            <w:tcW w:w="0" w:type="auto"/>
            <w:tcBorders>
              <w:top w:val="nil"/>
              <w:left w:val="nil"/>
              <w:bottom w:val="single" w:sz="12" w:space="0" w:color="auto"/>
              <w:right w:val="nil"/>
            </w:tcBorders>
            <w:shd w:val="clear" w:color="auto" w:fill="auto"/>
            <w:vAlign w:val="center"/>
            <w:hideMark/>
          </w:tcPr>
          <w:p w14:paraId="5C6359C6"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92.44</w:t>
            </w:r>
          </w:p>
        </w:tc>
        <w:tc>
          <w:tcPr>
            <w:tcW w:w="0" w:type="auto"/>
            <w:tcBorders>
              <w:top w:val="nil"/>
              <w:left w:val="nil"/>
              <w:bottom w:val="single" w:sz="12" w:space="0" w:color="auto"/>
              <w:right w:val="nil"/>
            </w:tcBorders>
            <w:shd w:val="clear" w:color="auto" w:fill="auto"/>
            <w:vAlign w:val="center"/>
            <w:hideMark/>
          </w:tcPr>
          <w:p w14:paraId="6A77E8C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0.0965</w:t>
            </w:r>
          </w:p>
        </w:tc>
        <w:tc>
          <w:tcPr>
            <w:tcW w:w="0" w:type="auto"/>
            <w:tcBorders>
              <w:top w:val="nil"/>
              <w:left w:val="nil"/>
              <w:bottom w:val="single" w:sz="12" w:space="0" w:color="auto"/>
              <w:right w:val="nil"/>
            </w:tcBorders>
            <w:shd w:val="clear" w:color="auto" w:fill="auto"/>
            <w:vAlign w:val="center"/>
            <w:hideMark/>
          </w:tcPr>
          <w:p w14:paraId="152A110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96.49</w:t>
            </w:r>
          </w:p>
        </w:tc>
      </w:tr>
    </w:tbl>
    <w:p w14:paraId="261B6593" w14:textId="64DF1543" w:rsidR="009C1D40" w:rsidRDefault="00750DAA" w:rsidP="00750DAA">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0A220085" w14:textId="64D7675F" w:rsidR="00594C70" w:rsidRPr="006B6714" w:rsidRDefault="00594C70" w:rsidP="00594C70">
      <w:pPr>
        <w:pStyle w:val="Legenda"/>
        <w:keepNext/>
        <w:jc w:val="center"/>
        <w:rPr>
          <w:rFonts w:ascii="Arial" w:hAnsi="Arial" w:cs="Arial"/>
          <w:i w:val="0"/>
          <w:color w:val="auto"/>
          <w:sz w:val="24"/>
        </w:rPr>
      </w:pPr>
      <w:r w:rsidRPr="00594C70">
        <w:rPr>
          <w:rFonts w:ascii="Arial" w:hAnsi="Arial" w:cs="Arial"/>
          <w:i w:val="0"/>
          <w:color w:val="auto"/>
          <w:sz w:val="24"/>
        </w:rPr>
        <w:t xml:space="preserve">Tabela </w:t>
      </w:r>
      <w:r w:rsidRPr="00594C70">
        <w:rPr>
          <w:rFonts w:ascii="Arial" w:hAnsi="Arial" w:cs="Arial"/>
          <w:i w:val="0"/>
          <w:color w:val="auto"/>
          <w:sz w:val="24"/>
        </w:rPr>
        <w:fldChar w:fldCharType="begin"/>
      </w:r>
      <w:r w:rsidRPr="00594C70">
        <w:rPr>
          <w:rFonts w:ascii="Arial" w:hAnsi="Arial" w:cs="Arial"/>
          <w:i w:val="0"/>
          <w:color w:val="auto"/>
          <w:sz w:val="24"/>
        </w:rPr>
        <w:instrText xml:space="preserve"> SEQ Tabela \* ARABIC </w:instrText>
      </w:r>
      <w:r w:rsidRPr="00594C70">
        <w:rPr>
          <w:rFonts w:ascii="Arial" w:hAnsi="Arial" w:cs="Arial"/>
          <w:i w:val="0"/>
          <w:color w:val="auto"/>
          <w:sz w:val="24"/>
        </w:rPr>
        <w:fldChar w:fldCharType="separate"/>
      </w:r>
      <w:r w:rsidR="00E073E3">
        <w:rPr>
          <w:rFonts w:ascii="Arial" w:hAnsi="Arial" w:cs="Arial"/>
          <w:i w:val="0"/>
          <w:noProof/>
          <w:color w:val="auto"/>
          <w:sz w:val="24"/>
        </w:rPr>
        <w:t>10</w:t>
      </w:r>
      <w:r w:rsidRPr="00594C70">
        <w:rPr>
          <w:rFonts w:ascii="Arial" w:hAnsi="Arial" w:cs="Arial"/>
          <w:i w:val="0"/>
          <w:color w:val="auto"/>
          <w:sz w:val="24"/>
        </w:rPr>
        <w:fldChar w:fldCharType="end"/>
      </w:r>
      <w:r w:rsidRPr="00594C70">
        <w:rPr>
          <w:rFonts w:ascii="Arial" w:hAnsi="Arial" w:cs="Arial"/>
          <w:i w:val="0"/>
          <w:color w:val="auto"/>
          <w:sz w:val="24"/>
        </w:rPr>
        <w:t xml:space="preserve"> </w:t>
      </w:r>
      <w:r w:rsidR="006B6714">
        <w:rPr>
          <w:rFonts w:ascii="Arial" w:hAnsi="Arial" w:cs="Arial"/>
          <w:i w:val="0"/>
          <w:color w:val="auto"/>
          <w:sz w:val="24"/>
        </w:rPr>
        <w:t>-</w:t>
      </w:r>
      <w:r w:rsidRPr="00594C70">
        <w:rPr>
          <w:rFonts w:ascii="Arial" w:hAnsi="Arial" w:cs="Arial"/>
          <w:i w:val="0"/>
          <w:color w:val="auto"/>
          <w:sz w:val="24"/>
        </w:rPr>
        <w:t xml:space="preserve"> </w:t>
      </w:r>
      <w:proofErr w:type="gramStart"/>
      <w:r w:rsidR="006B6714">
        <w:rPr>
          <w:rFonts w:ascii="Arial" w:hAnsi="Arial" w:cs="Arial"/>
          <w:i w:val="0"/>
          <w:color w:val="auto"/>
          <w:sz w:val="24"/>
        </w:rPr>
        <w:t xml:space="preserve">Coordenada (ou Peso) de Cada Variável </w:t>
      </w:r>
      <w:proofErr w:type="spellStart"/>
      <w:r w:rsidR="006B6714" w:rsidRPr="006B6714">
        <w:rPr>
          <w:rFonts w:ascii="Arial" w:hAnsi="Arial" w:cs="Arial"/>
          <w:color w:val="auto"/>
          <w:sz w:val="24"/>
        </w:rPr>
        <w:t>Dummy</w:t>
      </w:r>
      <w:proofErr w:type="spellEnd"/>
      <w:r w:rsidR="006B6714" w:rsidRPr="006B6714">
        <w:rPr>
          <w:rFonts w:ascii="Arial" w:hAnsi="Arial" w:cs="Arial"/>
          <w:color w:val="auto"/>
          <w:sz w:val="24"/>
        </w:rPr>
        <w:t xml:space="preserve"> </w:t>
      </w:r>
      <w:r w:rsidR="006B6714">
        <w:rPr>
          <w:rFonts w:ascii="Arial" w:hAnsi="Arial" w:cs="Arial"/>
          <w:i w:val="0"/>
          <w:color w:val="auto"/>
          <w:sz w:val="24"/>
        </w:rPr>
        <w:t xml:space="preserve">da Variável de </w:t>
      </w:r>
      <w:r w:rsidR="00750DAA">
        <w:rPr>
          <w:rFonts w:ascii="Arial" w:hAnsi="Arial" w:cs="Arial"/>
          <w:i w:val="0"/>
          <w:color w:val="auto"/>
          <w:sz w:val="24"/>
        </w:rPr>
        <w:t>“</w:t>
      </w:r>
      <w:r w:rsidR="006B6714">
        <w:rPr>
          <w:rFonts w:ascii="Arial" w:hAnsi="Arial" w:cs="Arial"/>
          <w:i w:val="0"/>
          <w:color w:val="auto"/>
          <w:sz w:val="24"/>
        </w:rPr>
        <w:t>Apoio Parental</w:t>
      </w:r>
      <w:r w:rsidR="00750DAA">
        <w:rPr>
          <w:rFonts w:ascii="Arial" w:hAnsi="Arial" w:cs="Arial"/>
          <w:i w:val="0"/>
          <w:color w:val="auto"/>
          <w:sz w:val="24"/>
        </w:rPr>
        <w:t>”</w:t>
      </w:r>
      <w:r w:rsidR="006B6714">
        <w:rPr>
          <w:rFonts w:ascii="Arial" w:hAnsi="Arial" w:cs="Arial"/>
          <w:i w:val="0"/>
          <w:color w:val="auto"/>
          <w:sz w:val="24"/>
        </w:rPr>
        <w:t xml:space="preserve"> por Série e Ano</w:t>
      </w:r>
      <w:r w:rsidR="00750DAA">
        <w:rPr>
          <w:rFonts w:ascii="Arial" w:hAnsi="Arial" w:cs="Arial"/>
          <w:i w:val="0"/>
          <w:color w:val="auto"/>
          <w:sz w:val="24"/>
        </w:rPr>
        <w:t xml:space="preserve"> da Primeira Dimensão</w:t>
      </w:r>
      <w:proofErr w:type="gramEnd"/>
    </w:p>
    <w:tbl>
      <w:tblPr>
        <w:tblW w:w="0" w:type="auto"/>
        <w:jc w:val="center"/>
        <w:tblInd w:w="55" w:type="dxa"/>
        <w:tblCellMar>
          <w:left w:w="70" w:type="dxa"/>
          <w:right w:w="70" w:type="dxa"/>
        </w:tblCellMar>
        <w:tblLook w:val="04A0" w:firstRow="1" w:lastRow="0" w:firstColumn="1" w:lastColumn="0" w:noHBand="0" w:noVBand="1"/>
      </w:tblPr>
      <w:tblGrid>
        <w:gridCol w:w="1852"/>
        <w:gridCol w:w="708"/>
        <w:gridCol w:w="708"/>
        <w:gridCol w:w="708"/>
        <w:gridCol w:w="708"/>
        <w:gridCol w:w="708"/>
        <w:gridCol w:w="708"/>
        <w:gridCol w:w="196"/>
        <w:gridCol w:w="708"/>
        <w:gridCol w:w="708"/>
        <w:gridCol w:w="708"/>
        <w:gridCol w:w="708"/>
        <w:gridCol w:w="708"/>
        <w:gridCol w:w="708"/>
      </w:tblGrid>
      <w:tr w:rsidR="009C1D40" w:rsidRPr="009C1D40" w14:paraId="6C531505" w14:textId="77777777" w:rsidTr="00750DAA">
        <w:trPr>
          <w:trHeight w:val="283"/>
          <w:jc w:val="center"/>
        </w:trPr>
        <w:tc>
          <w:tcPr>
            <w:tcW w:w="0" w:type="auto"/>
            <w:tcBorders>
              <w:top w:val="single" w:sz="12" w:space="0" w:color="auto"/>
              <w:left w:val="nil"/>
              <w:bottom w:val="nil"/>
              <w:right w:val="nil"/>
            </w:tcBorders>
            <w:shd w:val="clear" w:color="auto" w:fill="auto"/>
            <w:noWrap/>
            <w:vAlign w:val="bottom"/>
            <w:hideMark/>
          </w:tcPr>
          <w:p w14:paraId="083B081A"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 </w:t>
            </w:r>
          </w:p>
        </w:tc>
        <w:tc>
          <w:tcPr>
            <w:tcW w:w="0" w:type="auto"/>
            <w:gridSpan w:val="13"/>
            <w:tcBorders>
              <w:top w:val="single" w:sz="12" w:space="0" w:color="auto"/>
              <w:left w:val="nil"/>
              <w:bottom w:val="nil"/>
              <w:right w:val="nil"/>
            </w:tcBorders>
            <w:shd w:val="clear" w:color="auto" w:fill="auto"/>
            <w:noWrap/>
            <w:vAlign w:val="bottom"/>
            <w:hideMark/>
          </w:tcPr>
          <w:p w14:paraId="5BB29034"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Coordenada da Análise de Correspondência de Apoio Parental</w:t>
            </w:r>
          </w:p>
        </w:tc>
      </w:tr>
      <w:tr w:rsidR="009C1D40" w:rsidRPr="009C1D40" w14:paraId="4B72CF01" w14:textId="77777777" w:rsidTr="00750DAA">
        <w:trPr>
          <w:trHeight w:val="283"/>
          <w:jc w:val="center"/>
        </w:trPr>
        <w:tc>
          <w:tcPr>
            <w:tcW w:w="0" w:type="auto"/>
            <w:tcBorders>
              <w:top w:val="nil"/>
              <w:left w:val="nil"/>
              <w:bottom w:val="nil"/>
              <w:right w:val="nil"/>
            </w:tcBorders>
            <w:shd w:val="clear" w:color="auto" w:fill="auto"/>
            <w:noWrap/>
            <w:vAlign w:val="bottom"/>
            <w:hideMark/>
          </w:tcPr>
          <w:p w14:paraId="4A5A63DE"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p>
        </w:tc>
        <w:tc>
          <w:tcPr>
            <w:tcW w:w="0" w:type="auto"/>
            <w:gridSpan w:val="6"/>
            <w:tcBorders>
              <w:top w:val="nil"/>
              <w:left w:val="nil"/>
              <w:bottom w:val="nil"/>
              <w:right w:val="nil"/>
            </w:tcBorders>
            <w:shd w:val="clear" w:color="auto" w:fill="auto"/>
            <w:noWrap/>
            <w:vAlign w:val="bottom"/>
            <w:hideMark/>
          </w:tcPr>
          <w:p w14:paraId="08B609A7"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5º Ano do Ensino Fundamental</w:t>
            </w:r>
          </w:p>
        </w:tc>
        <w:tc>
          <w:tcPr>
            <w:tcW w:w="0" w:type="auto"/>
            <w:tcBorders>
              <w:top w:val="nil"/>
              <w:left w:val="nil"/>
              <w:bottom w:val="nil"/>
              <w:right w:val="nil"/>
            </w:tcBorders>
            <w:shd w:val="clear" w:color="auto" w:fill="auto"/>
            <w:noWrap/>
            <w:vAlign w:val="bottom"/>
            <w:hideMark/>
          </w:tcPr>
          <w:p w14:paraId="4A9D0284"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p>
        </w:tc>
        <w:tc>
          <w:tcPr>
            <w:tcW w:w="0" w:type="auto"/>
            <w:gridSpan w:val="6"/>
            <w:tcBorders>
              <w:top w:val="nil"/>
              <w:left w:val="nil"/>
              <w:bottom w:val="nil"/>
              <w:right w:val="nil"/>
            </w:tcBorders>
            <w:shd w:val="clear" w:color="auto" w:fill="auto"/>
            <w:noWrap/>
            <w:vAlign w:val="bottom"/>
            <w:hideMark/>
          </w:tcPr>
          <w:p w14:paraId="04765A4C"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9º Ano do Ensino Fundamental</w:t>
            </w:r>
          </w:p>
        </w:tc>
      </w:tr>
      <w:tr w:rsidR="009C1D40" w:rsidRPr="009C1D40" w14:paraId="48B9E5AF" w14:textId="77777777" w:rsidTr="00750DAA">
        <w:trPr>
          <w:trHeight w:val="283"/>
          <w:jc w:val="center"/>
        </w:trPr>
        <w:tc>
          <w:tcPr>
            <w:tcW w:w="0" w:type="auto"/>
            <w:tcBorders>
              <w:top w:val="nil"/>
              <w:left w:val="nil"/>
              <w:bottom w:val="single" w:sz="4" w:space="0" w:color="auto"/>
              <w:right w:val="nil"/>
            </w:tcBorders>
            <w:shd w:val="clear" w:color="auto" w:fill="auto"/>
            <w:noWrap/>
            <w:vAlign w:val="bottom"/>
            <w:hideMark/>
          </w:tcPr>
          <w:p w14:paraId="0E7C3873"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 </w:t>
            </w:r>
          </w:p>
        </w:tc>
        <w:tc>
          <w:tcPr>
            <w:tcW w:w="0" w:type="auto"/>
            <w:tcBorders>
              <w:top w:val="nil"/>
              <w:left w:val="nil"/>
              <w:bottom w:val="single" w:sz="4" w:space="0" w:color="auto"/>
              <w:right w:val="nil"/>
            </w:tcBorders>
            <w:shd w:val="clear" w:color="auto" w:fill="auto"/>
            <w:noWrap/>
            <w:vAlign w:val="bottom"/>
            <w:hideMark/>
          </w:tcPr>
          <w:p w14:paraId="4E8E5A82"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2007</w:t>
            </w:r>
          </w:p>
        </w:tc>
        <w:tc>
          <w:tcPr>
            <w:tcW w:w="0" w:type="auto"/>
            <w:tcBorders>
              <w:top w:val="nil"/>
              <w:left w:val="nil"/>
              <w:bottom w:val="single" w:sz="4" w:space="0" w:color="auto"/>
              <w:right w:val="nil"/>
            </w:tcBorders>
            <w:shd w:val="clear" w:color="auto" w:fill="auto"/>
            <w:noWrap/>
            <w:vAlign w:val="bottom"/>
            <w:hideMark/>
          </w:tcPr>
          <w:p w14:paraId="4633190C"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2009</w:t>
            </w:r>
          </w:p>
        </w:tc>
        <w:tc>
          <w:tcPr>
            <w:tcW w:w="0" w:type="auto"/>
            <w:tcBorders>
              <w:top w:val="nil"/>
              <w:left w:val="nil"/>
              <w:bottom w:val="single" w:sz="4" w:space="0" w:color="auto"/>
              <w:right w:val="nil"/>
            </w:tcBorders>
            <w:shd w:val="clear" w:color="auto" w:fill="auto"/>
            <w:noWrap/>
            <w:vAlign w:val="bottom"/>
            <w:hideMark/>
          </w:tcPr>
          <w:p w14:paraId="3154C9D0"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2011</w:t>
            </w:r>
          </w:p>
        </w:tc>
        <w:tc>
          <w:tcPr>
            <w:tcW w:w="0" w:type="auto"/>
            <w:tcBorders>
              <w:top w:val="nil"/>
              <w:left w:val="nil"/>
              <w:bottom w:val="single" w:sz="4" w:space="0" w:color="auto"/>
              <w:right w:val="nil"/>
            </w:tcBorders>
            <w:shd w:val="clear" w:color="auto" w:fill="auto"/>
            <w:noWrap/>
            <w:vAlign w:val="bottom"/>
            <w:hideMark/>
          </w:tcPr>
          <w:p w14:paraId="1CCEEBFC"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2013</w:t>
            </w:r>
          </w:p>
        </w:tc>
        <w:tc>
          <w:tcPr>
            <w:tcW w:w="0" w:type="auto"/>
            <w:tcBorders>
              <w:top w:val="nil"/>
              <w:left w:val="nil"/>
              <w:bottom w:val="single" w:sz="4" w:space="0" w:color="auto"/>
              <w:right w:val="nil"/>
            </w:tcBorders>
            <w:shd w:val="clear" w:color="auto" w:fill="auto"/>
            <w:noWrap/>
            <w:vAlign w:val="bottom"/>
            <w:hideMark/>
          </w:tcPr>
          <w:p w14:paraId="493FD799"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2015</w:t>
            </w:r>
          </w:p>
        </w:tc>
        <w:tc>
          <w:tcPr>
            <w:tcW w:w="0" w:type="auto"/>
            <w:tcBorders>
              <w:top w:val="nil"/>
              <w:left w:val="nil"/>
              <w:bottom w:val="single" w:sz="4" w:space="0" w:color="auto"/>
              <w:right w:val="nil"/>
            </w:tcBorders>
            <w:shd w:val="clear" w:color="auto" w:fill="auto"/>
            <w:noWrap/>
            <w:vAlign w:val="bottom"/>
            <w:hideMark/>
          </w:tcPr>
          <w:p w14:paraId="313ED323"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2017</w:t>
            </w:r>
          </w:p>
        </w:tc>
        <w:tc>
          <w:tcPr>
            <w:tcW w:w="0" w:type="auto"/>
            <w:tcBorders>
              <w:top w:val="nil"/>
              <w:left w:val="nil"/>
              <w:bottom w:val="single" w:sz="4" w:space="0" w:color="auto"/>
              <w:right w:val="nil"/>
            </w:tcBorders>
            <w:shd w:val="clear" w:color="auto" w:fill="auto"/>
            <w:noWrap/>
            <w:vAlign w:val="bottom"/>
            <w:hideMark/>
          </w:tcPr>
          <w:p w14:paraId="5236B54A"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 </w:t>
            </w:r>
          </w:p>
        </w:tc>
        <w:tc>
          <w:tcPr>
            <w:tcW w:w="0" w:type="auto"/>
            <w:tcBorders>
              <w:top w:val="nil"/>
              <w:left w:val="nil"/>
              <w:bottom w:val="single" w:sz="4" w:space="0" w:color="auto"/>
              <w:right w:val="nil"/>
            </w:tcBorders>
            <w:shd w:val="clear" w:color="auto" w:fill="auto"/>
            <w:noWrap/>
            <w:vAlign w:val="bottom"/>
            <w:hideMark/>
          </w:tcPr>
          <w:p w14:paraId="17D5ADFA"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2007</w:t>
            </w:r>
          </w:p>
        </w:tc>
        <w:tc>
          <w:tcPr>
            <w:tcW w:w="0" w:type="auto"/>
            <w:tcBorders>
              <w:top w:val="nil"/>
              <w:left w:val="nil"/>
              <w:bottom w:val="single" w:sz="4" w:space="0" w:color="auto"/>
              <w:right w:val="nil"/>
            </w:tcBorders>
            <w:shd w:val="clear" w:color="auto" w:fill="auto"/>
            <w:noWrap/>
            <w:vAlign w:val="bottom"/>
            <w:hideMark/>
          </w:tcPr>
          <w:p w14:paraId="7B801E58"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2009</w:t>
            </w:r>
          </w:p>
        </w:tc>
        <w:tc>
          <w:tcPr>
            <w:tcW w:w="0" w:type="auto"/>
            <w:tcBorders>
              <w:top w:val="nil"/>
              <w:left w:val="nil"/>
              <w:bottom w:val="single" w:sz="4" w:space="0" w:color="auto"/>
              <w:right w:val="nil"/>
            </w:tcBorders>
            <w:shd w:val="clear" w:color="auto" w:fill="auto"/>
            <w:noWrap/>
            <w:vAlign w:val="bottom"/>
            <w:hideMark/>
          </w:tcPr>
          <w:p w14:paraId="7D18FD97"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2011</w:t>
            </w:r>
          </w:p>
        </w:tc>
        <w:tc>
          <w:tcPr>
            <w:tcW w:w="0" w:type="auto"/>
            <w:tcBorders>
              <w:top w:val="nil"/>
              <w:left w:val="nil"/>
              <w:bottom w:val="single" w:sz="4" w:space="0" w:color="auto"/>
              <w:right w:val="nil"/>
            </w:tcBorders>
            <w:shd w:val="clear" w:color="auto" w:fill="auto"/>
            <w:noWrap/>
            <w:vAlign w:val="bottom"/>
            <w:hideMark/>
          </w:tcPr>
          <w:p w14:paraId="42C59226"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2013</w:t>
            </w:r>
          </w:p>
        </w:tc>
        <w:tc>
          <w:tcPr>
            <w:tcW w:w="0" w:type="auto"/>
            <w:tcBorders>
              <w:top w:val="nil"/>
              <w:left w:val="nil"/>
              <w:bottom w:val="single" w:sz="4" w:space="0" w:color="auto"/>
              <w:right w:val="nil"/>
            </w:tcBorders>
            <w:shd w:val="clear" w:color="auto" w:fill="auto"/>
            <w:noWrap/>
            <w:vAlign w:val="bottom"/>
            <w:hideMark/>
          </w:tcPr>
          <w:p w14:paraId="3084A53B"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2015</w:t>
            </w:r>
          </w:p>
        </w:tc>
        <w:tc>
          <w:tcPr>
            <w:tcW w:w="0" w:type="auto"/>
            <w:tcBorders>
              <w:top w:val="nil"/>
              <w:left w:val="nil"/>
              <w:bottom w:val="single" w:sz="4" w:space="0" w:color="auto"/>
              <w:right w:val="nil"/>
            </w:tcBorders>
            <w:shd w:val="clear" w:color="auto" w:fill="auto"/>
            <w:noWrap/>
            <w:vAlign w:val="bottom"/>
            <w:hideMark/>
          </w:tcPr>
          <w:p w14:paraId="6BC391B6"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2017</w:t>
            </w:r>
          </w:p>
        </w:tc>
      </w:tr>
      <w:tr w:rsidR="009C1D40" w:rsidRPr="009C1D40" w14:paraId="4022ED11" w14:textId="77777777" w:rsidTr="00750DAA">
        <w:trPr>
          <w:trHeight w:val="283"/>
          <w:jc w:val="center"/>
        </w:trPr>
        <w:tc>
          <w:tcPr>
            <w:tcW w:w="0" w:type="auto"/>
            <w:tcBorders>
              <w:top w:val="nil"/>
              <w:left w:val="nil"/>
              <w:bottom w:val="nil"/>
              <w:right w:val="nil"/>
            </w:tcBorders>
            <w:shd w:val="clear" w:color="auto" w:fill="auto"/>
            <w:vAlign w:val="center"/>
            <w:hideMark/>
          </w:tcPr>
          <w:p w14:paraId="1EAD3A13" w14:textId="00263919" w:rsidR="009C1D40" w:rsidRPr="009C1D40" w:rsidRDefault="00062D62" w:rsidP="009C1D40">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Apoio em </w:t>
            </w:r>
            <w:r w:rsidR="009C1D40" w:rsidRPr="009C1D40">
              <w:rPr>
                <w:rFonts w:ascii="Arial" w:eastAsia="Times New Roman" w:hAnsi="Arial" w:cs="Arial"/>
                <w:b/>
                <w:bCs/>
                <w:color w:val="000000"/>
                <w:sz w:val="20"/>
                <w:szCs w:val="20"/>
                <w:lang w:eastAsia="pt-BR"/>
              </w:rPr>
              <w:t>Estudar</w:t>
            </w:r>
          </w:p>
        </w:tc>
        <w:tc>
          <w:tcPr>
            <w:tcW w:w="0" w:type="auto"/>
            <w:tcBorders>
              <w:top w:val="nil"/>
              <w:left w:val="nil"/>
              <w:bottom w:val="nil"/>
              <w:right w:val="nil"/>
            </w:tcBorders>
            <w:shd w:val="clear" w:color="auto" w:fill="auto"/>
            <w:noWrap/>
            <w:vAlign w:val="center"/>
            <w:hideMark/>
          </w:tcPr>
          <w:p w14:paraId="7699BA06"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02827131"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613D25C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01DE9631"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533492F1"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22F609C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53E23384"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27DF4471"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3B5175B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3F1D14E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noWrap/>
            <w:vAlign w:val="center"/>
            <w:hideMark/>
          </w:tcPr>
          <w:p w14:paraId="59B83A6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0BA4B89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494A3D6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r>
      <w:tr w:rsidR="009C1D40" w:rsidRPr="009C1D40" w14:paraId="08F20780" w14:textId="77777777" w:rsidTr="00750DAA">
        <w:trPr>
          <w:trHeight w:val="283"/>
          <w:jc w:val="center"/>
        </w:trPr>
        <w:tc>
          <w:tcPr>
            <w:tcW w:w="0" w:type="auto"/>
            <w:tcBorders>
              <w:top w:val="nil"/>
              <w:left w:val="nil"/>
              <w:bottom w:val="nil"/>
              <w:right w:val="nil"/>
            </w:tcBorders>
            <w:shd w:val="clear" w:color="auto" w:fill="auto"/>
            <w:vAlign w:val="center"/>
            <w:hideMark/>
          </w:tcPr>
          <w:p w14:paraId="16ED6BB0"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0" w:type="auto"/>
            <w:tcBorders>
              <w:top w:val="nil"/>
              <w:left w:val="nil"/>
              <w:bottom w:val="nil"/>
              <w:right w:val="nil"/>
            </w:tcBorders>
            <w:shd w:val="clear" w:color="auto" w:fill="auto"/>
            <w:vAlign w:val="center"/>
            <w:hideMark/>
          </w:tcPr>
          <w:p w14:paraId="2D48EF7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5.592</w:t>
            </w:r>
          </w:p>
        </w:tc>
        <w:tc>
          <w:tcPr>
            <w:tcW w:w="0" w:type="auto"/>
            <w:tcBorders>
              <w:top w:val="nil"/>
              <w:left w:val="nil"/>
              <w:bottom w:val="nil"/>
              <w:right w:val="nil"/>
            </w:tcBorders>
            <w:shd w:val="clear" w:color="auto" w:fill="auto"/>
            <w:vAlign w:val="center"/>
            <w:hideMark/>
          </w:tcPr>
          <w:p w14:paraId="6218833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5.72</w:t>
            </w:r>
          </w:p>
        </w:tc>
        <w:tc>
          <w:tcPr>
            <w:tcW w:w="0" w:type="auto"/>
            <w:tcBorders>
              <w:top w:val="nil"/>
              <w:left w:val="nil"/>
              <w:bottom w:val="nil"/>
              <w:right w:val="nil"/>
            </w:tcBorders>
            <w:shd w:val="clear" w:color="auto" w:fill="auto"/>
            <w:vAlign w:val="center"/>
            <w:hideMark/>
          </w:tcPr>
          <w:p w14:paraId="616F025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6.399</w:t>
            </w:r>
          </w:p>
        </w:tc>
        <w:tc>
          <w:tcPr>
            <w:tcW w:w="0" w:type="auto"/>
            <w:tcBorders>
              <w:top w:val="nil"/>
              <w:left w:val="nil"/>
              <w:bottom w:val="nil"/>
              <w:right w:val="nil"/>
            </w:tcBorders>
            <w:shd w:val="clear" w:color="auto" w:fill="auto"/>
            <w:vAlign w:val="center"/>
            <w:hideMark/>
          </w:tcPr>
          <w:p w14:paraId="7ABA8FC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6.313</w:t>
            </w:r>
          </w:p>
        </w:tc>
        <w:tc>
          <w:tcPr>
            <w:tcW w:w="0" w:type="auto"/>
            <w:tcBorders>
              <w:top w:val="nil"/>
              <w:left w:val="nil"/>
              <w:bottom w:val="nil"/>
              <w:right w:val="nil"/>
            </w:tcBorders>
            <w:shd w:val="clear" w:color="auto" w:fill="auto"/>
            <w:vAlign w:val="center"/>
            <w:hideMark/>
          </w:tcPr>
          <w:p w14:paraId="622A0DD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6.464</w:t>
            </w:r>
          </w:p>
        </w:tc>
        <w:tc>
          <w:tcPr>
            <w:tcW w:w="0" w:type="auto"/>
            <w:tcBorders>
              <w:top w:val="nil"/>
              <w:left w:val="nil"/>
              <w:bottom w:val="nil"/>
              <w:right w:val="nil"/>
            </w:tcBorders>
            <w:shd w:val="clear" w:color="auto" w:fill="auto"/>
            <w:vAlign w:val="center"/>
            <w:hideMark/>
          </w:tcPr>
          <w:p w14:paraId="026207C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6.583</w:t>
            </w:r>
          </w:p>
        </w:tc>
        <w:tc>
          <w:tcPr>
            <w:tcW w:w="0" w:type="auto"/>
            <w:tcBorders>
              <w:top w:val="nil"/>
              <w:left w:val="nil"/>
              <w:bottom w:val="nil"/>
              <w:right w:val="nil"/>
            </w:tcBorders>
            <w:shd w:val="clear" w:color="auto" w:fill="auto"/>
            <w:noWrap/>
            <w:vAlign w:val="center"/>
            <w:hideMark/>
          </w:tcPr>
          <w:p w14:paraId="05D18E94"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53576E1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7.585</w:t>
            </w:r>
          </w:p>
        </w:tc>
        <w:tc>
          <w:tcPr>
            <w:tcW w:w="0" w:type="auto"/>
            <w:tcBorders>
              <w:top w:val="nil"/>
              <w:left w:val="nil"/>
              <w:bottom w:val="nil"/>
              <w:right w:val="nil"/>
            </w:tcBorders>
            <w:shd w:val="clear" w:color="auto" w:fill="auto"/>
            <w:vAlign w:val="center"/>
            <w:hideMark/>
          </w:tcPr>
          <w:p w14:paraId="5C27BDF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8.088</w:t>
            </w:r>
          </w:p>
        </w:tc>
        <w:tc>
          <w:tcPr>
            <w:tcW w:w="0" w:type="auto"/>
            <w:tcBorders>
              <w:top w:val="nil"/>
              <w:left w:val="nil"/>
              <w:bottom w:val="nil"/>
              <w:right w:val="nil"/>
            </w:tcBorders>
            <w:shd w:val="clear" w:color="auto" w:fill="auto"/>
            <w:vAlign w:val="center"/>
            <w:hideMark/>
          </w:tcPr>
          <w:p w14:paraId="7BAF982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8.231</w:t>
            </w:r>
          </w:p>
        </w:tc>
        <w:tc>
          <w:tcPr>
            <w:tcW w:w="0" w:type="auto"/>
            <w:tcBorders>
              <w:top w:val="nil"/>
              <w:left w:val="nil"/>
              <w:bottom w:val="nil"/>
              <w:right w:val="nil"/>
            </w:tcBorders>
            <w:shd w:val="clear" w:color="auto" w:fill="auto"/>
            <w:vAlign w:val="center"/>
            <w:hideMark/>
          </w:tcPr>
          <w:p w14:paraId="1A6DE25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7.804</w:t>
            </w:r>
          </w:p>
        </w:tc>
        <w:tc>
          <w:tcPr>
            <w:tcW w:w="0" w:type="auto"/>
            <w:tcBorders>
              <w:top w:val="nil"/>
              <w:left w:val="nil"/>
              <w:bottom w:val="nil"/>
              <w:right w:val="nil"/>
            </w:tcBorders>
            <w:shd w:val="clear" w:color="auto" w:fill="auto"/>
            <w:vAlign w:val="center"/>
            <w:hideMark/>
          </w:tcPr>
          <w:p w14:paraId="049033E4"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7.947</w:t>
            </w:r>
          </w:p>
        </w:tc>
        <w:tc>
          <w:tcPr>
            <w:tcW w:w="0" w:type="auto"/>
            <w:tcBorders>
              <w:top w:val="nil"/>
              <w:left w:val="nil"/>
              <w:bottom w:val="nil"/>
              <w:right w:val="nil"/>
            </w:tcBorders>
            <w:shd w:val="clear" w:color="auto" w:fill="auto"/>
            <w:vAlign w:val="center"/>
            <w:hideMark/>
          </w:tcPr>
          <w:p w14:paraId="2B236BF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7.752</w:t>
            </w:r>
          </w:p>
        </w:tc>
      </w:tr>
      <w:tr w:rsidR="009C1D40" w:rsidRPr="009C1D40" w14:paraId="502649B6" w14:textId="77777777" w:rsidTr="00750DAA">
        <w:trPr>
          <w:trHeight w:val="283"/>
          <w:jc w:val="center"/>
        </w:trPr>
        <w:tc>
          <w:tcPr>
            <w:tcW w:w="0" w:type="auto"/>
            <w:tcBorders>
              <w:top w:val="nil"/>
              <w:left w:val="nil"/>
              <w:bottom w:val="nil"/>
              <w:right w:val="nil"/>
            </w:tcBorders>
            <w:shd w:val="clear" w:color="auto" w:fill="auto"/>
            <w:vAlign w:val="center"/>
            <w:hideMark/>
          </w:tcPr>
          <w:p w14:paraId="48167D63"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0" w:type="auto"/>
            <w:tcBorders>
              <w:top w:val="nil"/>
              <w:left w:val="nil"/>
              <w:bottom w:val="nil"/>
              <w:right w:val="nil"/>
            </w:tcBorders>
            <w:shd w:val="clear" w:color="auto" w:fill="auto"/>
            <w:vAlign w:val="center"/>
            <w:hideMark/>
          </w:tcPr>
          <w:p w14:paraId="21D5082C"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-0.208</w:t>
            </w:r>
          </w:p>
        </w:tc>
        <w:tc>
          <w:tcPr>
            <w:tcW w:w="0" w:type="auto"/>
            <w:tcBorders>
              <w:top w:val="nil"/>
              <w:left w:val="nil"/>
              <w:bottom w:val="nil"/>
              <w:right w:val="nil"/>
            </w:tcBorders>
            <w:shd w:val="clear" w:color="auto" w:fill="auto"/>
            <w:vAlign w:val="center"/>
            <w:hideMark/>
          </w:tcPr>
          <w:p w14:paraId="04A7453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-0.201</w:t>
            </w:r>
          </w:p>
        </w:tc>
        <w:tc>
          <w:tcPr>
            <w:tcW w:w="0" w:type="auto"/>
            <w:tcBorders>
              <w:top w:val="nil"/>
              <w:left w:val="nil"/>
              <w:bottom w:val="nil"/>
              <w:right w:val="nil"/>
            </w:tcBorders>
            <w:shd w:val="clear" w:color="auto" w:fill="auto"/>
            <w:vAlign w:val="center"/>
            <w:hideMark/>
          </w:tcPr>
          <w:p w14:paraId="201748E4"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-0.184</w:t>
            </w:r>
          </w:p>
        </w:tc>
        <w:tc>
          <w:tcPr>
            <w:tcW w:w="0" w:type="auto"/>
            <w:tcBorders>
              <w:top w:val="nil"/>
              <w:left w:val="nil"/>
              <w:bottom w:val="nil"/>
              <w:right w:val="nil"/>
            </w:tcBorders>
            <w:shd w:val="clear" w:color="auto" w:fill="auto"/>
            <w:vAlign w:val="center"/>
            <w:hideMark/>
          </w:tcPr>
          <w:p w14:paraId="38541A9C"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-0.186</w:t>
            </w:r>
          </w:p>
        </w:tc>
        <w:tc>
          <w:tcPr>
            <w:tcW w:w="0" w:type="auto"/>
            <w:tcBorders>
              <w:top w:val="nil"/>
              <w:left w:val="nil"/>
              <w:bottom w:val="nil"/>
              <w:right w:val="nil"/>
            </w:tcBorders>
            <w:shd w:val="clear" w:color="auto" w:fill="auto"/>
            <w:vAlign w:val="center"/>
            <w:hideMark/>
          </w:tcPr>
          <w:p w14:paraId="0D8DACF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-0.192</w:t>
            </w:r>
          </w:p>
        </w:tc>
        <w:tc>
          <w:tcPr>
            <w:tcW w:w="0" w:type="auto"/>
            <w:tcBorders>
              <w:top w:val="nil"/>
              <w:left w:val="nil"/>
              <w:bottom w:val="nil"/>
              <w:right w:val="nil"/>
            </w:tcBorders>
            <w:shd w:val="clear" w:color="auto" w:fill="auto"/>
            <w:vAlign w:val="center"/>
            <w:hideMark/>
          </w:tcPr>
          <w:p w14:paraId="0F312E7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-0.192</w:t>
            </w:r>
          </w:p>
        </w:tc>
        <w:tc>
          <w:tcPr>
            <w:tcW w:w="0" w:type="auto"/>
            <w:tcBorders>
              <w:top w:val="nil"/>
              <w:left w:val="nil"/>
              <w:bottom w:val="nil"/>
              <w:right w:val="nil"/>
            </w:tcBorders>
            <w:shd w:val="clear" w:color="auto" w:fill="auto"/>
            <w:noWrap/>
            <w:vAlign w:val="center"/>
            <w:hideMark/>
          </w:tcPr>
          <w:p w14:paraId="6CD1321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307AD36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-0.143</w:t>
            </w:r>
          </w:p>
        </w:tc>
        <w:tc>
          <w:tcPr>
            <w:tcW w:w="0" w:type="auto"/>
            <w:tcBorders>
              <w:top w:val="nil"/>
              <w:left w:val="nil"/>
              <w:bottom w:val="nil"/>
              <w:right w:val="nil"/>
            </w:tcBorders>
            <w:shd w:val="clear" w:color="auto" w:fill="auto"/>
            <w:vAlign w:val="center"/>
            <w:hideMark/>
          </w:tcPr>
          <w:p w14:paraId="730BE70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-0.12</w:t>
            </w:r>
          </w:p>
        </w:tc>
        <w:tc>
          <w:tcPr>
            <w:tcW w:w="0" w:type="auto"/>
            <w:tcBorders>
              <w:top w:val="nil"/>
              <w:left w:val="nil"/>
              <w:bottom w:val="nil"/>
              <w:right w:val="nil"/>
            </w:tcBorders>
            <w:shd w:val="clear" w:color="auto" w:fill="auto"/>
            <w:vAlign w:val="center"/>
            <w:hideMark/>
          </w:tcPr>
          <w:p w14:paraId="2AAA2F7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-0.119</w:t>
            </w:r>
          </w:p>
        </w:tc>
        <w:tc>
          <w:tcPr>
            <w:tcW w:w="0" w:type="auto"/>
            <w:tcBorders>
              <w:top w:val="nil"/>
              <w:left w:val="nil"/>
              <w:bottom w:val="nil"/>
              <w:right w:val="nil"/>
            </w:tcBorders>
            <w:shd w:val="clear" w:color="auto" w:fill="auto"/>
            <w:vAlign w:val="center"/>
            <w:hideMark/>
          </w:tcPr>
          <w:p w14:paraId="5DEBA5E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-0.126</w:t>
            </w:r>
          </w:p>
        </w:tc>
        <w:tc>
          <w:tcPr>
            <w:tcW w:w="0" w:type="auto"/>
            <w:tcBorders>
              <w:top w:val="nil"/>
              <w:left w:val="nil"/>
              <w:bottom w:val="nil"/>
              <w:right w:val="nil"/>
            </w:tcBorders>
            <w:shd w:val="clear" w:color="auto" w:fill="auto"/>
            <w:vAlign w:val="center"/>
            <w:hideMark/>
          </w:tcPr>
          <w:p w14:paraId="34482ED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-0.13</w:t>
            </w:r>
          </w:p>
        </w:tc>
        <w:tc>
          <w:tcPr>
            <w:tcW w:w="0" w:type="auto"/>
            <w:tcBorders>
              <w:top w:val="nil"/>
              <w:left w:val="nil"/>
              <w:bottom w:val="nil"/>
              <w:right w:val="nil"/>
            </w:tcBorders>
            <w:shd w:val="clear" w:color="auto" w:fill="auto"/>
            <w:vAlign w:val="center"/>
            <w:hideMark/>
          </w:tcPr>
          <w:p w14:paraId="5039B01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-0.132</w:t>
            </w:r>
          </w:p>
        </w:tc>
      </w:tr>
      <w:tr w:rsidR="00062D62" w:rsidRPr="009C1D40" w14:paraId="570E8CE6" w14:textId="77777777" w:rsidTr="00784913">
        <w:trPr>
          <w:trHeight w:val="283"/>
          <w:jc w:val="center"/>
        </w:trPr>
        <w:tc>
          <w:tcPr>
            <w:tcW w:w="0" w:type="auto"/>
            <w:gridSpan w:val="14"/>
            <w:tcBorders>
              <w:top w:val="nil"/>
              <w:left w:val="nil"/>
              <w:bottom w:val="nil"/>
              <w:right w:val="nil"/>
            </w:tcBorders>
            <w:shd w:val="clear" w:color="auto" w:fill="auto"/>
            <w:vAlign w:val="center"/>
            <w:hideMark/>
          </w:tcPr>
          <w:p w14:paraId="38B6C774" w14:textId="63F74B77" w:rsidR="00062D62" w:rsidRPr="009C1D40" w:rsidRDefault="00062D62" w:rsidP="00062D62">
            <w:pPr>
              <w:spacing w:after="0" w:line="240" w:lineRule="auto"/>
              <w:rPr>
                <w:rFonts w:ascii="Arial" w:eastAsia="Times New Roman" w:hAnsi="Arial" w:cs="Arial"/>
                <w:color w:val="000000"/>
                <w:sz w:val="20"/>
                <w:szCs w:val="20"/>
                <w:lang w:eastAsia="pt-BR"/>
              </w:rPr>
            </w:pPr>
            <w:r>
              <w:rPr>
                <w:rFonts w:ascii="Arial" w:eastAsia="Times New Roman" w:hAnsi="Arial" w:cs="Arial"/>
                <w:b/>
                <w:bCs/>
                <w:color w:val="000000"/>
                <w:sz w:val="20"/>
                <w:szCs w:val="20"/>
                <w:lang w:eastAsia="pt-BR"/>
              </w:rPr>
              <w:t xml:space="preserve">Apoio </w:t>
            </w:r>
            <w:r w:rsidRPr="009C1D40">
              <w:rPr>
                <w:rFonts w:ascii="Arial" w:eastAsia="Times New Roman" w:hAnsi="Arial" w:cs="Arial"/>
                <w:b/>
                <w:bCs/>
                <w:color w:val="000000"/>
                <w:sz w:val="20"/>
                <w:szCs w:val="20"/>
                <w:lang w:eastAsia="pt-BR"/>
              </w:rPr>
              <w:t>Fazer Dever de Casa</w:t>
            </w:r>
          </w:p>
        </w:tc>
      </w:tr>
      <w:tr w:rsidR="009C1D40" w:rsidRPr="009C1D40" w14:paraId="30A8A449" w14:textId="77777777" w:rsidTr="00750DAA">
        <w:trPr>
          <w:trHeight w:val="283"/>
          <w:jc w:val="center"/>
        </w:trPr>
        <w:tc>
          <w:tcPr>
            <w:tcW w:w="0" w:type="auto"/>
            <w:tcBorders>
              <w:top w:val="nil"/>
              <w:left w:val="nil"/>
              <w:bottom w:val="nil"/>
              <w:right w:val="nil"/>
            </w:tcBorders>
            <w:shd w:val="clear" w:color="auto" w:fill="auto"/>
            <w:vAlign w:val="center"/>
            <w:hideMark/>
          </w:tcPr>
          <w:p w14:paraId="644032A3"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0" w:type="auto"/>
            <w:tcBorders>
              <w:top w:val="nil"/>
              <w:left w:val="nil"/>
              <w:bottom w:val="nil"/>
              <w:right w:val="nil"/>
            </w:tcBorders>
            <w:shd w:val="clear" w:color="auto" w:fill="auto"/>
            <w:vAlign w:val="center"/>
            <w:hideMark/>
          </w:tcPr>
          <w:p w14:paraId="0DE3845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5.274</w:t>
            </w:r>
          </w:p>
        </w:tc>
        <w:tc>
          <w:tcPr>
            <w:tcW w:w="0" w:type="auto"/>
            <w:tcBorders>
              <w:top w:val="nil"/>
              <w:left w:val="nil"/>
              <w:bottom w:val="nil"/>
              <w:right w:val="nil"/>
            </w:tcBorders>
            <w:shd w:val="clear" w:color="auto" w:fill="auto"/>
            <w:vAlign w:val="center"/>
            <w:hideMark/>
          </w:tcPr>
          <w:p w14:paraId="6C57B68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5.074</w:t>
            </w:r>
          </w:p>
        </w:tc>
        <w:tc>
          <w:tcPr>
            <w:tcW w:w="0" w:type="auto"/>
            <w:tcBorders>
              <w:top w:val="nil"/>
              <w:left w:val="nil"/>
              <w:bottom w:val="nil"/>
              <w:right w:val="nil"/>
            </w:tcBorders>
            <w:shd w:val="clear" w:color="auto" w:fill="auto"/>
            <w:vAlign w:val="center"/>
            <w:hideMark/>
          </w:tcPr>
          <w:p w14:paraId="7C01F4C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5.369</w:t>
            </w:r>
          </w:p>
        </w:tc>
        <w:tc>
          <w:tcPr>
            <w:tcW w:w="0" w:type="auto"/>
            <w:tcBorders>
              <w:top w:val="nil"/>
              <w:left w:val="nil"/>
              <w:bottom w:val="nil"/>
              <w:right w:val="nil"/>
            </w:tcBorders>
            <w:shd w:val="clear" w:color="auto" w:fill="auto"/>
            <w:vAlign w:val="center"/>
            <w:hideMark/>
          </w:tcPr>
          <w:p w14:paraId="7217E52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5.226</w:t>
            </w:r>
          </w:p>
        </w:tc>
        <w:tc>
          <w:tcPr>
            <w:tcW w:w="0" w:type="auto"/>
            <w:tcBorders>
              <w:top w:val="nil"/>
              <w:left w:val="nil"/>
              <w:bottom w:val="nil"/>
              <w:right w:val="nil"/>
            </w:tcBorders>
            <w:shd w:val="clear" w:color="auto" w:fill="auto"/>
            <w:vAlign w:val="center"/>
            <w:hideMark/>
          </w:tcPr>
          <w:p w14:paraId="19BE32C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5.126</w:t>
            </w:r>
          </w:p>
        </w:tc>
        <w:tc>
          <w:tcPr>
            <w:tcW w:w="0" w:type="auto"/>
            <w:tcBorders>
              <w:top w:val="nil"/>
              <w:left w:val="nil"/>
              <w:bottom w:val="nil"/>
              <w:right w:val="nil"/>
            </w:tcBorders>
            <w:shd w:val="clear" w:color="auto" w:fill="auto"/>
            <w:vAlign w:val="center"/>
            <w:hideMark/>
          </w:tcPr>
          <w:p w14:paraId="30AEC5A6"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5.281</w:t>
            </w:r>
          </w:p>
        </w:tc>
        <w:tc>
          <w:tcPr>
            <w:tcW w:w="0" w:type="auto"/>
            <w:tcBorders>
              <w:top w:val="nil"/>
              <w:left w:val="nil"/>
              <w:bottom w:val="nil"/>
              <w:right w:val="nil"/>
            </w:tcBorders>
            <w:shd w:val="clear" w:color="auto" w:fill="auto"/>
            <w:noWrap/>
            <w:vAlign w:val="center"/>
            <w:hideMark/>
          </w:tcPr>
          <w:p w14:paraId="3BE1447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4C0CC79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4.736</w:t>
            </w:r>
          </w:p>
        </w:tc>
        <w:tc>
          <w:tcPr>
            <w:tcW w:w="0" w:type="auto"/>
            <w:tcBorders>
              <w:top w:val="nil"/>
              <w:left w:val="nil"/>
              <w:bottom w:val="nil"/>
              <w:right w:val="nil"/>
            </w:tcBorders>
            <w:shd w:val="clear" w:color="auto" w:fill="auto"/>
            <w:vAlign w:val="center"/>
            <w:hideMark/>
          </w:tcPr>
          <w:p w14:paraId="21530DA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5.093</w:t>
            </w:r>
          </w:p>
        </w:tc>
        <w:tc>
          <w:tcPr>
            <w:tcW w:w="0" w:type="auto"/>
            <w:tcBorders>
              <w:top w:val="nil"/>
              <w:left w:val="nil"/>
              <w:bottom w:val="nil"/>
              <w:right w:val="nil"/>
            </w:tcBorders>
            <w:shd w:val="clear" w:color="auto" w:fill="auto"/>
            <w:vAlign w:val="center"/>
            <w:hideMark/>
          </w:tcPr>
          <w:p w14:paraId="0A3FB94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5.003</w:t>
            </w:r>
          </w:p>
        </w:tc>
        <w:tc>
          <w:tcPr>
            <w:tcW w:w="0" w:type="auto"/>
            <w:tcBorders>
              <w:top w:val="nil"/>
              <w:left w:val="nil"/>
              <w:bottom w:val="nil"/>
              <w:right w:val="nil"/>
            </w:tcBorders>
            <w:shd w:val="clear" w:color="auto" w:fill="auto"/>
            <w:vAlign w:val="center"/>
            <w:hideMark/>
          </w:tcPr>
          <w:p w14:paraId="49B3AB1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4.863</w:t>
            </w:r>
          </w:p>
        </w:tc>
        <w:tc>
          <w:tcPr>
            <w:tcW w:w="0" w:type="auto"/>
            <w:tcBorders>
              <w:top w:val="nil"/>
              <w:left w:val="nil"/>
              <w:bottom w:val="nil"/>
              <w:right w:val="nil"/>
            </w:tcBorders>
            <w:shd w:val="clear" w:color="auto" w:fill="auto"/>
            <w:vAlign w:val="center"/>
            <w:hideMark/>
          </w:tcPr>
          <w:p w14:paraId="0CB66F9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4.918</w:t>
            </w:r>
          </w:p>
        </w:tc>
        <w:tc>
          <w:tcPr>
            <w:tcW w:w="0" w:type="auto"/>
            <w:tcBorders>
              <w:top w:val="nil"/>
              <w:left w:val="nil"/>
              <w:bottom w:val="nil"/>
              <w:right w:val="nil"/>
            </w:tcBorders>
            <w:shd w:val="clear" w:color="auto" w:fill="auto"/>
            <w:vAlign w:val="center"/>
            <w:hideMark/>
          </w:tcPr>
          <w:p w14:paraId="4DE3A11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4.892</w:t>
            </w:r>
          </w:p>
        </w:tc>
      </w:tr>
      <w:tr w:rsidR="009C1D40" w:rsidRPr="009C1D40" w14:paraId="0F2039C2" w14:textId="77777777" w:rsidTr="00750DAA">
        <w:trPr>
          <w:trHeight w:val="283"/>
          <w:jc w:val="center"/>
        </w:trPr>
        <w:tc>
          <w:tcPr>
            <w:tcW w:w="0" w:type="auto"/>
            <w:tcBorders>
              <w:top w:val="nil"/>
              <w:left w:val="nil"/>
              <w:bottom w:val="nil"/>
              <w:right w:val="nil"/>
            </w:tcBorders>
            <w:shd w:val="clear" w:color="auto" w:fill="auto"/>
            <w:vAlign w:val="center"/>
            <w:hideMark/>
          </w:tcPr>
          <w:p w14:paraId="50B35AB0"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0" w:type="auto"/>
            <w:tcBorders>
              <w:top w:val="nil"/>
              <w:left w:val="nil"/>
              <w:bottom w:val="nil"/>
              <w:right w:val="nil"/>
            </w:tcBorders>
            <w:shd w:val="clear" w:color="auto" w:fill="auto"/>
            <w:vAlign w:val="center"/>
            <w:hideMark/>
          </w:tcPr>
          <w:p w14:paraId="0BAAE76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-0.247</w:t>
            </w:r>
          </w:p>
        </w:tc>
        <w:tc>
          <w:tcPr>
            <w:tcW w:w="0" w:type="auto"/>
            <w:tcBorders>
              <w:top w:val="nil"/>
              <w:left w:val="nil"/>
              <w:bottom w:val="nil"/>
              <w:right w:val="nil"/>
            </w:tcBorders>
            <w:shd w:val="clear" w:color="auto" w:fill="auto"/>
            <w:vAlign w:val="center"/>
            <w:hideMark/>
          </w:tcPr>
          <w:p w14:paraId="367D4A7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-0.256</w:t>
            </w:r>
          </w:p>
        </w:tc>
        <w:tc>
          <w:tcPr>
            <w:tcW w:w="0" w:type="auto"/>
            <w:tcBorders>
              <w:top w:val="nil"/>
              <w:left w:val="nil"/>
              <w:bottom w:val="nil"/>
              <w:right w:val="nil"/>
            </w:tcBorders>
            <w:shd w:val="clear" w:color="auto" w:fill="auto"/>
            <w:vAlign w:val="center"/>
            <w:hideMark/>
          </w:tcPr>
          <w:p w14:paraId="7F9E997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-0.243</w:t>
            </w:r>
          </w:p>
        </w:tc>
        <w:tc>
          <w:tcPr>
            <w:tcW w:w="0" w:type="auto"/>
            <w:tcBorders>
              <w:top w:val="nil"/>
              <w:left w:val="nil"/>
              <w:bottom w:val="nil"/>
              <w:right w:val="nil"/>
            </w:tcBorders>
            <w:shd w:val="clear" w:color="auto" w:fill="auto"/>
            <w:vAlign w:val="center"/>
            <w:hideMark/>
          </w:tcPr>
          <w:p w14:paraId="027222B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-0.253</w:t>
            </w:r>
          </w:p>
        </w:tc>
        <w:tc>
          <w:tcPr>
            <w:tcW w:w="0" w:type="auto"/>
            <w:tcBorders>
              <w:top w:val="nil"/>
              <w:left w:val="nil"/>
              <w:bottom w:val="nil"/>
              <w:right w:val="nil"/>
            </w:tcBorders>
            <w:shd w:val="clear" w:color="auto" w:fill="auto"/>
            <w:vAlign w:val="center"/>
            <w:hideMark/>
          </w:tcPr>
          <w:p w14:paraId="6FAB11E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-0.251</w:t>
            </w:r>
          </w:p>
        </w:tc>
        <w:tc>
          <w:tcPr>
            <w:tcW w:w="0" w:type="auto"/>
            <w:tcBorders>
              <w:top w:val="nil"/>
              <w:left w:val="nil"/>
              <w:bottom w:val="nil"/>
              <w:right w:val="nil"/>
            </w:tcBorders>
            <w:shd w:val="clear" w:color="auto" w:fill="auto"/>
            <w:vAlign w:val="center"/>
            <w:hideMark/>
          </w:tcPr>
          <w:p w14:paraId="10DAF76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-0.244</w:t>
            </w:r>
          </w:p>
        </w:tc>
        <w:tc>
          <w:tcPr>
            <w:tcW w:w="0" w:type="auto"/>
            <w:tcBorders>
              <w:top w:val="nil"/>
              <w:left w:val="nil"/>
              <w:bottom w:val="nil"/>
              <w:right w:val="nil"/>
            </w:tcBorders>
            <w:shd w:val="clear" w:color="auto" w:fill="auto"/>
            <w:noWrap/>
            <w:vAlign w:val="center"/>
            <w:hideMark/>
          </w:tcPr>
          <w:p w14:paraId="3B52209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58B8B8C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-0.277</w:t>
            </w:r>
          </w:p>
        </w:tc>
        <w:tc>
          <w:tcPr>
            <w:tcW w:w="0" w:type="auto"/>
            <w:tcBorders>
              <w:top w:val="nil"/>
              <w:left w:val="nil"/>
              <w:bottom w:val="nil"/>
              <w:right w:val="nil"/>
            </w:tcBorders>
            <w:shd w:val="clear" w:color="auto" w:fill="auto"/>
            <w:vAlign w:val="center"/>
            <w:hideMark/>
          </w:tcPr>
          <w:p w14:paraId="4194F95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-0.271</w:t>
            </w:r>
          </w:p>
        </w:tc>
        <w:tc>
          <w:tcPr>
            <w:tcW w:w="0" w:type="auto"/>
            <w:tcBorders>
              <w:top w:val="nil"/>
              <w:left w:val="nil"/>
              <w:bottom w:val="nil"/>
              <w:right w:val="nil"/>
            </w:tcBorders>
            <w:shd w:val="clear" w:color="auto" w:fill="auto"/>
            <w:vAlign w:val="center"/>
            <w:hideMark/>
          </w:tcPr>
          <w:p w14:paraId="0B2F4D8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-0.278</w:t>
            </w:r>
          </w:p>
        </w:tc>
        <w:tc>
          <w:tcPr>
            <w:tcW w:w="0" w:type="auto"/>
            <w:tcBorders>
              <w:top w:val="nil"/>
              <w:left w:val="nil"/>
              <w:bottom w:val="nil"/>
              <w:right w:val="nil"/>
            </w:tcBorders>
            <w:shd w:val="clear" w:color="auto" w:fill="auto"/>
            <w:vAlign w:val="center"/>
            <w:hideMark/>
          </w:tcPr>
          <w:p w14:paraId="30BE581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-0.289</w:t>
            </w:r>
          </w:p>
        </w:tc>
        <w:tc>
          <w:tcPr>
            <w:tcW w:w="0" w:type="auto"/>
            <w:tcBorders>
              <w:top w:val="nil"/>
              <w:left w:val="nil"/>
              <w:bottom w:val="nil"/>
              <w:right w:val="nil"/>
            </w:tcBorders>
            <w:shd w:val="clear" w:color="auto" w:fill="auto"/>
            <w:vAlign w:val="center"/>
            <w:hideMark/>
          </w:tcPr>
          <w:p w14:paraId="114528B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-0.286</w:t>
            </w:r>
          </w:p>
        </w:tc>
        <w:tc>
          <w:tcPr>
            <w:tcW w:w="0" w:type="auto"/>
            <w:tcBorders>
              <w:top w:val="nil"/>
              <w:left w:val="nil"/>
              <w:bottom w:val="nil"/>
              <w:right w:val="nil"/>
            </w:tcBorders>
            <w:shd w:val="clear" w:color="auto" w:fill="auto"/>
            <w:vAlign w:val="center"/>
            <w:hideMark/>
          </w:tcPr>
          <w:p w14:paraId="2538CD14"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-0.29</w:t>
            </w:r>
          </w:p>
        </w:tc>
      </w:tr>
      <w:tr w:rsidR="00062D62" w:rsidRPr="009C1D40" w14:paraId="3F7CA8DB" w14:textId="77777777" w:rsidTr="00784913">
        <w:trPr>
          <w:trHeight w:val="283"/>
          <w:jc w:val="center"/>
        </w:trPr>
        <w:tc>
          <w:tcPr>
            <w:tcW w:w="0" w:type="auto"/>
            <w:gridSpan w:val="14"/>
            <w:tcBorders>
              <w:top w:val="nil"/>
              <w:left w:val="nil"/>
              <w:bottom w:val="nil"/>
              <w:right w:val="nil"/>
            </w:tcBorders>
            <w:shd w:val="clear" w:color="auto" w:fill="auto"/>
            <w:vAlign w:val="center"/>
            <w:hideMark/>
          </w:tcPr>
          <w:p w14:paraId="74F393DE" w14:textId="1DD9DB6B" w:rsidR="00062D62" w:rsidRPr="009C1D40" w:rsidRDefault="00062D62" w:rsidP="00062D62">
            <w:pPr>
              <w:spacing w:after="0" w:line="240" w:lineRule="auto"/>
              <w:rPr>
                <w:rFonts w:ascii="Arial" w:eastAsia="Times New Roman" w:hAnsi="Arial" w:cs="Arial"/>
                <w:color w:val="000000"/>
                <w:sz w:val="20"/>
                <w:szCs w:val="20"/>
                <w:lang w:eastAsia="pt-BR"/>
              </w:rPr>
            </w:pPr>
            <w:r>
              <w:rPr>
                <w:rFonts w:ascii="Arial" w:eastAsia="Times New Roman" w:hAnsi="Arial" w:cs="Arial"/>
                <w:b/>
                <w:bCs/>
                <w:color w:val="000000"/>
                <w:sz w:val="20"/>
                <w:szCs w:val="20"/>
                <w:lang w:eastAsia="pt-BR"/>
              </w:rPr>
              <w:t xml:space="preserve">Apoio em </w:t>
            </w:r>
            <w:r w:rsidRPr="009C1D40">
              <w:rPr>
                <w:rFonts w:ascii="Arial" w:eastAsia="Times New Roman" w:hAnsi="Arial" w:cs="Arial"/>
                <w:b/>
                <w:bCs/>
                <w:color w:val="000000"/>
                <w:sz w:val="20"/>
                <w:szCs w:val="20"/>
                <w:lang w:eastAsia="pt-BR"/>
              </w:rPr>
              <w:t>Ler</w:t>
            </w:r>
          </w:p>
        </w:tc>
      </w:tr>
      <w:tr w:rsidR="009C1D40" w:rsidRPr="009C1D40" w14:paraId="4A59E9A9" w14:textId="77777777" w:rsidTr="00750DAA">
        <w:trPr>
          <w:trHeight w:val="283"/>
          <w:jc w:val="center"/>
        </w:trPr>
        <w:tc>
          <w:tcPr>
            <w:tcW w:w="0" w:type="auto"/>
            <w:tcBorders>
              <w:top w:val="nil"/>
              <w:left w:val="nil"/>
              <w:bottom w:val="nil"/>
              <w:right w:val="nil"/>
            </w:tcBorders>
            <w:shd w:val="clear" w:color="auto" w:fill="auto"/>
            <w:vAlign w:val="center"/>
            <w:hideMark/>
          </w:tcPr>
          <w:p w14:paraId="2C66A11E"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0" w:type="auto"/>
            <w:tcBorders>
              <w:top w:val="nil"/>
              <w:left w:val="nil"/>
              <w:bottom w:val="nil"/>
              <w:right w:val="nil"/>
            </w:tcBorders>
            <w:shd w:val="clear" w:color="auto" w:fill="auto"/>
            <w:vAlign w:val="center"/>
            <w:hideMark/>
          </w:tcPr>
          <w:p w14:paraId="783FC14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4.706</w:t>
            </w:r>
          </w:p>
        </w:tc>
        <w:tc>
          <w:tcPr>
            <w:tcW w:w="0" w:type="auto"/>
            <w:tcBorders>
              <w:top w:val="nil"/>
              <w:left w:val="nil"/>
              <w:bottom w:val="nil"/>
              <w:right w:val="nil"/>
            </w:tcBorders>
            <w:shd w:val="clear" w:color="auto" w:fill="auto"/>
            <w:vAlign w:val="center"/>
            <w:hideMark/>
          </w:tcPr>
          <w:p w14:paraId="40E6C8A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4.559</w:t>
            </w:r>
          </w:p>
        </w:tc>
        <w:tc>
          <w:tcPr>
            <w:tcW w:w="0" w:type="auto"/>
            <w:tcBorders>
              <w:top w:val="nil"/>
              <w:left w:val="nil"/>
              <w:bottom w:val="nil"/>
              <w:right w:val="nil"/>
            </w:tcBorders>
            <w:shd w:val="clear" w:color="auto" w:fill="auto"/>
            <w:vAlign w:val="center"/>
            <w:hideMark/>
          </w:tcPr>
          <w:p w14:paraId="70ABFB31"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4.677</w:t>
            </w:r>
          </w:p>
        </w:tc>
        <w:tc>
          <w:tcPr>
            <w:tcW w:w="0" w:type="auto"/>
            <w:tcBorders>
              <w:top w:val="nil"/>
              <w:left w:val="nil"/>
              <w:bottom w:val="nil"/>
              <w:right w:val="nil"/>
            </w:tcBorders>
            <w:shd w:val="clear" w:color="auto" w:fill="auto"/>
            <w:vAlign w:val="center"/>
            <w:hideMark/>
          </w:tcPr>
          <w:p w14:paraId="10D068C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4.541</w:t>
            </w:r>
          </w:p>
        </w:tc>
        <w:tc>
          <w:tcPr>
            <w:tcW w:w="0" w:type="auto"/>
            <w:tcBorders>
              <w:top w:val="nil"/>
              <w:left w:val="nil"/>
              <w:bottom w:val="nil"/>
              <w:right w:val="nil"/>
            </w:tcBorders>
            <w:shd w:val="clear" w:color="auto" w:fill="auto"/>
            <w:vAlign w:val="center"/>
            <w:hideMark/>
          </w:tcPr>
          <w:p w14:paraId="2651972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4.383</w:t>
            </w:r>
          </w:p>
        </w:tc>
        <w:tc>
          <w:tcPr>
            <w:tcW w:w="0" w:type="auto"/>
            <w:tcBorders>
              <w:top w:val="nil"/>
              <w:left w:val="nil"/>
              <w:bottom w:val="nil"/>
              <w:right w:val="nil"/>
            </w:tcBorders>
            <w:shd w:val="clear" w:color="auto" w:fill="auto"/>
            <w:vAlign w:val="center"/>
            <w:hideMark/>
          </w:tcPr>
          <w:p w14:paraId="232097B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4.363</w:t>
            </w:r>
          </w:p>
        </w:tc>
        <w:tc>
          <w:tcPr>
            <w:tcW w:w="0" w:type="auto"/>
            <w:tcBorders>
              <w:top w:val="nil"/>
              <w:left w:val="nil"/>
              <w:bottom w:val="nil"/>
              <w:right w:val="nil"/>
            </w:tcBorders>
            <w:shd w:val="clear" w:color="auto" w:fill="auto"/>
            <w:noWrap/>
            <w:vAlign w:val="center"/>
            <w:hideMark/>
          </w:tcPr>
          <w:p w14:paraId="346964E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4A50E3C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3.221</w:t>
            </w:r>
          </w:p>
        </w:tc>
        <w:tc>
          <w:tcPr>
            <w:tcW w:w="0" w:type="auto"/>
            <w:tcBorders>
              <w:top w:val="nil"/>
              <w:left w:val="nil"/>
              <w:bottom w:val="nil"/>
              <w:right w:val="nil"/>
            </w:tcBorders>
            <w:shd w:val="clear" w:color="auto" w:fill="auto"/>
            <w:vAlign w:val="center"/>
            <w:hideMark/>
          </w:tcPr>
          <w:p w14:paraId="1C4059A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3.57</w:t>
            </w:r>
          </w:p>
        </w:tc>
        <w:tc>
          <w:tcPr>
            <w:tcW w:w="0" w:type="auto"/>
            <w:tcBorders>
              <w:top w:val="nil"/>
              <w:left w:val="nil"/>
              <w:bottom w:val="nil"/>
              <w:right w:val="nil"/>
            </w:tcBorders>
            <w:shd w:val="clear" w:color="auto" w:fill="auto"/>
            <w:vAlign w:val="center"/>
            <w:hideMark/>
          </w:tcPr>
          <w:p w14:paraId="6BBB891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3.36</w:t>
            </w:r>
          </w:p>
        </w:tc>
        <w:tc>
          <w:tcPr>
            <w:tcW w:w="0" w:type="auto"/>
            <w:tcBorders>
              <w:top w:val="nil"/>
              <w:left w:val="nil"/>
              <w:bottom w:val="nil"/>
              <w:right w:val="nil"/>
            </w:tcBorders>
            <w:shd w:val="clear" w:color="auto" w:fill="auto"/>
            <w:vAlign w:val="center"/>
            <w:hideMark/>
          </w:tcPr>
          <w:p w14:paraId="1487577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3.276</w:t>
            </w:r>
          </w:p>
        </w:tc>
        <w:tc>
          <w:tcPr>
            <w:tcW w:w="0" w:type="auto"/>
            <w:tcBorders>
              <w:top w:val="nil"/>
              <w:left w:val="nil"/>
              <w:bottom w:val="nil"/>
              <w:right w:val="nil"/>
            </w:tcBorders>
            <w:shd w:val="clear" w:color="auto" w:fill="auto"/>
            <w:vAlign w:val="center"/>
            <w:hideMark/>
          </w:tcPr>
          <w:p w14:paraId="2733C39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3.045</w:t>
            </w:r>
          </w:p>
        </w:tc>
        <w:tc>
          <w:tcPr>
            <w:tcW w:w="0" w:type="auto"/>
            <w:tcBorders>
              <w:top w:val="nil"/>
              <w:left w:val="nil"/>
              <w:bottom w:val="nil"/>
              <w:right w:val="nil"/>
            </w:tcBorders>
            <w:shd w:val="clear" w:color="auto" w:fill="auto"/>
            <w:vAlign w:val="center"/>
            <w:hideMark/>
          </w:tcPr>
          <w:p w14:paraId="07E3D47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2.863</w:t>
            </w:r>
          </w:p>
        </w:tc>
      </w:tr>
      <w:tr w:rsidR="009C1D40" w:rsidRPr="009C1D40" w14:paraId="7D1E03CA" w14:textId="77777777" w:rsidTr="00750DAA">
        <w:trPr>
          <w:trHeight w:val="283"/>
          <w:jc w:val="center"/>
        </w:trPr>
        <w:tc>
          <w:tcPr>
            <w:tcW w:w="0" w:type="auto"/>
            <w:tcBorders>
              <w:top w:val="nil"/>
              <w:left w:val="nil"/>
              <w:bottom w:val="nil"/>
              <w:right w:val="nil"/>
            </w:tcBorders>
            <w:shd w:val="clear" w:color="auto" w:fill="auto"/>
            <w:vAlign w:val="center"/>
            <w:hideMark/>
          </w:tcPr>
          <w:p w14:paraId="7665E6D6"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0" w:type="auto"/>
            <w:tcBorders>
              <w:top w:val="nil"/>
              <w:left w:val="nil"/>
              <w:bottom w:val="nil"/>
              <w:right w:val="nil"/>
            </w:tcBorders>
            <w:shd w:val="clear" w:color="auto" w:fill="auto"/>
            <w:vAlign w:val="center"/>
            <w:hideMark/>
          </w:tcPr>
          <w:p w14:paraId="3E5595E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-0.271</w:t>
            </w:r>
          </w:p>
        </w:tc>
        <w:tc>
          <w:tcPr>
            <w:tcW w:w="0" w:type="auto"/>
            <w:tcBorders>
              <w:top w:val="nil"/>
              <w:left w:val="nil"/>
              <w:bottom w:val="nil"/>
              <w:right w:val="nil"/>
            </w:tcBorders>
            <w:shd w:val="clear" w:color="auto" w:fill="auto"/>
            <w:vAlign w:val="center"/>
            <w:hideMark/>
          </w:tcPr>
          <w:p w14:paraId="7464A9F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-0.28</w:t>
            </w:r>
          </w:p>
        </w:tc>
        <w:tc>
          <w:tcPr>
            <w:tcW w:w="0" w:type="auto"/>
            <w:tcBorders>
              <w:top w:val="nil"/>
              <w:left w:val="nil"/>
              <w:bottom w:val="nil"/>
              <w:right w:val="nil"/>
            </w:tcBorders>
            <w:shd w:val="clear" w:color="auto" w:fill="auto"/>
            <w:vAlign w:val="center"/>
            <w:hideMark/>
          </w:tcPr>
          <w:p w14:paraId="54DA3E6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-0.272</w:t>
            </w:r>
          </w:p>
        </w:tc>
        <w:tc>
          <w:tcPr>
            <w:tcW w:w="0" w:type="auto"/>
            <w:tcBorders>
              <w:top w:val="nil"/>
              <w:left w:val="nil"/>
              <w:bottom w:val="nil"/>
              <w:right w:val="nil"/>
            </w:tcBorders>
            <w:shd w:val="clear" w:color="auto" w:fill="auto"/>
            <w:vAlign w:val="center"/>
            <w:hideMark/>
          </w:tcPr>
          <w:p w14:paraId="5398DA0C"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-0.277</w:t>
            </w:r>
          </w:p>
        </w:tc>
        <w:tc>
          <w:tcPr>
            <w:tcW w:w="0" w:type="auto"/>
            <w:tcBorders>
              <w:top w:val="nil"/>
              <w:left w:val="nil"/>
              <w:bottom w:val="nil"/>
              <w:right w:val="nil"/>
            </w:tcBorders>
            <w:shd w:val="clear" w:color="auto" w:fill="auto"/>
            <w:vAlign w:val="center"/>
            <w:hideMark/>
          </w:tcPr>
          <w:p w14:paraId="29F1D60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-0.28</w:t>
            </w:r>
          </w:p>
        </w:tc>
        <w:tc>
          <w:tcPr>
            <w:tcW w:w="0" w:type="auto"/>
            <w:tcBorders>
              <w:top w:val="nil"/>
              <w:left w:val="nil"/>
              <w:bottom w:val="nil"/>
              <w:right w:val="nil"/>
            </w:tcBorders>
            <w:shd w:val="clear" w:color="auto" w:fill="auto"/>
            <w:vAlign w:val="center"/>
            <w:hideMark/>
          </w:tcPr>
          <w:p w14:paraId="3DAC91F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-0.281</w:t>
            </w:r>
          </w:p>
        </w:tc>
        <w:tc>
          <w:tcPr>
            <w:tcW w:w="0" w:type="auto"/>
            <w:tcBorders>
              <w:top w:val="nil"/>
              <w:left w:val="nil"/>
              <w:bottom w:val="nil"/>
              <w:right w:val="nil"/>
            </w:tcBorders>
            <w:shd w:val="clear" w:color="auto" w:fill="auto"/>
            <w:noWrap/>
            <w:vAlign w:val="center"/>
            <w:hideMark/>
          </w:tcPr>
          <w:p w14:paraId="2067F51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4F3236B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-0.339</w:t>
            </w:r>
          </w:p>
        </w:tc>
        <w:tc>
          <w:tcPr>
            <w:tcW w:w="0" w:type="auto"/>
            <w:tcBorders>
              <w:top w:val="nil"/>
              <w:left w:val="nil"/>
              <w:bottom w:val="nil"/>
              <w:right w:val="nil"/>
            </w:tcBorders>
            <w:shd w:val="clear" w:color="auto" w:fill="auto"/>
            <w:vAlign w:val="center"/>
            <w:hideMark/>
          </w:tcPr>
          <w:p w14:paraId="5469EFA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-0.337</w:t>
            </w:r>
          </w:p>
        </w:tc>
        <w:tc>
          <w:tcPr>
            <w:tcW w:w="0" w:type="auto"/>
            <w:tcBorders>
              <w:top w:val="nil"/>
              <w:left w:val="nil"/>
              <w:bottom w:val="nil"/>
              <w:right w:val="nil"/>
            </w:tcBorders>
            <w:shd w:val="clear" w:color="auto" w:fill="auto"/>
            <w:vAlign w:val="center"/>
            <w:hideMark/>
          </w:tcPr>
          <w:p w14:paraId="7F1AFBE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-0.359</w:t>
            </w:r>
          </w:p>
        </w:tc>
        <w:tc>
          <w:tcPr>
            <w:tcW w:w="0" w:type="auto"/>
            <w:tcBorders>
              <w:top w:val="nil"/>
              <w:left w:val="nil"/>
              <w:bottom w:val="nil"/>
              <w:right w:val="nil"/>
            </w:tcBorders>
            <w:shd w:val="clear" w:color="auto" w:fill="auto"/>
            <w:vAlign w:val="center"/>
            <w:hideMark/>
          </w:tcPr>
          <w:p w14:paraId="493FD0B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-0.369</w:t>
            </w:r>
          </w:p>
        </w:tc>
        <w:tc>
          <w:tcPr>
            <w:tcW w:w="0" w:type="auto"/>
            <w:tcBorders>
              <w:top w:val="nil"/>
              <w:left w:val="nil"/>
              <w:bottom w:val="nil"/>
              <w:right w:val="nil"/>
            </w:tcBorders>
            <w:shd w:val="clear" w:color="auto" w:fill="auto"/>
            <w:vAlign w:val="center"/>
            <w:hideMark/>
          </w:tcPr>
          <w:p w14:paraId="30380FD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-0.375</w:t>
            </w:r>
          </w:p>
        </w:tc>
        <w:tc>
          <w:tcPr>
            <w:tcW w:w="0" w:type="auto"/>
            <w:tcBorders>
              <w:top w:val="nil"/>
              <w:left w:val="nil"/>
              <w:bottom w:val="nil"/>
              <w:right w:val="nil"/>
            </w:tcBorders>
            <w:shd w:val="clear" w:color="auto" w:fill="auto"/>
            <w:vAlign w:val="center"/>
            <w:hideMark/>
          </w:tcPr>
          <w:p w14:paraId="71C3BC5C"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-0.393</w:t>
            </w:r>
          </w:p>
        </w:tc>
      </w:tr>
      <w:tr w:rsidR="00062D62" w:rsidRPr="009C1D40" w14:paraId="4409E2B6" w14:textId="77777777" w:rsidTr="00784913">
        <w:trPr>
          <w:trHeight w:val="283"/>
          <w:jc w:val="center"/>
        </w:trPr>
        <w:tc>
          <w:tcPr>
            <w:tcW w:w="0" w:type="auto"/>
            <w:gridSpan w:val="14"/>
            <w:tcBorders>
              <w:top w:val="nil"/>
              <w:left w:val="nil"/>
              <w:bottom w:val="nil"/>
              <w:right w:val="nil"/>
            </w:tcBorders>
            <w:shd w:val="clear" w:color="auto" w:fill="auto"/>
            <w:vAlign w:val="center"/>
            <w:hideMark/>
          </w:tcPr>
          <w:p w14:paraId="10EBE055" w14:textId="70F1217A" w:rsidR="00062D62" w:rsidRPr="009C1D40" w:rsidRDefault="00062D62" w:rsidP="00062D62">
            <w:pPr>
              <w:spacing w:after="0" w:line="240" w:lineRule="auto"/>
              <w:rPr>
                <w:rFonts w:ascii="Arial" w:eastAsia="Times New Roman" w:hAnsi="Arial" w:cs="Arial"/>
                <w:color w:val="000000"/>
                <w:sz w:val="20"/>
                <w:szCs w:val="20"/>
                <w:lang w:eastAsia="pt-BR"/>
              </w:rPr>
            </w:pPr>
            <w:r>
              <w:rPr>
                <w:rFonts w:ascii="Arial" w:eastAsia="Times New Roman" w:hAnsi="Arial" w:cs="Arial"/>
                <w:b/>
                <w:bCs/>
                <w:color w:val="000000"/>
                <w:sz w:val="20"/>
                <w:szCs w:val="20"/>
                <w:lang w:eastAsia="pt-BR"/>
              </w:rPr>
              <w:t xml:space="preserve">Apoio em </w:t>
            </w:r>
            <w:r w:rsidRPr="009C1D40">
              <w:rPr>
                <w:rFonts w:ascii="Arial" w:eastAsia="Times New Roman" w:hAnsi="Arial" w:cs="Arial"/>
                <w:b/>
                <w:bCs/>
                <w:color w:val="000000"/>
                <w:sz w:val="20"/>
                <w:szCs w:val="20"/>
                <w:lang w:eastAsia="pt-BR"/>
              </w:rPr>
              <w:t>Não faltar</w:t>
            </w:r>
          </w:p>
        </w:tc>
      </w:tr>
      <w:tr w:rsidR="009C1D40" w:rsidRPr="009C1D40" w14:paraId="3CF35DC4" w14:textId="77777777" w:rsidTr="00750DAA">
        <w:trPr>
          <w:trHeight w:val="283"/>
          <w:jc w:val="center"/>
        </w:trPr>
        <w:tc>
          <w:tcPr>
            <w:tcW w:w="0" w:type="auto"/>
            <w:tcBorders>
              <w:top w:val="nil"/>
              <w:left w:val="nil"/>
              <w:bottom w:val="nil"/>
              <w:right w:val="nil"/>
            </w:tcBorders>
            <w:shd w:val="clear" w:color="auto" w:fill="auto"/>
            <w:vAlign w:val="center"/>
            <w:hideMark/>
          </w:tcPr>
          <w:p w14:paraId="4A4B450C"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0" w:type="auto"/>
            <w:tcBorders>
              <w:top w:val="nil"/>
              <w:left w:val="nil"/>
              <w:bottom w:val="nil"/>
              <w:right w:val="nil"/>
            </w:tcBorders>
            <w:shd w:val="clear" w:color="auto" w:fill="auto"/>
            <w:vAlign w:val="center"/>
            <w:hideMark/>
          </w:tcPr>
          <w:p w14:paraId="44A4AA8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4.203</w:t>
            </w:r>
          </w:p>
        </w:tc>
        <w:tc>
          <w:tcPr>
            <w:tcW w:w="0" w:type="auto"/>
            <w:tcBorders>
              <w:top w:val="nil"/>
              <w:left w:val="nil"/>
              <w:bottom w:val="nil"/>
              <w:right w:val="nil"/>
            </w:tcBorders>
            <w:shd w:val="clear" w:color="auto" w:fill="auto"/>
            <w:vAlign w:val="center"/>
            <w:hideMark/>
          </w:tcPr>
          <w:p w14:paraId="7C2F270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4.476</w:t>
            </w:r>
          </w:p>
        </w:tc>
        <w:tc>
          <w:tcPr>
            <w:tcW w:w="0" w:type="auto"/>
            <w:tcBorders>
              <w:top w:val="nil"/>
              <w:left w:val="nil"/>
              <w:bottom w:val="nil"/>
              <w:right w:val="nil"/>
            </w:tcBorders>
            <w:shd w:val="clear" w:color="auto" w:fill="auto"/>
            <w:vAlign w:val="center"/>
            <w:hideMark/>
          </w:tcPr>
          <w:p w14:paraId="37FA236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4.86</w:t>
            </w:r>
          </w:p>
        </w:tc>
        <w:tc>
          <w:tcPr>
            <w:tcW w:w="0" w:type="auto"/>
            <w:tcBorders>
              <w:top w:val="nil"/>
              <w:left w:val="nil"/>
              <w:bottom w:val="nil"/>
              <w:right w:val="nil"/>
            </w:tcBorders>
            <w:shd w:val="clear" w:color="auto" w:fill="auto"/>
            <w:vAlign w:val="center"/>
            <w:hideMark/>
          </w:tcPr>
          <w:p w14:paraId="122CB55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4.316</w:t>
            </w:r>
          </w:p>
        </w:tc>
        <w:tc>
          <w:tcPr>
            <w:tcW w:w="0" w:type="auto"/>
            <w:tcBorders>
              <w:top w:val="nil"/>
              <w:left w:val="nil"/>
              <w:bottom w:val="nil"/>
              <w:right w:val="nil"/>
            </w:tcBorders>
            <w:shd w:val="clear" w:color="auto" w:fill="auto"/>
            <w:vAlign w:val="center"/>
            <w:hideMark/>
          </w:tcPr>
          <w:p w14:paraId="583536F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4.472</w:t>
            </w:r>
          </w:p>
        </w:tc>
        <w:tc>
          <w:tcPr>
            <w:tcW w:w="0" w:type="auto"/>
            <w:tcBorders>
              <w:top w:val="nil"/>
              <w:left w:val="nil"/>
              <w:bottom w:val="nil"/>
              <w:right w:val="nil"/>
            </w:tcBorders>
            <w:shd w:val="clear" w:color="auto" w:fill="auto"/>
            <w:vAlign w:val="center"/>
            <w:hideMark/>
          </w:tcPr>
          <w:p w14:paraId="0C8AD80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4.277</w:t>
            </w:r>
          </w:p>
        </w:tc>
        <w:tc>
          <w:tcPr>
            <w:tcW w:w="0" w:type="auto"/>
            <w:tcBorders>
              <w:top w:val="nil"/>
              <w:left w:val="nil"/>
              <w:bottom w:val="nil"/>
              <w:right w:val="nil"/>
            </w:tcBorders>
            <w:shd w:val="clear" w:color="auto" w:fill="auto"/>
            <w:noWrap/>
            <w:vAlign w:val="center"/>
            <w:hideMark/>
          </w:tcPr>
          <w:p w14:paraId="458E821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0722C99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6.742</w:t>
            </w:r>
          </w:p>
        </w:tc>
        <w:tc>
          <w:tcPr>
            <w:tcW w:w="0" w:type="auto"/>
            <w:tcBorders>
              <w:top w:val="nil"/>
              <w:left w:val="nil"/>
              <w:bottom w:val="nil"/>
              <w:right w:val="nil"/>
            </w:tcBorders>
            <w:shd w:val="clear" w:color="auto" w:fill="auto"/>
            <w:vAlign w:val="center"/>
            <w:hideMark/>
          </w:tcPr>
          <w:p w14:paraId="5C9C4FA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6.833</w:t>
            </w:r>
          </w:p>
        </w:tc>
        <w:tc>
          <w:tcPr>
            <w:tcW w:w="0" w:type="auto"/>
            <w:tcBorders>
              <w:top w:val="nil"/>
              <w:left w:val="nil"/>
              <w:bottom w:val="nil"/>
              <w:right w:val="nil"/>
            </w:tcBorders>
            <w:shd w:val="clear" w:color="auto" w:fill="auto"/>
            <w:vAlign w:val="center"/>
            <w:hideMark/>
          </w:tcPr>
          <w:p w14:paraId="73A9143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6.634</w:t>
            </w:r>
          </w:p>
        </w:tc>
        <w:tc>
          <w:tcPr>
            <w:tcW w:w="0" w:type="auto"/>
            <w:tcBorders>
              <w:top w:val="nil"/>
              <w:left w:val="nil"/>
              <w:bottom w:val="nil"/>
              <w:right w:val="nil"/>
            </w:tcBorders>
            <w:shd w:val="clear" w:color="auto" w:fill="auto"/>
            <w:vAlign w:val="center"/>
            <w:hideMark/>
          </w:tcPr>
          <w:p w14:paraId="387A15B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5.702</w:t>
            </w:r>
          </w:p>
        </w:tc>
        <w:tc>
          <w:tcPr>
            <w:tcW w:w="0" w:type="auto"/>
            <w:tcBorders>
              <w:top w:val="nil"/>
              <w:left w:val="nil"/>
              <w:bottom w:val="nil"/>
              <w:right w:val="nil"/>
            </w:tcBorders>
            <w:shd w:val="clear" w:color="auto" w:fill="auto"/>
            <w:vAlign w:val="center"/>
            <w:hideMark/>
          </w:tcPr>
          <w:p w14:paraId="3E9FF81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6.551</w:t>
            </w:r>
          </w:p>
        </w:tc>
        <w:tc>
          <w:tcPr>
            <w:tcW w:w="0" w:type="auto"/>
            <w:tcBorders>
              <w:top w:val="nil"/>
              <w:left w:val="nil"/>
              <w:bottom w:val="nil"/>
              <w:right w:val="nil"/>
            </w:tcBorders>
            <w:shd w:val="clear" w:color="auto" w:fill="auto"/>
            <w:vAlign w:val="center"/>
            <w:hideMark/>
          </w:tcPr>
          <w:p w14:paraId="19FDE97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6.475</w:t>
            </w:r>
          </w:p>
        </w:tc>
      </w:tr>
      <w:tr w:rsidR="009C1D40" w:rsidRPr="009C1D40" w14:paraId="207C1CAF" w14:textId="77777777" w:rsidTr="00750DAA">
        <w:trPr>
          <w:trHeight w:val="283"/>
          <w:jc w:val="center"/>
        </w:trPr>
        <w:tc>
          <w:tcPr>
            <w:tcW w:w="0" w:type="auto"/>
            <w:tcBorders>
              <w:top w:val="nil"/>
              <w:left w:val="nil"/>
              <w:bottom w:val="nil"/>
              <w:right w:val="nil"/>
            </w:tcBorders>
            <w:shd w:val="clear" w:color="auto" w:fill="auto"/>
            <w:vAlign w:val="center"/>
            <w:hideMark/>
          </w:tcPr>
          <w:p w14:paraId="5F60FD9F"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0" w:type="auto"/>
            <w:tcBorders>
              <w:top w:val="nil"/>
              <w:left w:val="nil"/>
              <w:bottom w:val="nil"/>
              <w:right w:val="nil"/>
            </w:tcBorders>
            <w:shd w:val="clear" w:color="auto" w:fill="auto"/>
            <w:vAlign w:val="center"/>
            <w:hideMark/>
          </w:tcPr>
          <w:p w14:paraId="26EE994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-0.206</w:t>
            </w:r>
          </w:p>
        </w:tc>
        <w:tc>
          <w:tcPr>
            <w:tcW w:w="0" w:type="auto"/>
            <w:tcBorders>
              <w:top w:val="nil"/>
              <w:left w:val="nil"/>
              <w:bottom w:val="nil"/>
              <w:right w:val="nil"/>
            </w:tcBorders>
            <w:shd w:val="clear" w:color="auto" w:fill="auto"/>
            <w:vAlign w:val="center"/>
            <w:hideMark/>
          </w:tcPr>
          <w:p w14:paraId="2A7BDEF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-0.203</w:t>
            </w:r>
          </w:p>
        </w:tc>
        <w:tc>
          <w:tcPr>
            <w:tcW w:w="0" w:type="auto"/>
            <w:tcBorders>
              <w:top w:val="nil"/>
              <w:left w:val="nil"/>
              <w:bottom w:val="nil"/>
              <w:right w:val="nil"/>
            </w:tcBorders>
            <w:shd w:val="clear" w:color="auto" w:fill="auto"/>
            <w:vAlign w:val="center"/>
            <w:hideMark/>
          </w:tcPr>
          <w:p w14:paraId="6D2561D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-0.18</w:t>
            </w:r>
          </w:p>
        </w:tc>
        <w:tc>
          <w:tcPr>
            <w:tcW w:w="0" w:type="auto"/>
            <w:tcBorders>
              <w:top w:val="nil"/>
              <w:left w:val="nil"/>
              <w:bottom w:val="nil"/>
              <w:right w:val="nil"/>
            </w:tcBorders>
            <w:shd w:val="clear" w:color="auto" w:fill="auto"/>
            <w:vAlign w:val="center"/>
            <w:hideMark/>
          </w:tcPr>
          <w:p w14:paraId="4E27C3E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-0.203</w:t>
            </w:r>
          </w:p>
        </w:tc>
        <w:tc>
          <w:tcPr>
            <w:tcW w:w="0" w:type="auto"/>
            <w:tcBorders>
              <w:top w:val="nil"/>
              <w:left w:val="nil"/>
              <w:bottom w:val="nil"/>
              <w:right w:val="nil"/>
            </w:tcBorders>
            <w:shd w:val="clear" w:color="auto" w:fill="auto"/>
            <w:vAlign w:val="center"/>
            <w:hideMark/>
          </w:tcPr>
          <w:p w14:paraId="669381B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w:t>
            </w:r>
          </w:p>
        </w:tc>
        <w:tc>
          <w:tcPr>
            <w:tcW w:w="0" w:type="auto"/>
            <w:tcBorders>
              <w:top w:val="nil"/>
              <w:left w:val="nil"/>
              <w:bottom w:val="nil"/>
              <w:right w:val="nil"/>
            </w:tcBorders>
            <w:shd w:val="clear" w:color="auto" w:fill="auto"/>
            <w:vAlign w:val="center"/>
            <w:hideMark/>
          </w:tcPr>
          <w:p w14:paraId="43E3E23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-0.198</w:t>
            </w:r>
          </w:p>
        </w:tc>
        <w:tc>
          <w:tcPr>
            <w:tcW w:w="0" w:type="auto"/>
            <w:tcBorders>
              <w:top w:val="nil"/>
              <w:left w:val="nil"/>
              <w:bottom w:val="nil"/>
              <w:right w:val="nil"/>
            </w:tcBorders>
            <w:shd w:val="clear" w:color="auto" w:fill="auto"/>
            <w:noWrap/>
            <w:vAlign w:val="center"/>
            <w:hideMark/>
          </w:tcPr>
          <w:p w14:paraId="1869E2D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nil"/>
              <w:right w:val="nil"/>
            </w:tcBorders>
            <w:shd w:val="clear" w:color="auto" w:fill="auto"/>
            <w:vAlign w:val="center"/>
            <w:hideMark/>
          </w:tcPr>
          <w:p w14:paraId="31305F46"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-0.14</w:t>
            </w:r>
          </w:p>
        </w:tc>
        <w:tc>
          <w:tcPr>
            <w:tcW w:w="0" w:type="auto"/>
            <w:tcBorders>
              <w:top w:val="nil"/>
              <w:left w:val="nil"/>
              <w:bottom w:val="nil"/>
              <w:right w:val="nil"/>
            </w:tcBorders>
            <w:shd w:val="clear" w:color="auto" w:fill="auto"/>
            <w:vAlign w:val="center"/>
            <w:hideMark/>
          </w:tcPr>
          <w:p w14:paraId="27C3BC0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-0.124</w:t>
            </w:r>
          </w:p>
        </w:tc>
        <w:tc>
          <w:tcPr>
            <w:tcW w:w="0" w:type="auto"/>
            <w:tcBorders>
              <w:top w:val="nil"/>
              <w:left w:val="nil"/>
              <w:bottom w:val="nil"/>
              <w:right w:val="nil"/>
            </w:tcBorders>
            <w:shd w:val="clear" w:color="auto" w:fill="auto"/>
            <w:vAlign w:val="center"/>
            <w:hideMark/>
          </w:tcPr>
          <w:p w14:paraId="1B100EFD"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-0.121</w:t>
            </w:r>
          </w:p>
        </w:tc>
        <w:tc>
          <w:tcPr>
            <w:tcW w:w="0" w:type="auto"/>
            <w:tcBorders>
              <w:top w:val="nil"/>
              <w:left w:val="nil"/>
              <w:bottom w:val="nil"/>
              <w:right w:val="nil"/>
            </w:tcBorders>
            <w:shd w:val="clear" w:color="auto" w:fill="auto"/>
            <w:vAlign w:val="center"/>
            <w:hideMark/>
          </w:tcPr>
          <w:p w14:paraId="521BC23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-0.129</w:t>
            </w:r>
          </w:p>
        </w:tc>
        <w:tc>
          <w:tcPr>
            <w:tcW w:w="0" w:type="auto"/>
            <w:tcBorders>
              <w:top w:val="nil"/>
              <w:left w:val="nil"/>
              <w:bottom w:val="nil"/>
              <w:right w:val="nil"/>
            </w:tcBorders>
            <w:shd w:val="clear" w:color="auto" w:fill="auto"/>
            <w:vAlign w:val="center"/>
            <w:hideMark/>
          </w:tcPr>
          <w:p w14:paraId="0DF6D509"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-0.125</w:t>
            </w:r>
          </w:p>
        </w:tc>
        <w:tc>
          <w:tcPr>
            <w:tcW w:w="0" w:type="auto"/>
            <w:tcBorders>
              <w:top w:val="nil"/>
              <w:left w:val="nil"/>
              <w:bottom w:val="nil"/>
              <w:right w:val="nil"/>
            </w:tcBorders>
            <w:shd w:val="clear" w:color="auto" w:fill="auto"/>
            <w:vAlign w:val="center"/>
            <w:hideMark/>
          </w:tcPr>
          <w:p w14:paraId="515762F4"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-0.128</w:t>
            </w:r>
          </w:p>
        </w:tc>
      </w:tr>
      <w:tr w:rsidR="00062D62" w:rsidRPr="009C1D40" w14:paraId="1F9D4B83" w14:textId="77777777" w:rsidTr="00784913">
        <w:trPr>
          <w:trHeight w:val="283"/>
          <w:jc w:val="center"/>
        </w:trPr>
        <w:tc>
          <w:tcPr>
            <w:tcW w:w="0" w:type="auto"/>
            <w:gridSpan w:val="14"/>
            <w:tcBorders>
              <w:top w:val="nil"/>
              <w:left w:val="nil"/>
              <w:bottom w:val="nil"/>
              <w:right w:val="nil"/>
            </w:tcBorders>
            <w:shd w:val="clear" w:color="auto" w:fill="auto"/>
            <w:vAlign w:val="center"/>
            <w:hideMark/>
          </w:tcPr>
          <w:p w14:paraId="58A72758" w14:textId="62D1FA8F" w:rsidR="00062D62" w:rsidRPr="009C1D40" w:rsidRDefault="00062D62" w:rsidP="00062D62">
            <w:pPr>
              <w:spacing w:after="0" w:line="240" w:lineRule="auto"/>
              <w:rPr>
                <w:rFonts w:ascii="Arial" w:eastAsia="Times New Roman" w:hAnsi="Arial" w:cs="Arial"/>
                <w:color w:val="000000"/>
                <w:sz w:val="20"/>
                <w:szCs w:val="20"/>
                <w:lang w:eastAsia="pt-BR"/>
              </w:rPr>
            </w:pPr>
            <w:r>
              <w:rPr>
                <w:rFonts w:ascii="Arial" w:eastAsia="Times New Roman" w:hAnsi="Arial" w:cs="Arial"/>
                <w:b/>
                <w:bCs/>
                <w:color w:val="000000"/>
                <w:sz w:val="20"/>
                <w:szCs w:val="20"/>
                <w:lang w:eastAsia="pt-BR"/>
              </w:rPr>
              <w:t xml:space="preserve">Apoio em </w:t>
            </w:r>
            <w:r w:rsidRPr="009C1D40">
              <w:rPr>
                <w:rFonts w:ascii="Arial" w:eastAsia="Times New Roman" w:hAnsi="Arial" w:cs="Arial"/>
                <w:b/>
                <w:bCs/>
                <w:color w:val="000000"/>
                <w:sz w:val="20"/>
                <w:szCs w:val="20"/>
                <w:lang w:eastAsia="pt-BR"/>
              </w:rPr>
              <w:t>Conversar</w:t>
            </w:r>
          </w:p>
        </w:tc>
      </w:tr>
      <w:tr w:rsidR="009C1D40" w:rsidRPr="009C1D40" w14:paraId="7FE002A9" w14:textId="77777777" w:rsidTr="00750DAA">
        <w:trPr>
          <w:trHeight w:val="283"/>
          <w:jc w:val="center"/>
        </w:trPr>
        <w:tc>
          <w:tcPr>
            <w:tcW w:w="0" w:type="auto"/>
            <w:tcBorders>
              <w:top w:val="nil"/>
              <w:left w:val="nil"/>
              <w:right w:val="nil"/>
            </w:tcBorders>
            <w:shd w:val="clear" w:color="auto" w:fill="auto"/>
            <w:vAlign w:val="center"/>
            <w:hideMark/>
          </w:tcPr>
          <w:p w14:paraId="7066B3AF"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0" w:type="auto"/>
            <w:tcBorders>
              <w:top w:val="nil"/>
              <w:left w:val="nil"/>
              <w:right w:val="nil"/>
            </w:tcBorders>
            <w:shd w:val="clear" w:color="auto" w:fill="auto"/>
            <w:vAlign w:val="center"/>
            <w:hideMark/>
          </w:tcPr>
          <w:p w14:paraId="2F082B46"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1.491</w:t>
            </w:r>
          </w:p>
        </w:tc>
        <w:tc>
          <w:tcPr>
            <w:tcW w:w="0" w:type="auto"/>
            <w:tcBorders>
              <w:top w:val="nil"/>
              <w:left w:val="nil"/>
              <w:right w:val="nil"/>
            </w:tcBorders>
            <w:shd w:val="clear" w:color="auto" w:fill="auto"/>
            <w:vAlign w:val="center"/>
            <w:hideMark/>
          </w:tcPr>
          <w:p w14:paraId="6770E914"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1.364</w:t>
            </w:r>
          </w:p>
        </w:tc>
        <w:tc>
          <w:tcPr>
            <w:tcW w:w="0" w:type="auto"/>
            <w:tcBorders>
              <w:top w:val="nil"/>
              <w:left w:val="nil"/>
              <w:right w:val="nil"/>
            </w:tcBorders>
            <w:shd w:val="clear" w:color="auto" w:fill="auto"/>
            <w:vAlign w:val="center"/>
            <w:hideMark/>
          </w:tcPr>
          <w:p w14:paraId="71AA9D7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1.327</w:t>
            </w:r>
          </w:p>
        </w:tc>
        <w:tc>
          <w:tcPr>
            <w:tcW w:w="0" w:type="auto"/>
            <w:tcBorders>
              <w:top w:val="nil"/>
              <w:left w:val="nil"/>
              <w:right w:val="nil"/>
            </w:tcBorders>
            <w:shd w:val="clear" w:color="auto" w:fill="auto"/>
            <w:vAlign w:val="center"/>
            <w:hideMark/>
          </w:tcPr>
          <w:p w14:paraId="39690D4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1.291</w:t>
            </w:r>
          </w:p>
        </w:tc>
        <w:tc>
          <w:tcPr>
            <w:tcW w:w="0" w:type="auto"/>
            <w:tcBorders>
              <w:top w:val="nil"/>
              <w:left w:val="nil"/>
              <w:right w:val="nil"/>
            </w:tcBorders>
            <w:shd w:val="clear" w:color="auto" w:fill="auto"/>
            <w:vAlign w:val="center"/>
            <w:hideMark/>
          </w:tcPr>
          <w:p w14:paraId="0E2FCF57"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1.203</w:t>
            </w:r>
          </w:p>
        </w:tc>
        <w:tc>
          <w:tcPr>
            <w:tcW w:w="0" w:type="auto"/>
            <w:tcBorders>
              <w:top w:val="nil"/>
              <w:left w:val="nil"/>
              <w:right w:val="nil"/>
            </w:tcBorders>
            <w:shd w:val="clear" w:color="auto" w:fill="auto"/>
            <w:vAlign w:val="center"/>
            <w:hideMark/>
          </w:tcPr>
          <w:p w14:paraId="5B31EEF5"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1.259</w:t>
            </w:r>
          </w:p>
        </w:tc>
        <w:tc>
          <w:tcPr>
            <w:tcW w:w="0" w:type="auto"/>
            <w:tcBorders>
              <w:top w:val="nil"/>
              <w:left w:val="nil"/>
              <w:right w:val="nil"/>
            </w:tcBorders>
            <w:shd w:val="clear" w:color="auto" w:fill="auto"/>
            <w:noWrap/>
            <w:vAlign w:val="center"/>
            <w:hideMark/>
          </w:tcPr>
          <w:p w14:paraId="25A9093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right w:val="nil"/>
            </w:tcBorders>
            <w:shd w:val="clear" w:color="auto" w:fill="auto"/>
            <w:vAlign w:val="center"/>
            <w:hideMark/>
          </w:tcPr>
          <w:p w14:paraId="60D45A0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1.297</w:t>
            </w:r>
          </w:p>
        </w:tc>
        <w:tc>
          <w:tcPr>
            <w:tcW w:w="0" w:type="auto"/>
            <w:tcBorders>
              <w:top w:val="nil"/>
              <w:left w:val="nil"/>
              <w:right w:val="nil"/>
            </w:tcBorders>
            <w:shd w:val="clear" w:color="auto" w:fill="auto"/>
            <w:vAlign w:val="center"/>
            <w:hideMark/>
          </w:tcPr>
          <w:p w14:paraId="4D8DA0F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1.334</w:t>
            </w:r>
          </w:p>
        </w:tc>
        <w:tc>
          <w:tcPr>
            <w:tcW w:w="0" w:type="auto"/>
            <w:tcBorders>
              <w:top w:val="nil"/>
              <w:left w:val="nil"/>
              <w:right w:val="nil"/>
            </w:tcBorders>
            <w:shd w:val="clear" w:color="auto" w:fill="auto"/>
            <w:vAlign w:val="center"/>
            <w:hideMark/>
          </w:tcPr>
          <w:p w14:paraId="4D65244F"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1.314</w:t>
            </w:r>
          </w:p>
        </w:tc>
        <w:tc>
          <w:tcPr>
            <w:tcW w:w="0" w:type="auto"/>
            <w:tcBorders>
              <w:top w:val="nil"/>
              <w:left w:val="nil"/>
              <w:right w:val="nil"/>
            </w:tcBorders>
            <w:shd w:val="clear" w:color="auto" w:fill="auto"/>
            <w:vAlign w:val="center"/>
            <w:hideMark/>
          </w:tcPr>
          <w:p w14:paraId="3C2EB8D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1.367</w:t>
            </w:r>
          </w:p>
        </w:tc>
        <w:tc>
          <w:tcPr>
            <w:tcW w:w="0" w:type="auto"/>
            <w:tcBorders>
              <w:top w:val="nil"/>
              <w:left w:val="nil"/>
              <w:right w:val="nil"/>
            </w:tcBorders>
            <w:shd w:val="clear" w:color="auto" w:fill="auto"/>
            <w:vAlign w:val="center"/>
            <w:hideMark/>
          </w:tcPr>
          <w:p w14:paraId="677647FA"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1.23</w:t>
            </w:r>
          </w:p>
        </w:tc>
        <w:tc>
          <w:tcPr>
            <w:tcW w:w="0" w:type="auto"/>
            <w:tcBorders>
              <w:top w:val="nil"/>
              <w:left w:val="nil"/>
              <w:right w:val="nil"/>
            </w:tcBorders>
            <w:shd w:val="clear" w:color="auto" w:fill="auto"/>
            <w:vAlign w:val="center"/>
            <w:hideMark/>
          </w:tcPr>
          <w:p w14:paraId="3FB4384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1.21</w:t>
            </w:r>
          </w:p>
        </w:tc>
      </w:tr>
      <w:tr w:rsidR="009C1D40" w:rsidRPr="009C1D40" w14:paraId="1F45920C" w14:textId="77777777" w:rsidTr="00750DAA">
        <w:trPr>
          <w:trHeight w:val="283"/>
          <w:jc w:val="center"/>
        </w:trPr>
        <w:tc>
          <w:tcPr>
            <w:tcW w:w="0" w:type="auto"/>
            <w:tcBorders>
              <w:top w:val="nil"/>
              <w:left w:val="nil"/>
              <w:bottom w:val="single" w:sz="12" w:space="0" w:color="auto"/>
              <w:right w:val="nil"/>
            </w:tcBorders>
            <w:shd w:val="clear" w:color="auto" w:fill="auto"/>
            <w:vAlign w:val="center"/>
            <w:hideMark/>
          </w:tcPr>
          <w:p w14:paraId="4FD30BCC"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0" w:type="auto"/>
            <w:tcBorders>
              <w:top w:val="nil"/>
              <w:left w:val="nil"/>
              <w:bottom w:val="single" w:sz="12" w:space="0" w:color="auto"/>
              <w:right w:val="nil"/>
            </w:tcBorders>
            <w:shd w:val="clear" w:color="auto" w:fill="auto"/>
            <w:vAlign w:val="center"/>
            <w:hideMark/>
          </w:tcPr>
          <w:p w14:paraId="6E787B6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-0.262</w:t>
            </w:r>
          </w:p>
        </w:tc>
        <w:tc>
          <w:tcPr>
            <w:tcW w:w="0" w:type="auto"/>
            <w:tcBorders>
              <w:top w:val="nil"/>
              <w:left w:val="nil"/>
              <w:bottom w:val="single" w:sz="12" w:space="0" w:color="auto"/>
              <w:right w:val="nil"/>
            </w:tcBorders>
            <w:shd w:val="clear" w:color="auto" w:fill="auto"/>
            <w:vAlign w:val="center"/>
            <w:hideMark/>
          </w:tcPr>
          <w:p w14:paraId="1F242180"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-0.267</w:t>
            </w:r>
          </w:p>
        </w:tc>
        <w:tc>
          <w:tcPr>
            <w:tcW w:w="0" w:type="auto"/>
            <w:tcBorders>
              <w:top w:val="nil"/>
              <w:left w:val="nil"/>
              <w:bottom w:val="single" w:sz="12" w:space="0" w:color="auto"/>
              <w:right w:val="nil"/>
            </w:tcBorders>
            <w:shd w:val="clear" w:color="auto" w:fill="auto"/>
            <w:vAlign w:val="center"/>
            <w:hideMark/>
          </w:tcPr>
          <w:p w14:paraId="4825ECC3"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-0.281</w:t>
            </w:r>
          </w:p>
        </w:tc>
        <w:tc>
          <w:tcPr>
            <w:tcW w:w="0" w:type="auto"/>
            <w:tcBorders>
              <w:top w:val="nil"/>
              <w:left w:val="nil"/>
              <w:bottom w:val="single" w:sz="12" w:space="0" w:color="auto"/>
              <w:right w:val="nil"/>
            </w:tcBorders>
            <w:shd w:val="clear" w:color="auto" w:fill="auto"/>
            <w:vAlign w:val="center"/>
            <w:hideMark/>
          </w:tcPr>
          <w:p w14:paraId="71F8D6B2"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-0.286</w:t>
            </w:r>
          </w:p>
        </w:tc>
        <w:tc>
          <w:tcPr>
            <w:tcW w:w="0" w:type="auto"/>
            <w:tcBorders>
              <w:top w:val="nil"/>
              <w:left w:val="nil"/>
              <w:bottom w:val="single" w:sz="12" w:space="0" w:color="auto"/>
              <w:right w:val="nil"/>
            </w:tcBorders>
            <w:shd w:val="clear" w:color="auto" w:fill="auto"/>
            <w:vAlign w:val="center"/>
            <w:hideMark/>
          </w:tcPr>
          <w:p w14:paraId="72514D0B"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-0.291</w:t>
            </w:r>
          </w:p>
        </w:tc>
        <w:tc>
          <w:tcPr>
            <w:tcW w:w="0" w:type="auto"/>
            <w:tcBorders>
              <w:top w:val="nil"/>
              <w:left w:val="nil"/>
              <w:bottom w:val="single" w:sz="12" w:space="0" w:color="auto"/>
              <w:right w:val="nil"/>
            </w:tcBorders>
            <w:shd w:val="clear" w:color="auto" w:fill="auto"/>
            <w:vAlign w:val="center"/>
            <w:hideMark/>
          </w:tcPr>
          <w:p w14:paraId="34058BD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-0.299</w:t>
            </w:r>
          </w:p>
        </w:tc>
        <w:tc>
          <w:tcPr>
            <w:tcW w:w="0" w:type="auto"/>
            <w:tcBorders>
              <w:top w:val="nil"/>
              <w:left w:val="nil"/>
              <w:bottom w:val="single" w:sz="12" w:space="0" w:color="auto"/>
              <w:right w:val="nil"/>
            </w:tcBorders>
            <w:shd w:val="clear" w:color="auto" w:fill="auto"/>
            <w:noWrap/>
            <w:vAlign w:val="center"/>
            <w:hideMark/>
          </w:tcPr>
          <w:p w14:paraId="53D39AA4" w14:textId="0A5AF24A" w:rsidR="009C1D40" w:rsidRPr="009C1D40" w:rsidRDefault="009C1D40" w:rsidP="009C1D40">
            <w:pPr>
              <w:spacing w:after="0" w:line="240" w:lineRule="auto"/>
              <w:jc w:val="center"/>
              <w:rPr>
                <w:rFonts w:ascii="Arial" w:eastAsia="Times New Roman" w:hAnsi="Arial" w:cs="Arial"/>
                <w:color w:val="000000"/>
                <w:sz w:val="20"/>
                <w:szCs w:val="20"/>
                <w:lang w:eastAsia="pt-BR"/>
              </w:rPr>
            </w:pPr>
          </w:p>
        </w:tc>
        <w:tc>
          <w:tcPr>
            <w:tcW w:w="0" w:type="auto"/>
            <w:tcBorders>
              <w:top w:val="nil"/>
              <w:left w:val="nil"/>
              <w:bottom w:val="single" w:sz="12" w:space="0" w:color="auto"/>
              <w:right w:val="nil"/>
            </w:tcBorders>
            <w:shd w:val="clear" w:color="auto" w:fill="auto"/>
            <w:vAlign w:val="center"/>
            <w:hideMark/>
          </w:tcPr>
          <w:p w14:paraId="77E05AF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-0.437</w:t>
            </w:r>
          </w:p>
        </w:tc>
        <w:tc>
          <w:tcPr>
            <w:tcW w:w="0" w:type="auto"/>
            <w:tcBorders>
              <w:top w:val="nil"/>
              <w:left w:val="nil"/>
              <w:bottom w:val="single" w:sz="12" w:space="0" w:color="auto"/>
              <w:right w:val="nil"/>
            </w:tcBorders>
            <w:shd w:val="clear" w:color="auto" w:fill="auto"/>
            <w:vAlign w:val="center"/>
            <w:hideMark/>
          </w:tcPr>
          <w:p w14:paraId="750FC52C"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-0.444</w:t>
            </w:r>
          </w:p>
        </w:tc>
        <w:tc>
          <w:tcPr>
            <w:tcW w:w="0" w:type="auto"/>
            <w:tcBorders>
              <w:top w:val="nil"/>
              <w:left w:val="nil"/>
              <w:bottom w:val="single" w:sz="12" w:space="0" w:color="auto"/>
              <w:right w:val="nil"/>
            </w:tcBorders>
            <w:shd w:val="clear" w:color="auto" w:fill="auto"/>
            <w:vAlign w:val="center"/>
            <w:hideMark/>
          </w:tcPr>
          <w:p w14:paraId="790C0F68"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-0.473</w:t>
            </w:r>
          </w:p>
        </w:tc>
        <w:tc>
          <w:tcPr>
            <w:tcW w:w="0" w:type="auto"/>
            <w:tcBorders>
              <w:top w:val="nil"/>
              <w:left w:val="nil"/>
              <w:bottom w:val="single" w:sz="12" w:space="0" w:color="auto"/>
              <w:right w:val="nil"/>
            </w:tcBorders>
            <w:shd w:val="clear" w:color="auto" w:fill="auto"/>
            <w:vAlign w:val="center"/>
            <w:hideMark/>
          </w:tcPr>
          <w:p w14:paraId="5EB814AC"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-0.488</w:t>
            </w:r>
          </w:p>
        </w:tc>
        <w:tc>
          <w:tcPr>
            <w:tcW w:w="0" w:type="auto"/>
            <w:tcBorders>
              <w:top w:val="nil"/>
              <w:left w:val="nil"/>
              <w:bottom w:val="single" w:sz="12" w:space="0" w:color="auto"/>
              <w:right w:val="nil"/>
            </w:tcBorders>
            <w:shd w:val="clear" w:color="auto" w:fill="auto"/>
            <w:vAlign w:val="center"/>
            <w:hideMark/>
          </w:tcPr>
          <w:p w14:paraId="56FDE91E"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-0.487</w:t>
            </w:r>
          </w:p>
        </w:tc>
        <w:tc>
          <w:tcPr>
            <w:tcW w:w="0" w:type="auto"/>
            <w:tcBorders>
              <w:top w:val="nil"/>
              <w:left w:val="nil"/>
              <w:bottom w:val="single" w:sz="12" w:space="0" w:color="auto"/>
              <w:right w:val="nil"/>
            </w:tcBorders>
            <w:shd w:val="clear" w:color="auto" w:fill="auto"/>
            <w:vAlign w:val="center"/>
            <w:hideMark/>
          </w:tcPr>
          <w:p w14:paraId="65E50D8C" w14:textId="77777777" w:rsidR="009C1D40" w:rsidRPr="009C1D40" w:rsidRDefault="009C1D40" w:rsidP="009C1D40">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-0.502</w:t>
            </w:r>
          </w:p>
        </w:tc>
      </w:tr>
    </w:tbl>
    <w:p w14:paraId="708EF313" w14:textId="61259376" w:rsidR="009C1D40" w:rsidRDefault="00750DAA" w:rsidP="00750DAA">
      <w:pPr>
        <w:spacing w:line="360" w:lineRule="auto"/>
        <w:jc w:val="center"/>
        <w:rPr>
          <w:rFonts w:ascii="Arial" w:hAnsi="Arial" w:cs="Arial"/>
          <w:sz w:val="20"/>
          <w:szCs w:val="20"/>
        </w:rPr>
      </w:pPr>
      <w:r w:rsidRPr="00801278">
        <w:rPr>
          <w:rFonts w:ascii="Arial" w:hAnsi="Arial" w:cs="Arial"/>
          <w:sz w:val="20"/>
          <w:szCs w:val="20"/>
        </w:rPr>
        <w:t>Fonte: Elaboração própria com base nas Informações da Prova Brasil (2007-2017) e da CGU</w:t>
      </w:r>
    </w:p>
    <w:p w14:paraId="7D984A09" w14:textId="77777777" w:rsidR="00422313" w:rsidRDefault="00422313" w:rsidP="00422313">
      <w:pPr>
        <w:spacing w:line="360" w:lineRule="auto"/>
        <w:rPr>
          <w:rFonts w:ascii="Arial" w:hAnsi="Arial" w:cs="Arial"/>
          <w:sz w:val="24"/>
        </w:rPr>
        <w:sectPr w:rsidR="00422313" w:rsidSect="009C1D40">
          <w:pgSz w:w="16838" w:h="11906" w:orient="landscape"/>
          <w:pgMar w:top="1134" w:right="1134" w:bottom="1134" w:left="1134" w:header="709" w:footer="709" w:gutter="0"/>
          <w:cols w:space="708"/>
          <w:docGrid w:linePitch="360"/>
        </w:sectPr>
      </w:pPr>
    </w:p>
    <w:p w14:paraId="1DED280F" w14:textId="58A66EB0" w:rsidR="00594C70" w:rsidRPr="00594C70" w:rsidRDefault="00594C70" w:rsidP="00750DAA">
      <w:pPr>
        <w:pStyle w:val="Legenda"/>
        <w:keepNext/>
        <w:jc w:val="center"/>
        <w:rPr>
          <w:rFonts w:ascii="Arial" w:hAnsi="Arial" w:cs="Arial"/>
          <w:i w:val="0"/>
          <w:color w:val="auto"/>
          <w:sz w:val="24"/>
        </w:rPr>
      </w:pPr>
      <w:r w:rsidRPr="00594C70">
        <w:rPr>
          <w:rFonts w:ascii="Arial" w:hAnsi="Arial" w:cs="Arial"/>
          <w:i w:val="0"/>
          <w:color w:val="auto"/>
          <w:sz w:val="24"/>
        </w:rPr>
        <w:lastRenderedPageBreak/>
        <w:t xml:space="preserve">Tabela </w:t>
      </w:r>
      <w:r w:rsidRPr="00594C70">
        <w:rPr>
          <w:rFonts w:ascii="Arial" w:hAnsi="Arial" w:cs="Arial"/>
          <w:i w:val="0"/>
          <w:color w:val="auto"/>
          <w:sz w:val="24"/>
        </w:rPr>
        <w:fldChar w:fldCharType="begin"/>
      </w:r>
      <w:r w:rsidRPr="00594C70">
        <w:rPr>
          <w:rFonts w:ascii="Arial" w:hAnsi="Arial" w:cs="Arial"/>
          <w:i w:val="0"/>
          <w:color w:val="auto"/>
          <w:sz w:val="24"/>
        </w:rPr>
        <w:instrText xml:space="preserve"> SEQ Tabela \* ARABIC </w:instrText>
      </w:r>
      <w:r w:rsidRPr="00594C70">
        <w:rPr>
          <w:rFonts w:ascii="Arial" w:hAnsi="Arial" w:cs="Arial"/>
          <w:i w:val="0"/>
          <w:color w:val="auto"/>
          <w:sz w:val="24"/>
        </w:rPr>
        <w:fldChar w:fldCharType="separate"/>
      </w:r>
      <w:r w:rsidR="00E073E3">
        <w:rPr>
          <w:rFonts w:ascii="Arial" w:hAnsi="Arial" w:cs="Arial"/>
          <w:i w:val="0"/>
          <w:noProof/>
          <w:color w:val="auto"/>
          <w:sz w:val="24"/>
        </w:rPr>
        <w:t>11</w:t>
      </w:r>
      <w:r w:rsidRPr="00594C70">
        <w:rPr>
          <w:rFonts w:ascii="Arial" w:hAnsi="Arial" w:cs="Arial"/>
          <w:i w:val="0"/>
          <w:color w:val="auto"/>
          <w:sz w:val="24"/>
        </w:rPr>
        <w:fldChar w:fldCharType="end"/>
      </w:r>
      <w:r w:rsidRPr="00594C70">
        <w:rPr>
          <w:rFonts w:ascii="Arial" w:hAnsi="Arial" w:cs="Arial"/>
          <w:i w:val="0"/>
          <w:color w:val="auto"/>
          <w:sz w:val="24"/>
        </w:rPr>
        <w:t xml:space="preserve"> - </w:t>
      </w:r>
      <w:proofErr w:type="gramStart"/>
      <w:r w:rsidR="006B6714">
        <w:rPr>
          <w:rFonts w:ascii="Arial" w:hAnsi="Arial" w:cs="Arial"/>
          <w:i w:val="0"/>
          <w:color w:val="auto"/>
          <w:sz w:val="24"/>
        </w:rPr>
        <w:t xml:space="preserve">Coordenada (ou Peso) de Cada Variável </w:t>
      </w:r>
      <w:proofErr w:type="spellStart"/>
      <w:r w:rsidR="006B6714" w:rsidRPr="006B6714">
        <w:rPr>
          <w:rFonts w:ascii="Arial" w:hAnsi="Arial" w:cs="Arial"/>
          <w:color w:val="auto"/>
          <w:sz w:val="24"/>
        </w:rPr>
        <w:t>Dummy</w:t>
      </w:r>
      <w:proofErr w:type="spellEnd"/>
      <w:r w:rsidR="006B6714" w:rsidRPr="006B6714">
        <w:rPr>
          <w:rFonts w:ascii="Arial" w:hAnsi="Arial" w:cs="Arial"/>
          <w:color w:val="auto"/>
          <w:sz w:val="24"/>
        </w:rPr>
        <w:t xml:space="preserve"> </w:t>
      </w:r>
      <w:r w:rsidR="006B6714">
        <w:rPr>
          <w:rFonts w:ascii="Arial" w:hAnsi="Arial" w:cs="Arial"/>
          <w:i w:val="0"/>
          <w:color w:val="auto"/>
          <w:sz w:val="24"/>
        </w:rPr>
        <w:t xml:space="preserve">da Variável de </w:t>
      </w:r>
      <w:r w:rsidR="00750DAA">
        <w:rPr>
          <w:rFonts w:ascii="Arial" w:hAnsi="Arial" w:cs="Arial"/>
          <w:i w:val="0"/>
          <w:color w:val="auto"/>
          <w:sz w:val="24"/>
        </w:rPr>
        <w:t>“Problemas de Direção”</w:t>
      </w:r>
      <w:proofErr w:type="gramEnd"/>
      <w:r w:rsidR="006B6714">
        <w:rPr>
          <w:rFonts w:ascii="Arial" w:hAnsi="Arial" w:cs="Arial"/>
          <w:i w:val="0"/>
          <w:color w:val="auto"/>
          <w:sz w:val="24"/>
        </w:rPr>
        <w:t xml:space="preserve"> por Série e Ano</w:t>
      </w:r>
      <w:r w:rsidR="00750DAA">
        <w:rPr>
          <w:rFonts w:ascii="Arial" w:hAnsi="Arial" w:cs="Arial"/>
          <w:i w:val="0"/>
          <w:color w:val="auto"/>
          <w:sz w:val="24"/>
        </w:rPr>
        <w:t xml:space="preserve"> da Primeira Dimensão</w:t>
      </w:r>
    </w:p>
    <w:tbl>
      <w:tblPr>
        <w:tblW w:w="10474" w:type="dxa"/>
        <w:jc w:val="center"/>
        <w:tblInd w:w="55" w:type="dxa"/>
        <w:tblCellMar>
          <w:left w:w="70" w:type="dxa"/>
          <w:right w:w="70" w:type="dxa"/>
        </w:tblCellMar>
        <w:tblLook w:val="04A0" w:firstRow="1" w:lastRow="0" w:firstColumn="1" w:lastColumn="0" w:noHBand="0" w:noVBand="1"/>
      </w:tblPr>
      <w:tblGrid>
        <w:gridCol w:w="1480"/>
        <w:gridCol w:w="734"/>
        <w:gridCol w:w="734"/>
        <w:gridCol w:w="733"/>
        <w:gridCol w:w="733"/>
        <w:gridCol w:w="733"/>
        <w:gridCol w:w="733"/>
        <w:gridCol w:w="196"/>
        <w:gridCol w:w="733"/>
        <w:gridCol w:w="733"/>
        <w:gridCol w:w="733"/>
        <w:gridCol w:w="733"/>
        <w:gridCol w:w="733"/>
        <w:gridCol w:w="733"/>
      </w:tblGrid>
      <w:tr w:rsidR="009C1D40" w:rsidRPr="009C1D40" w14:paraId="6EA931DE" w14:textId="77777777" w:rsidTr="00422313">
        <w:trPr>
          <w:trHeight w:val="340"/>
          <w:jc w:val="center"/>
        </w:trPr>
        <w:tc>
          <w:tcPr>
            <w:tcW w:w="1480" w:type="dxa"/>
            <w:tcBorders>
              <w:top w:val="single" w:sz="12" w:space="0" w:color="auto"/>
              <w:left w:val="nil"/>
              <w:bottom w:val="nil"/>
              <w:right w:val="nil"/>
            </w:tcBorders>
            <w:shd w:val="clear" w:color="auto" w:fill="auto"/>
            <w:noWrap/>
            <w:vAlign w:val="bottom"/>
            <w:hideMark/>
          </w:tcPr>
          <w:p w14:paraId="64D81CDD"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 </w:t>
            </w:r>
          </w:p>
        </w:tc>
        <w:tc>
          <w:tcPr>
            <w:tcW w:w="8994" w:type="dxa"/>
            <w:gridSpan w:val="13"/>
            <w:tcBorders>
              <w:top w:val="single" w:sz="12" w:space="0" w:color="auto"/>
              <w:left w:val="nil"/>
              <w:bottom w:val="nil"/>
              <w:right w:val="nil"/>
            </w:tcBorders>
            <w:shd w:val="clear" w:color="auto" w:fill="auto"/>
            <w:noWrap/>
            <w:vAlign w:val="bottom"/>
            <w:hideMark/>
          </w:tcPr>
          <w:p w14:paraId="51D83655"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Coordenada da Análise de Correspondência de Problemas de Direção</w:t>
            </w:r>
          </w:p>
        </w:tc>
      </w:tr>
      <w:tr w:rsidR="009C1D40" w:rsidRPr="009C1D40" w14:paraId="4EE15ECB" w14:textId="77777777" w:rsidTr="00422313">
        <w:trPr>
          <w:trHeight w:val="340"/>
          <w:jc w:val="center"/>
        </w:trPr>
        <w:tc>
          <w:tcPr>
            <w:tcW w:w="1480" w:type="dxa"/>
            <w:tcBorders>
              <w:top w:val="nil"/>
              <w:left w:val="nil"/>
              <w:bottom w:val="nil"/>
              <w:right w:val="nil"/>
            </w:tcBorders>
            <w:shd w:val="clear" w:color="auto" w:fill="auto"/>
            <w:noWrap/>
            <w:vAlign w:val="bottom"/>
            <w:hideMark/>
          </w:tcPr>
          <w:p w14:paraId="6BEB0D6D"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p>
        </w:tc>
        <w:tc>
          <w:tcPr>
            <w:tcW w:w="4400" w:type="dxa"/>
            <w:gridSpan w:val="6"/>
            <w:tcBorders>
              <w:top w:val="nil"/>
              <w:left w:val="nil"/>
              <w:bottom w:val="nil"/>
              <w:right w:val="nil"/>
            </w:tcBorders>
            <w:shd w:val="clear" w:color="auto" w:fill="auto"/>
            <w:noWrap/>
            <w:vAlign w:val="bottom"/>
            <w:hideMark/>
          </w:tcPr>
          <w:p w14:paraId="336F1180"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5º Ano do Ensino Fundamental</w:t>
            </w:r>
          </w:p>
        </w:tc>
        <w:tc>
          <w:tcPr>
            <w:tcW w:w="196" w:type="dxa"/>
            <w:tcBorders>
              <w:top w:val="nil"/>
              <w:left w:val="nil"/>
              <w:bottom w:val="nil"/>
              <w:right w:val="nil"/>
            </w:tcBorders>
            <w:shd w:val="clear" w:color="auto" w:fill="auto"/>
            <w:noWrap/>
            <w:vAlign w:val="bottom"/>
            <w:hideMark/>
          </w:tcPr>
          <w:p w14:paraId="46FF1B90"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p>
        </w:tc>
        <w:tc>
          <w:tcPr>
            <w:tcW w:w="4398" w:type="dxa"/>
            <w:gridSpan w:val="6"/>
            <w:tcBorders>
              <w:top w:val="nil"/>
              <w:left w:val="nil"/>
              <w:bottom w:val="nil"/>
              <w:right w:val="nil"/>
            </w:tcBorders>
            <w:shd w:val="clear" w:color="auto" w:fill="auto"/>
            <w:noWrap/>
            <w:vAlign w:val="bottom"/>
            <w:hideMark/>
          </w:tcPr>
          <w:p w14:paraId="43D148C4"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9º Ano do Ensino Fundamental</w:t>
            </w:r>
          </w:p>
        </w:tc>
      </w:tr>
      <w:tr w:rsidR="009C1D40" w:rsidRPr="009C1D40" w14:paraId="115913DD" w14:textId="77777777" w:rsidTr="00422313">
        <w:trPr>
          <w:trHeight w:val="340"/>
          <w:jc w:val="center"/>
        </w:trPr>
        <w:tc>
          <w:tcPr>
            <w:tcW w:w="1480" w:type="dxa"/>
            <w:tcBorders>
              <w:top w:val="nil"/>
              <w:left w:val="nil"/>
              <w:bottom w:val="single" w:sz="4" w:space="0" w:color="auto"/>
              <w:right w:val="nil"/>
            </w:tcBorders>
            <w:shd w:val="clear" w:color="auto" w:fill="auto"/>
            <w:noWrap/>
            <w:vAlign w:val="bottom"/>
            <w:hideMark/>
          </w:tcPr>
          <w:p w14:paraId="36FE788C"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 </w:t>
            </w:r>
          </w:p>
        </w:tc>
        <w:tc>
          <w:tcPr>
            <w:tcW w:w="734" w:type="dxa"/>
            <w:tcBorders>
              <w:top w:val="nil"/>
              <w:left w:val="nil"/>
              <w:bottom w:val="single" w:sz="4" w:space="0" w:color="auto"/>
              <w:right w:val="nil"/>
            </w:tcBorders>
            <w:shd w:val="clear" w:color="auto" w:fill="auto"/>
            <w:noWrap/>
            <w:vAlign w:val="bottom"/>
            <w:hideMark/>
          </w:tcPr>
          <w:p w14:paraId="5B6374CA"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2007</w:t>
            </w:r>
          </w:p>
        </w:tc>
        <w:tc>
          <w:tcPr>
            <w:tcW w:w="734" w:type="dxa"/>
            <w:tcBorders>
              <w:top w:val="nil"/>
              <w:left w:val="nil"/>
              <w:bottom w:val="single" w:sz="4" w:space="0" w:color="auto"/>
              <w:right w:val="nil"/>
            </w:tcBorders>
            <w:shd w:val="clear" w:color="auto" w:fill="auto"/>
            <w:noWrap/>
            <w:vAlign w:val="bottom"/>
            <w:hideMark/>
          </w:tcPr>
          <w:p w14:paraId="118452BC"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2009</w:t>
            </w:r>
          </w:p>
        </w:tc>
        <w:tc>
          <w:tcPr>
            <w:tcW w:w="733" w:type="dxa"/>
            <w:tcBorders>
              <w:top w:val="nil"/>
              <w:left w:val="nil"/>
              <w:bottom w:val="single" w:sz="4" w:space="0" w:color="auto"/>
              <w:right w:val="nil"/>
            </w:tcBorders>
            <w:shd w:val="clear" w:color="auto" w:fill="auto"/>
            <w:noWrap/>
            <w:vAlign w:val="bottom"/>
            <w:hideMark/>
          </w:tcPr>
          <w:p w14:paraId="1C66B89C"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2011</w:t>
            </w:r>
          </w:p>
        </w:tc>
        <w:tc>
          <w:tcPr>
            <w:tcW w:w="733" w:type="dxa"/>
            <w:tcBorders>
              <w:top w:val="nil"/>
              <w:left w:val="nil"/>
              <w:bottom w:val="single" w:sz="4" w:space="0" w:color="auto"/>
              <w:right w:val="nil"/>
            </w:tcBorders>
            <w:shd w:val="clear" w:color="auto" w:fill="auto"/>
            <w:noWrap/>
            <w:vAlign w:val="bottom"/>
            <w:hideMark/>
          </w:tcPr>
          <w:p w14:paraId="2BC508FF"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2013</w:t>
            </w:r>
          </w:p>
        </w:tc>
        <w:tc>
          <w:tcPr>
            <w:tcW w:w="733" w:type="dxa"/>
            <w:tcBorders>
              <w:top w:val="nil"/>
              <w:left w:val="nil"/>
              <w:bottom w:val="single" w:sz="4" w:space="0" w:color="auto"/>
              <w:right w:val="nil"/>
            </w:tcBorders>
            <w:shd w:val="clear" w:color="auto" w:fill="auto"/>
            <w:noWrap/>
            <w:vAlign w:val="bottom"/>
            <w:hideMark/>
          </w:tcPr>
          <w:p w14:paraId="40F6EDB0"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2015</w:t>
            </w:r>
          </w:p>
        </w:tc>
        <w:tc>
          <w:tcPr>
            <w:tcW w:w="733" w:type="dxa"/>
            <w:tcBorders>
              <w:top w:val="nil"/>
              <w:left w:val="nil"/>
              <w:bottom w:val="single" w:sz="4" w:space="0" w:color="auto"/>
              <w:right w:val="nil"/>
            </w:tcBorders>
            <w:shd w:val="clear" w:color="auto" w:fill="auto"/>
            <w:noWrap/>
            <w:vAlign w:val="bottom"/>
            <w:hideMark/>
          </w:tcPr>
          <w:p w14:paraId="5C09449D"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2017</w:t>
            </w:r>
          </w:p>
        </w:tc>
        <w:tc>
          <w:tcPr>
            <w:tcW w:w="196" w:type="dxa"/>
            <w:tcBorders>
              <w:top w:val="nil"/>
              <w:left w:val="nil"/>
              <w:bottom w:val="single" w:sz="4" w:space="0" w:color="auto"/>
              <w:right w:val="nil"/>
            </w:tcBorders>
            <w:shd w:val="clear" w:color="auto" w:fill="auto"/>
            <w:noWrap/>
            <w:vAlign w:val="bottom"/>
            <w:hideMark/>
          </w:tcPr>
          <w:p w14:paraId="6A9A2668" w14:textId="77777777" w:rsidR="009C1D40" w:rsidRPr="009C1D40" w:rsidRDefault="009C1D40" w:rsidP="009C1D40">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 </w:t>
            </w:r>
          </w:p>
        </w:tc>
        <w:tc>
          <w:tcPr>
            <w:tcW w:w="733" w:type="dxa"/>
            <w:tcBorders>
              <w:top w:val="nil"/>
              <w:left w:val="nil"/>
              <w:bottom w:val="single" w:sz="4" w:space="0" w:color="auto"/>
              <w:right w:val="nil"/>
            </w:tcBorders>
            <w:shd w:val="clear" w:color="auto" w:fill="auto"/>
            <w:noWrap/>
            <w:vAlign w:val="bottom"/>
            <w:hideMark/>
          </w:tcPr>
          <w:p w14:paraId="36C048C9"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2007</w:t>
            </w:r>
          </w:p>
        </w:tc>
        <w:tc>
          <w:tcPr>
            <w:tcW w:w="733" w:type="dxa"/>
            <w:tcBorders>
              <w:top w:val="nil"/>
              <w:left w:val="nil"/>
              <w:bottom w:val="single" w:sz="4" w:space="0" w:color="auto"/>
              <w:right w:val="nil"/>
            </w:tcBorders>
            <w:shd w:val="clear" w:color="auto" w:fill="auto"/>
            <w:noWrap/>
            <w:vAlign w:val="bottom"/>
            <w:hideMark/>
          </w:tcPr>
          <w:p w14:paraId="09B51B2B"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2009</w:t>
            </w:r>
          </w:p>
        </w:tc>
        <w:tc>
          <w:tcPr>
            <w:tcW w:w="733" w:type="dxa"/>
            <w:tcBorders>
              <w:top w:val="nil"/>
              <w:left w:val="nil"/>
              <w:bottom w:val="single" w:sz="4" w:space="0" w:color="auto"/>
              <w:right w:val="nil"/>
            </w:tcBorders>
            <w:shd w:val="clear" w:color="auto" w:fill="auto"/>
            <w:noWrap/>
            <w:vAlign w:val="bottom"/>
            <w:hideMark/>
          </w:tcPr>
          <w:p w14:paraId="03DFF36D"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2011</w:t>
            </w:r>
          </w:p>
        </w:tc>
        <w:tc>
          <w:tcPr>
            <w:tcW w:w="733" w:type="dxa"/>
            <w:tcBorders>
              <w:top w:val="nil"/>
              <w:left w:val="nil"/>
              <w:bottom w:val="single" w:sz="4" w:space="0" w:color="auto"/>
              <w:right w:val="nil"/>
            </w:tcBorders>
            <w:shd w:val="clear" w:color="auto" w:fill="auto"/>
            <w:noWrap/>
            <w:vAlign w:val="bottom"/>
            <w:hideMark/>
          </w:tcPr>
          <w:p w14:paraId="418A55EB"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2013</w:t>
            </w:r>
          </w:p>
        </w:tc>
        <w:tc>
          <w:tcPr>
            <w:tcW w:w="733" w:type="dxa"/>
            <w:tcBorders>
              <w:top w:val="nil"/>
              <w:left w:val="nil"/>
              <w:bottom w:val="single" w:sz="4" w:space="0" w:color="auto"/>
              <w:right w:val="nil"/>
            </w:tcBorders>
            <w:shd w:val="clear" w:color="auto" w:fill="auto"/>
            <w:noWrap/>
            <w:vAlign w:val="bottom"/>
            <w:hideMark/>
          </w:tcPr>
          <w:p w14:paraId="730EF07C"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2015</w:t>
            </w:r>
          </w:p>
        </w:tc>
        <w:tc>
          <w:tcPr>
            <w:tcW w:w="733" w:type="dxa"/>
            <w:tcBorders>
              <w:top w:val="nil"/>
              <w:left w:val="nil"/>
              <w:bottom w:val="single" w:sz="4" w:space="0" w:color="auto"/>
              <w:right w:val="nil"/>
            </w:tcBorders>
            <w:shd w:val="clear" w:color="auto" w:fill="auto"/>
            <w:noWrap/>
            <w:vAlign w:val="bottom"/>
            <w:hideMark/>
          </w:tcPr>
          <w:p w14:paraId="1F2CB644" w14:textId="77777777" w:rsidR="009C1D40" w:rsidRPr="009C1D40" w:rsidRDefault="009C1D40" w:rsidP="009C1D40">
            <w:pPr>
              <w:spacing w:after="0" w:line="240" w:lineRule="auto"/>
              <w:jc w:val="center"/>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2017</w:t>
            </w:r>
          </w:p>
        </w:tc>
      </w:tr>
      <w:tr w:rsidR="009C1D40" w:rsidRPr="009C1D40" w14:paraId="5A8ED730" w14:textId="77777777" w:rsidTr="00422313">
        <w:trPr>
          <w:trHeight w:val="340"/>
          <w:jc w:val="center"/>
        </w:trPr>
        <w:tc>
          <w:tcPr>
            <w:tcW w:w="10474" w:type="dxa"/>
            <w:gridSpan w:val="14"/>
            <w:tcBorders>
              <w:top w:val="single" w:sz="4" w:space="0" w:color="auto"/>
              <w:left w:val="nil"/>
              <w:bottom w:val="nil"/>
              <w:right w:val="nil"/>
            </w:tcBorders>
            <w:shd w:val="clear" w:color="auto" w:fill="auto"/>
            <w:vAlign w:val="center"/>
            <w:hideMark/>
          </w:tcPr>
          <w:p w14:paraId="215BD1DD" w14:textId="62B0A640" w:rsidR="009C1D40" w:rsidRPr="009C1D40" w:rsidRDefault="00062D62" w:rsidP="009C1D40">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Falta de </w:t>
            </w:r>
            <w:r w:rsidR="009C1D40" w:rsidRPr="009C1D40">
              <w:rPr>
                <w:rFonts w:ascii="Arial" w:eastAsia="Times New Roman" w:hAnsi="Arial" w:cs="Arial"/>
                <w:b/>
                <w:bCs/>
                <w:color w:val="000000"/>
                <w:sz w:val="20"/>
                <w:szCs w:val="20"/>
                <w:lang w:eastAsia="pt-BR"/>
              </w:rPr>
              <w:t>Professores</w:t>
            </w:r>
          </w:p>
        </w:tc>
      </w:tr>
      <w:tr w:rsidR="009C1D40" w:rsidRPr="009C1D40" w14:paraId="11A219BB" w14:textId="77777777" w:rsidTr="00422313">
        <w:trPr>
          <w:trHeight w:val="340"/>
          <w:jc w:val="center"/>
        </w:trPr>
        <w:tc>
          <w:tcPr>
            <w:tcW w:w="1480" w:type="dxa"/>
            <w:tcBorders>
              <w:top w:val="nil"/>
              <w:left w:val="nil"/>
              <w:bottom w:val="nil"/>
              <w:right w:val="nil"/>
            </w:tcBorders>
            <w:shd w:val="clear" w:color="auto" w:fill="auto"/>
            <w:vAlign w:val="center"/>
            <w:hideMark/>
          </w:tcPr>
          <w:p w14:paraId="34E2265A"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734" w:type="dxa"/>
            <w:tcBorders>
              <w:top w:val="nil"/>
              <w:left w:val="nil"/>
              <w:bottom w:val="nil"/>
              <w:right w:val="nil"/>
            </w:tcBorders>
            <w:shd w:val="clear" w:color="auto" w:fill="auto"/>
            <w:vAlign w:val="center"/>
            <w:hideMark/>
          </w:tcPr>
          <w:p w14:paraId="62E6235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1.22</w:t>
            </w:r>
          </w:p>
        </w:tc>
        <w:tc>
          <w:tcPr>
            <w:tcW w:w="734" w:type="dxa"/>
            <w:tcBorders>
              <w:top w:val="nil"/>
              <w:left w:val="nil"/>
              <w:bottom w:val="nil"/>
              <w:right w:val="nil"/>
            </w:tcBorders>
            <w:shd w:val="clear" w:color="auto" w:fill="auto"/>
            <w:vAlign w:val="center"/>
            <w:hideMark/>
          </w:tcPr>
          <w:p w14:paraId="31E66F8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1.363</w:t>
            </w:r>
          </w:p>
        </w:tc>
        <w:tc>
          <w:tcPr>
            <w:tcW w:w="733" w:type="dxa"/>
            <w:tcBorders>
              <w:top w:val="nil"/>
              <w:left w:val="nil"/>
              <w:bottom w:val="nil"/>
              <w:right w:val="nil"/>
            </w:tcBorders>
            <w:shd w:val="clear" w:color="auto" w:fill="auto"/>
            <w:vAlign w:val="center"/>
            <w:hideMark/>
          </w:tcPr>
          <w:p w14:paraId="7050C33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1.716</w:t>
            </w:r>
          </w:p>
        </w:tc>
        <w:tc>
          <w:tcPr>
            <w:tcW w:w="733" w:type="dxa"/>
            <w:tcBorders>
              <w:top w:val="nil"/>
              <w:left w:val="nil"/>
              <w:bottom w:val="nil"/>
              <w:right w:val="nil"/>
            </w:tcBorders>
            <w:shd w:val="clear" w:color="auto" w:fill="auto"/>
            <w:vAlign w:val="center"/>
            <w:hideMark/>
          </w:tcPr>
          <w:p w14:paraId="655CF70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1.352</w:t>
            </w:r>
          </w:p>
        </w:tc>
        <w:tc>
          <w:tcPr>
            <w:tcW w:w="733" w:type="dxa"/>
            <w:tcBorders>
              <w:top w:val="nil"/>
              <w:left w:val="nil"/>
              <w:bottom w:val="nil"/>
              <w:right w:val="nil"/>
            </w:tcBorders>
            <w:shd w:val="clear" w:color="auto" w:fill="auto"/>
            <w:vAlign w:val="center"/>
            <w:hideMark/>
          </w:tcPr>
          <w:p w14:paraId="3A7DCBA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1.052</w:t>
            </w:r>
          </w:p>
        </w:tc>
        <w:tc>
          <w:tcPr>
            <w:tcW w:w="733" w:type="dxa"/>
            <w:tcBorders>
              <w:top w:val="nil"/>
              <w:left w:val="nil"/>
              <w:bottom w:val="nil"/>
              <w:right w:val="nil"/>
            </w:tcBorders>
            <w:shd w:val="clear" w:color="auto" w:fill="auto"/>
            <w:vAlign w:val="center"/>
            <w:hideMark/>
          </w:tcPr>
          <w:p w14:paraId="06FA355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0.904</w:t>
            </w:r>
          </w:p>
        </w:tc>
        <w:tc>
          <w:tcPr>
            <w:tcW w:w="196" w:type="dxa"/>
            <w:tcBorders>
              <w:top w:val="nil"/>
              <w:left w:val="nil"/>
              <w:bottom w:val="nil"/>
              <w:right w:val="nil"/>
            </w:tcBorders>
            <w:shd w:val="clear" w:color="auto" w:fill="auto"/>
            <w:noWrap/>
            <w:vAlign w:val="center"/>
            <w:hideMark/>
          </w:tcPr>
          <w:p w14:paraId="47DCE72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009CA4E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0.848</w:t>
            </w:r>
          </w:p>
        </w:tc>
        <w:tc>
          <w:tcPr>
            <w:tcW w:w="733" w:type="dxa"/>
            <w:tcBorders>
              <w:top w:val="nil"/>
              <w:left w:val="nil"/>
              <w:bottom w:val="nil"/>
              <w:right w:val="nil"/>
            </w:tcBorders>
            <w:shd w:val="clear" w:color="auto" w:fill="auto"/>
            <w:vAlign w:val="center"/>
            <w:hideMark/>
          </w:tcPr>
          <w:p w14:paraId="146DF9D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0.945</w:t>
            </w:r>
          </w:p>
        </w:tc>
        <w:tc>
          <w:tcPr>
            <w:tcW w:w="733" w:type="dxa"/>
            <w:tcBorders>
              <w:top w:val="nil"/>
              <w:left w:val="nil"/>
              <w:bottom w:val="nil"/>
              <w:right w:val="nil"/>
            </w:tcBorders>
            <w:shd w:val="clear" w:color="auto" w:fill="auto"/>
            <w:vAlign w:val="center"/>
            <w:hideMark/>
          </w:tcPr>
          <w:p w14:paraId="5A15BBF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1.116</w:t>
            </w:r>
          </w:p>
        </w:tc>
        <w:tc>
          <w:tcPr>
            <w:tcW w:w="733" w:type="dxa"/>
            <w:tcBorders>
              <w:top w:val="nil"/>
              <w:left w:val="nil"/>
              <w:bottom w:val="nil"/>
              <w:right w:val="nil"/>
            </w:tcBorders>
            <w:shd w:val="clear" w:color="auto" w:fill="auto"/>
            <w:vAlign w:val="center"/>
            <w:hideMark/>
          </w:tcPr>
          <w:p w14:paraId="0ED8CD6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0.819</w:t>
            </w:r>
          </w:p>
        </w:tc>
        <w:tc>
          <w:tcPr>
            <w:tcW w:w="733" w:type="dxa"/>
            <w:tcBorders>
              <w:top w:val="nil"/>
              <w:left w:val="nil"/>
              <w:bottom w:val="nil"/>
              <w:right w:val="nil"/>
            </w:tcBorders>
            <w:shd w:val="clear" w:color="auto" w:fill="auto"/>
            <w:vAlign w:val="center"/>
            <w:hideMark/>
          </w:tcPr>
          <w:p w14:paraId="2E4DDD4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0.844</w:t>
            </w:r>
          </w:p>
        </w:tc>
        <w:tc>
          <w:tcPr>
            <w:tcW w:w="733" w:type="dxa"/>
            <w:tcBorders>
              <w:top w:val="nil"/>
              <w:left w:val="nil"/>
              <w:bottom w:val="nil"/>
              <w:right w:val="nil"/>
            </w:tcBorders>
            <w:shd w:val="clear" w:color="auto" w:fill="auto"/>
            <w:vAlign w:val="center"/>
            <w:hideMark/>
          </w:tcPr>
          <w:p w14:paraId="7C2E272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0.809</w:t>
            </w:r>
          </w:p>
        </w:tc>
      </w:tr>
      <w:tr w:rsidR="009C1D40" w:rsidRPr="009C1D40" w14:paraId="12C3A44C" w14:textId="77777777" w:rsidTr="00422313">
        <w:trPr>
          <w:trHeight w:val="340"/>
          <w:jc w:val="center"/>
        </w:trPr>
        <w:tc>
          <w:tcPr>
            <w:tcW w:w="1480" w:type="dxa"/>
            <w:tcBorders>
              <w:top w:val="nil"/>
              <w:left w:val="nil"/>
              <w:bottom w:val="nil"/>
              <w:right w:val="nil"/>
            </w:tcBorders>
            <w:shd w:val="clear" w:color="auto" w:fill="auto"/>
            <w:vAlign w:val="center"/>
            <w:hideMark/>
          </w:tcPr>
          <w:p w14:paraId="12C1E4E4"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734" w:type="dxa"/>
            <w:tcBorders>
              <w:top w:val="nil"/>
              <w:left w:val="nil"/>
              <w:bottom w:val="nil"/>
              <w:right w:val="nil"/>
            </w:tcBorders>
            <w:shd w:val="clear" w:color="auto" w:fill="auto"/>
            <w:vAlign w:val="center"/>
            <w:hideMark/>
          </w:tcPr>
          <w:p w14:paraId="3376BD0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-1.016</w:t>
            </w:r>
          </w:p>
        </w:tc>
        <w:tc>
          <w:tcPr>
            <w:tcW w:w="734" w:type="dxa"/>
            <w:tcBorders>
              <w:top w:val="nil"/>
              <w:left w:val="nil"/>
              <w:bottom w:val="nil"/>
              <w:right w:val="nil"/>
            </w:tcBorders>
            <w:shd w:val="clear" w:color="auto" w:fill="auto"/>
            <w:vAlign w:val="center"/>
            <w:hideMark/>
          </w:tcPr>
          <w:p w14:paraId="6D3E398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-0.874</w:t>
            </w:r>
          </w:p>
        </w:tc>
        <w:tc>
          <w:tcPr>
            <w:tcW w:w="733" w:type="dxa"/>
            <w:tcBorders>
              <w:top w:val="nil"/>
              <w:left w:val="nil"/>
              <w:bottom w:val="nil"/>
              <w:right w:val="nil"/>
            </w:tcBorders>
            <w:shd w:val="clear" w:color="auto" w:fill="auto"/>
            <w:vAlign w:val="center"/>
            <w:hideMark/>
          </w:tcPr>
          <w:p w14:paraId="0731487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-0.855</w:t>
            </w:r>
          </w:p>
        </w:tc>
        <w:tc>
          <w:tcPr>
            <w:tcW w:w="733" w:type="dxa"/>
            <w:tcBorders>
              <w:top w:val="nil"/>
              <w:left w:val="nil"/>
              <w:bottom w:val="nil"/>
              <w:right w:val="nil"/>
            </w:tcBorders>
            <w:shd w:val="clear" w:color="auto" w:fill="auto"/>
            <w:vAlign w:val="center"/>
            <w:hideMark/>
          </w:tcPr>
          <w:p w14:paraId="08B6741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-0.795</w:t>
            </w:r>
          </w:p>
        </w:tc>
        <w:tc>
          <w:tcPr>
            <w:tcW w:w="733" w:type="dxa"/>
            <w:tcBorders>
              <w:top w:val="nil"/>
              <w:left w:val="nil"/>
              <w:bottom w:val="nil"/>
              <w:right w:val="nil"/>
            </w:tcBorders>
            <w:shd w:val="clear" w:color="auto" w:fill="auto"/>
            <w:vAlign w:val="center"/>
            <w:hideMark/>
          </w:tcPr>
          <w:p w14:paraId="5A91902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-0.848</w:t>
            </w:r>
          </w:p>
        </w:tc>
        <w:tc>
          <w:tcPr>
            <w:tcW w:w="733" w:type="dxa"/>
            <w:tcBorders>
              <w:top w:val="nil"/>
              <w:left w:val="nil"/>
              <w:bottom w:val="nil"/>
              <w:right w:val="nil"/>
            </w:tcBorders>
            <w:shd w:val="clear" w:color="auto" w:fill="auto"/>
            <w:vAlign w:val="center"/>
            <w:hideMark/>
          </w:tcPr>
          <w:p w14:paraId="1D53AED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-0.878</w:t>
            </w:r>
          </w:p>
        </w:tc>
        <w:tc>
          <w:tcPr>
            <w:tcW w:w="196" w:type="dxa"/>
            <w:tcBorders>
              <w:top w:val="nil"/>
              <w:left w:val="nil"/>
              <w:bottom w:val="nil"/>
              <w:right w:val="nil"/>
            </w:tcBorders>
            <w:shd w:val="clear" w:color="auto" w:fill="auto"/>
            <w:noWrap/>
            <w:vAlign w:val="center"/>
            <w:hideMark/>
          </w:tcPr>
          <w:p w14:paraId="2E6727F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467477C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-1.38</w:t>
            </w:r>
          </w:p>
        </w:tc>
        <w:tc>
          <w:tcPr>
            <w:tcW w:w="733" w:type="dxa"/>
            <w:tcBorders>
              <w:top w:val="nil"/>
              <w:left w:val="nil"/>
              <w:bottom w:val="nil"/>
              <w:right w:val="nil"/>
            </w:tcBorders>
            <w:shd w:val="clear" w:color="auto" w:fill="auto"/>
            <w:vAlign w:val="center"/>
            <w:hideMark/>
          </w:tcPr>
          <w:p w14:paraId="7D25149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-1.607</w:t>
            </w:r>
          </w:p>
        </w:tc>
        <w:tc>
          <w:tcPr>
            <w:tcW w:w="733" w:type="dxa"/>
            <w:tcBorders>
              <w:top w:val="nil"/>
              <w:left w:val="nil"/>
              <w:bottom w:val="nil"/>
              <w:right w:val="nil"/>
            </w:tcBorders>
            <w:shd w:val="clear" w:color="auto" w:fill="auto"/>
            <w:vAlign w:val="center"/>
            <w:hideMark/>
          </w:tcPr>
          <w:p w14:paraId="1292ECC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-1.361</w:t>
            </w:r>
          </w:p>
        </w:tc>
        <w:tc>
          <w:tcPr>
            <w:tcW w:w="733" w:type="dxa"/>
            <w:tcBorders>
              <w:top w:val="nil"/>
              <w:left w:val="nil"/>
              <w:bottom w:val="nil"/>
              <w:right w:val="nil"/>
            </w:tcBorders>
            <w:shd w:val="clear" w:color="auto" w:fill="auto"/>
            <w:vAlign w:val="center"/>
            <w:hideMark/>
          </w:tcPr>
          <w:p w14:paraId="29912EC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-1.15</w:t>
            </w:r>
          </w:p>
        </w:tc>
        <w:tc>
          <w:tcPr>
            <w:tcW w:w="733" w:type="dxa"/>
            <w:tcBorders>
              <w:top w:val="nil"/>
              <w:left w:val="nil"/>
              <w:bottom w:val="nil"/>
              <w:right w:val="nil"/>
            </w:tcBorders>
            <w:shd w:val="clear" w:color="auto" w:fill="auto"/>
            <w:vAlign w:val="center"/>
            <w:hideMark/>
          </w:tcPr>
          <w:p w14:paraId="41BC8ED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-1.194</w:t>
            </w:r>
          </w:p>
        </w:tc>
        <w:tc>
          <w:tcPr>
            <w:tcW w:w="733" w:type="dxa"/>
            <w:tcBorders>
              <w:top w:val="nil"/>
              <w:left w:val="nil"/>
              <w:bottom w:val="nil"/>
              <w:right w:val="nil"/>
            </w:tcBorders>
            <w:shd w:val="clear" w:color="auto" w:fill="auto"/>
            <w:vAlign w:val="center"/>
            <w:hideMark/>
          </w:tcPr>
          <w:p w14:paraId="79C196D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-1.197</w:t>
            </w:r>
          </w:p>
        </w:tc>
      </w:tr>
      <w:tr w:rsidR="009C1D40" w:rsidRPr="009C1D40" w14:paraId="10F8197E" w14:textId="77777777" w:rsidTr="00422313">
        <w:trPr>
          <w:trHeight w:val="340"/>
          <w:jc w:val="center"/>
        </w:trPr>
        <w:tc>
          <w:tcPr>
            <w:tcW w:w="10474" w:type="dxa"/>
            <w:gridSpan w:val="14"/>
            <w:tcBorders>
              <w:top w:val="nil"/>
              <w:left w:val="nil"/>
              <w:bottom w:val="nil"/>
              <w:right w:val="nil"/>
            </w:tcBorders>
            <w:shd w:val="clear" w:color="auto" w:fill="auto"/>
            <w:vAlign w:val="center"/>
            <w:hideMark/>
          </w:tcPr>
          <w:p w14:paraId="7682BF76" w14:textId="7A836DEA" w:rsidR="009C1D40" w:rsidRPr="009C1D40" w:rsidRDefault="00062D62" w:rsidP="00D6023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Falta de </w:t>
            </w:r>
            <w:r w:rsidR="009C1D40" w:rsidRPr="009C1D40">
              <w:rPr>
                <w:rFonts w:ascii="Arial" w:eastAsia="Times New Roman" w:hAnsi="Arial" w:cs="Arial"/>
                <w:b/>
                <w:bCs/>
                <w:color w:val="000000"/>
                <w:sz w:val="20"/>
                <w:szCs w:val="20"/>
                <w:lang w:eastAsia="pt-BR"/>
              </w:rPr>
              <w:t>Pessoal</w:t>
            </w:r>
            <w:r>
              <w:rPr>
                <w:rFonts w:ascii="Arial" w:eastAsia="Times New Roman" w:hAnsi="Arial" w:cs="Arial"/>
                <w:b/>
                <w:bCs/>
                <w:color w:val="000000"/>
                <w:sz w:val="20"/>
                <w:szCs w:val="20"/>
                <w:lang w:eastAsia="pt-BR"/>
              </w:rPr>
              <w:t xml:space="preserve"> do</w:t>
            </w:r>
            <w:r w:rsidR="009C1D40" w:rsidRPr="009C1D40">
              <w:rPr>
                <w:rFonts w:ascii="Arial" w:eastAsia="Times New Roman" w:hAnsi="Arial" w:cs="Arial"/>
                <w:b/>
                <w:bCs/>
                <w:color w:val="000000"/>
                <w:sz w:val="20"/>
                <w:szCs w:val="20"/>
                <w:lang w:eastAsia="pt-BR"/>
              </w:rPr>
              <w:t xml:space="preserve"> Administrativo</w:t>
            </w:r>
          </w:p>
        </w:tc>
      </w:tr>
      <w:tr w:rsidR="009C1D40" w:rsidRPr="009C1D40" w14:paraId="04ABC50D" w14:textId="77777777" w:rsidTr="00422313">
        <w:trPr>
          <w:trHeight w:val="340"/>
          <w:jc w:val="center"/>
        </w:trPr>
        <w:tc>
          <w:tcPr>
            <w:tcW w:w="1480" w:type="dxa"/>
            <w:tcBorders>
              <w:top w:val="nil"/>
              <w:left w:val="nil"/>
              <w:bottom w:val="nil"/>
              <w:right w:val="nil"/>
            </w:tcBorders>
            <w:shd w:val="clear" w:color="auto" w:fill="auto"/>
            <w:vAlign w:val="center"/>
            <w:hideMark/>
          </w:tcPr>
          <w:p w14:paraId="18F6A18F"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734" w:type="dxa"/>
            <w:tcBorders>
              <w:top w:val="nil"/>
              <w:left w:val="nil"/>
              <w:bottom w:val="nil"/>
              <w:right w:val="nil"/>
            </w:tcBorders>
            <w:shd w:val="clear" w:color="auto" w:fill="auto"/>
            <w:vAlign w:val="center"/>
            <w:hideMark/>
          </w:tcPr>
          <w:p w14:paraId="48A0B9E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1.062</w:t>
            </w:r>
          </w:p>
        </w:tc>
        <w:tc>
          <w:tcPr>
            <w:tcW w:w="734" w:type="dxa"/>
            <w:tcBorders>
              <w:top w:val="nil"/>
              <w:left w:val="nil"/>
              <w:bottom w:val="nil"/>
              <w:right w:val="nil"/>
            </w:tcBorders>
            <w:shd w:val="clear" w:color="auto" w:fill="auto"/>
            <w:vAlign w:val="center"/>
            <w:hideMark/>
          </w:tcPr>
          <w:p w14:paraId="59097DC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1.051</w:t>
            </w:r>
          </w:p>
        </w:tc>
        <w:tc>
          <w:tcPr>
            <w:tcW w:w="733" w:type="dxa"/>
            <w:tcBorders>
              <w:top w:val="nil"/>
              <w:left w:val="nil"/>
              <w:bottom w:val="nil"/>
              <w:right w:val="nil"/>
            </w:tcBorders>
            <w:shd w:val="clear" w:color="auto" w:fill="auto"/>
            <w:vAlign w:val="center"/>
            <w:hideMark/>
          </w:tcPr>
          <w:p w14:paraId="5C2C375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1.111</w:t>
            </w:r>
          </w:p>
        </w:tc>
        <w:tc>
          <w:tcPr>
            <w:tcW w:w="733" w:type="dxa"/>
            <w:tcBorders>
              <w:top w:val="nil"/>
              <w:left w:val="nil"/>
              <w:bottom w:val="nil"/>
              <w:right w:val="nil"/>
            </w:tcBorders>
            <w:shd w:val="clear" w:color="auto" w:fill="auto"/>
            <w:vAlign w:val="center"/>
            <w:hideMark/>
          </w:tcPr>
          <w:p w14:paraId="2753762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1.104</w:t>
            </w:r>
          </w:p>
        </w:tc>
        <w:tc>
          <w:tcPr>
            <w:tcW w:w="733" w:type="dxa"/>
            <w:tcBorders>
              <w:top w:val="nil"/>
              <w:left w:val="nil"/>
              <w:bottom w:val="nil"/>
              <w:right w:val="nil"/>
            </w:tcBorders>
            <w:shd w:val="clear" w:color="auto" w:fill="auto"/>
            <w:vAlign w:val="center"/>
            <w:hideMark/>
          </w:tcPr>
          <w:p w14:paraId="47E8411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1.16</w:t>
            </w:r>
          </w:p>
        </w:tc>
        <w:tc>
          <w:tcPr>
            <w:tcW w:w="733" w:type="dxa"/>
            <w:tcBorders>
              <w:top w:val="nil"/>
              <w:left w:val="nil"/>
              <w:bottom w:val="nil"/>
              <w:right w:val="nil"/>
            </w:tcBorders>
            <w:shd w:val="clear" w:color="auto" w:fill="auto"/>
            <w:vAlign w:val="center"/>
            <w:hideMark/>
          </w:tcPr>
          <w:p w14:paraId="3416969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1.34</w:t>
            </w:r>
          </w:p>
        </w:tc>
        <w:tc>
          <w:tcPr>
            <w:tcW w:w="196" w:type="dxa"/>
            <w:tcBorders>
              <w:top w:val="nil"/>
              <w:left w:val="nil"/>
              <w:bottom w:val="nil"/>
              <w:right w:val="nil"/>
            </w:tcBorders>
            <w:shd w:val="clear" w:color="auto" w:fill="auto"/>
            <w:noWrap/>
            <w:vAlign w:val="center"/>
            <w:hideMark/>
          </w:tcPr>
          <w:p w14:paraId="619B899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26F9B62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0.958</w:t>
            </w:r>
          </w:p>
        </w:tc>
        <w:tc>
          <w:tcPr>
            <w:tcW w:w="733" w:type="dxa"/>
            <w:tcBorders>
              <w:top w:val="nil"/>
              <w:left w:val="nil"/>
              <w:bottom w:val="nil"/>
              <w:right w:val="nil"/>
            </w:tcBorders>
            <w:shd w:val="clear" w:color="auto" w:fill="auto"/>
            <w:vAlign w:val="center"/>
            <w:hideMark/>
          </w:tcPr>
          <w:p w14:paraId="54CCCEC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0.793</w:t>
            </w:r>
          </w:p>
        </w:tc>
        <w:tc>
          <w:tcPr>
            <w:tcW w:w="733" w:type="dxa"/>
            <w:tcBorders>
              <w:top w:val="nil"/>
              <w:left w:val="nil"/>
              <w:bottom w:val="nil"/>
              <w:right w:val="nil"/>
            </w:tcBorders>
            <w:shd w:val="clear" w:color="auto" w:fill="auto"/>
            <w:vAlign w:val="center"/>
            <w:hideMark/>
          </w:tcPr>
          <w:p w14:paraId="50258A6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0.811</w:t>
            </w:r>
          </w:p>
        </w:tc>
        <w:tc>
          <w:tcPr>
            <w:tcW w:w="733" w:type="dxa"/>
            <w:tcBorders>
              <w:top w:val="nil"/>
              <w:left w:val="nil"/>
              <w:bottom w:val="nil"/>
              <w:right w:val="nil"/>
            </w:tcBorders>
            <w:shd w:val="clear" w:color="auto" w:fill="auto"/>
            <w:vAlign w:val="center"/>
            <w:hideMark/>
          </w:tcPr>
          <w:p w14:paraId="4B3A55C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0.989</w:t>
            </w:r>
          </w:p>
        </w:tc>
        <w:tc>
          <w:tcPr>
            <w:tcW w:w="733" w:type="dxa"/>
            <w:tcBorders>
              <w:top w:val="nil"/>
              <w:left w:val="nil"/>
              <w:bottom w:val="nil"/>
              <w:right w:val="nil"/>
            </w:tcBorders>
            <w:shd w:val="clear" w:color="auto" w:fill="auto"/>
            <w:vAlign w:val="center"/>
            <w:hideMark/>
          </w:tcPr>
          <w:p w14:paraId="17FA538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0.984</w:t>
            </w:r>
          </w:p>
        </w:tc>
        <w:tc>
          <w:tcPr>
            <w:tcW w:w="733" w:type="dxa"/>
            <w:tcBorders>
              <w:top w:val="nil"/>
              <w:left w:val="nil"/>
              <w:bottom w:val="nil"/>
              <w:right w:val="nil"/>
            </w:tcBorders>
            <w:shd w:val="clear" w:color="auto" w:fill="auto"/>
            <w:vAlign w:val="center"/>
            <w:hideMark/>
          </w:tcPr>
          <w:p w14:paraId="7963CC9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0.975</w:t>
            </w:r>
          </w:p>
        </w:tc>
      </w:tr>
      <w:tr w:rsidR="009C1D40" w:rsidRPr="009C1D40" w14:paraId="1C893456" w14:textId="77777777" w:rsidTr="00422313">
        <w:trPr>
          <w:trHeight w:val="340"/>
          <w:jc w:val="center"/>
        </w:trPr>
        <w:tc>
          <w:tcPr>
            <w:tcW w:w="1480" w:type="dxa"/>
            <w:tcBorders>
              <w:top w:val="nil"/>
              <w:left w:val="nil"/>
              <w:bottom w:val="nil"/>
              <w:right w:val="nil"/>
            </w:tcBorders>
            <w:shd w:val="clear" w:color="auto" w:fill="auto"/>
            <w:vAlign w:val="center"/>
            <w:hideMark/>
          </w:tcPr>
          <w:p w14:paraId="4CB32644"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734" w:type="dxa"/>
            <w:tcBorders>
              <w:top w:val="nil"/>
              <w:left w:val="nil"/>
              <w:bottom w:val="nil"/>
              <w:right w:val="nil"/>
            </w:tcBorders>
            <w:shd w:val="clear" w:color="auto" w:fill="auto"/>
            <w:vAlign w:val="center"/>
            <w:hideMark/>
          </w:tcPr>
          <w:p w14:paraId="0FCFCE6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-0.561</w:t>
            </w:r>
          </w:p>
        </w:tc>
        <w:tc>
          <w:tcPr>
            <w:tcW w:w="734" w:type="dxa"/>
            <w:tcBorders>
              <w:top w:val="nil"/>
              <w:left w:val="nil"/>
              <w:bottom w:val="nil"/>
              <w:right w:val="nil"/>
            </w:tcBorders>
            <w:shd w:val="clear" w:color="auto" w:fill="auto"/>
            <w:vAlign w:val="center"/>
            <w:hideMark/>
          </w:tcPr>
          <w:p w14:paraId="322F0FA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-0.774</w:t>
            </w:r>
          </w:p>
        </w:tc>
        <w:tc>
          <w:tcPr>
            <w:tcW w:w="733" w:type="dxa"/>
            <w:tcBorders>
              <w:top w:val="nil"/>
              <w:left w:val="nil"/>
              <w:bottom w:val="nil"/>
              <w:right w:val="nil"/>
            </w:tcBorders>
            <w:shd w:val="clear" w:color="auto" w:fill="auto"/>
            <w:vAlign w:val="center"/>
            <w:hideMark/>
          </w:tcPr>
          <w:p w14:paraId="527759C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-0.776</w:t>
            </w:r>
          </w:p>
        </w:tc>
        <w:tc>
          <w:tcPr>
            <w:tcW w:w="733" w:type="dxa"/>
            <w:tcBorders>
              <w:top w:val="nil"/>
              <w:left w:val="nil"/>
              <w:bottom w:val="nil"/>
              <w:right w:val="nil"/>
            </w:tcBorders>
            <w:shd w:val="clear" w:color="auto" w:fill="auto"/>
            <w:vAlign w:val="center"/>
            <w:hideMark/>
          </w:tcPr>
          <w:p w14:paraId="47BBC2F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-0.825</w:t>
            </w:r>
          </w:p>
        </w:tc>
        <w:tc>
          <w:tcPr>
            <w:tcW w:w="733" w:type="dxa"/>
            <w:tcBorders>
              <w:top w:val="nil"/>
              <w:left w:val="nil"/>
              <w:bottom w:val="nil"/>
              <w:right w:val="nil"/>
            </w:tcBorders>
            <w:shd w:val="clear" w:color="auto" w:fill="auto"/>
            <w:vAlign w:val="center"/>
            <w:hideMark/>
          </w:tcPr>
          <w:p w14:paraId="0932725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-0.815</w:t>
            </w:r>
          </w:p>
        </w:tc>
        <w:tc>
          <w:tcPr>
            <w:tcW w:w="733" w:type="dxa"/>
            <w:tcBorders>
              <w:top w:val="nil"/>
              <w:left w:val="nil"/>
              <w:bottom w:val="nil"/>
              <w:right w:val="nil"/>
            </w:tcBorders>
            <w:shd w:val="clear" w:color="auto" w:fill="auto"/>
            <w:vAlign w:val="center"/>
            <w:hideMark/>
          </w:tcPr>
          <w:p w14:paraId="6F5A395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-0.882</w:t>
            </w:r>
          </w:p>
        </w:tc>
        <w:tc>
          <w:tcPr>
            <w:tcW w:w="196" w:type="dxa"/>
            <w:tcBorders>
              <w:top w:val="nil"/>
              <w:left w:val="nil"/>
              <w:bottom w:val="nil"/>
              <w:right w:val="nil"/>
            </w:tcBorders>
            <w:shd w:val="clear" w:color="auto" w:fill="auto"/>
            <w:noWrap/>
            <w:vAlign w:val="center"/>
            <w:hideMark/>
          </w:tcPr>
          <w:p w14:paraId="7355C8F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3D0BA55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-0.837</w:t>
            </w:r>
          </w:p>
        </w:tc>
        <w:tc>
          <w:tcPr>
            <w:tcW w:w="733" w:type="dxa"/>
            <w:tcBorders>
              <w:top w:val="nil"/>
              <w:left w:val="nil"/>
              <w:bottom w:val="nil"/>
              <w:right w:val="nil"/>
            </w:tcBorders>
            <w:shd w:val="clear" w:color="auto" w:fill="auto"/>
            <w:vAlign w:val="center"/>
            <w:hideMark/>
          </w:tcPr>
          <w:p w14:paraId="02D2CCF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-1.034</w:t>
            </w:r>
          </w:p>
        </w:tc>
        <w:tc>
          <w:tcPr>
            <w:tcW w:w="733" w:type="dxa"/>
            <w:tcBorders>
              <w:top w:val="nil"/>
              <w:left w:val="nil"/>
              <w:bottom w:val="nil"/>
              <w:right w:val="nil"/>
            </w:tcBorders>
            <w:shd w:val="clear" w:color="auto" w:fill="auto"/>
            <w:vAlign w:val="center"/>
            <w:hideMark/>
          </w:tcPr>
          <w:p w14:paraId="6C0D780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-0.987</w:t>
            </w:r>
          </w:p>
        </w:tc>
        <w:tc>
          <w:tcPr>
            <w:tcW w:w="733" w:type="dxa"/>
            <w:tcBorders>
              <w:top w:val="nil"/>
              <w:left w:val="nil"/>
              <w:bottom w:val="nil"/>
              <w:right w:val="nil"/>
            </w:tcBorders>
            <w:shd w:val="clear" w:color="auto" w:fill="auto"/>
            <w:vAlign w:val="center"/>
            <w:hideMark/>
          </w:tcPr>
          <w:p w14:paraId="5BC2275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-0.961</w:t>
            </w:r>
          </w:p>
        </w:tc>
        <w:tc>
          <w:tcPr>
            <w:tcW w:w="733" w:type="dxa"/>
            <w:tcBorders>
              <w:top w:val="nil"/>
              <w:left w:val="nil"/>
              <w:bottom w:val="nil"/>
              <w:right w:val="nil"/>
            </w:tcBorders>
            <w:shd w:val="clear" w:color="auto" w:fill="auto"/>
            <w:vAlign w:val="center"/>
            <w:hideMark/>
          </w:tcPr>
          <w:p w14:paraId="426B348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-1.013</w:t>
            </w:r>
          </w:p>
        </w:tc>
        <w:tc>
          <w:tcPr>
            <w:tcW w:w="733" w:type="dxa"/>
            <w:tcBorders>
              <w:top w:val="nil"/>
              <w:left w:val="nil"/>
              <w:bottom w:val="nil"/>
              <w:right w:val="nil"/>
            </w:tcBorders>
            <w:shd w:val="clear" w:color="auto" w:fill="auto"/>
            <w:vAlign w:val="center"/>
            <w:hideMark/>
          </w:tcPr>
          <w:p w14:paraId="25CBF52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-1.035</w:t>
            </w:r>
          </w:p>
        </w:tc>
      </w:tr>
      <w:tr w:rsidR="009C1D40" w:rsidRPr="009C1D40" w14:paraId="408D82BB" w14:textId="77777777" w:rsidTr="00422313">
        <w:trPr>
          <w:trHeight w:val="340"/>
          <w:jc w:val="center"/>
        </w:trPr>
        <w:tc>
          <w:tcPr>
            <w:tcW w:w="10474" w:type="dxa"/>
            <w:gridSpan w:val="14"/>
            <w:tcBorders>
              <w:top w:val="nil"/>
              <w:left w:val="nil"/>
              <w:bottom w:val="nil"/>
              <w:right w:val="nil"/>
            </w:tcBorders>
            <w:shd w:val="clear" w:color="auto" w:fill="auto"/>
            <w:vAlign w:val="center"/>
            <w:hideMark/>
          </w:tcPr>
          <w:p w14:paraId="56A9862E" w14:textId="2922524B" w:rsidR="009C1D40" w:rsidRPr="009C1D40" w:rsidRDefault="00062D62" w:rsidP="00D6023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Falta de </w:t>
            </w:r>
            <w:r w:rsidR="009C1D40" w:rsidRPr="009C1D40">
              <w:rPr>
                <w:rFonts w:ascii="Arial" w:eastAsia="Times New Roman" w:hAnsi="Arial" w:cs="Arial"/>
                <w:b/>
                <w:bCs/>
                <w:color w:val="000000"/>
                <w:sz w:val="20"/>
                <w:szCs w:val="20"/>
                <w:lang w:eastAsia="pt-BR"/>
              </w:rPr>
              <w:t>Apoio Pedagógico</w:t>
            </w:r>
          </w:p>
        </w:tc>
      </w:tr>
      <w:tr w:rsidR="009C1D40" w:rsidRPr="009C1D40" w14:paraId="171BB04E" w14:textId="77777777" w:rsidTr="00422313">
        <w:trPr>
          <w:trHeight w:val="340"/>
          <w:jc w:val="center"/>
        </w:trPr>
        <w:tc>
          <w:tcPr>
            <w:tcW w:w="1480" w:type="dxa"/>
            <w:tcBorders>
              <w:top w:val="nil"/>
              <w:left w:val="nil"/>
              <w:bottom w:val="nil"/>
              <w:right w:val="nil"/>
            </w:tcBorders>
            <w:shd w:val="clear" w:color="auto" w:fill="auto"/>
            <w:vAlign w:val="center"/>
            <w:hideMark/>
          </w:tcPr>
          <w:p w14:paraId="0FDD089E"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734" w:type="dxa"/>
            <w:tcBorders>
              <w:top w:val="nil"/>
              <w:left w:val="nil"/>
              <w:bottom w:val="nil"/>
              <w:right w:val="nil"/>
            </w:tcBorders>
            <w:shd w:val="clear" w:color="auto" w:fill="auto"/>
            <w:vAlign w:val="center"/>
            <w:hideMark/>
          </w:tcPr>
          <w:p w14:paraId="2DA0503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0.986</w:t>
            </w:r>
          </w:p>
        </w:tc>
        <w:tc>
          <w:tcPr>
            <w:tcW w:w="734" w:type="dxa"/>
            <w:tcBorders>
              <w:top w:val="nil"/>
              <w:left w:val="nil"/>
              <w:bottom w:val="nil"/>
              <w:right w:val="nil"/>
            </w:tcBorders>
            <w:shd w:val="clear" w:color="auto" w:fill="auto"/>
            <w:vAlign w:val="center"/>
            <w:hideMark/>
          </w:tcPr>
          <w:p w14:paraId="7A323E5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0.658</w:t>
            </w:r>
          </w:p>
        </w:tc>
        <w:tc>
          <w:tcPr>
            <w:tcW w:w="733" w:type="dxa"/>
            <w:tcBorders>
              <w:top w:val="nil"/>
              <w:left w:val="nil"/>
              <w:bottom w:val="nil"/>
              <w:right w:val="nil"/>
            </w:tcBorders>
            <w:shd w:val="clear" w:color="auto" w:fill="auto"/>
            <w:vAlign w:val="center"/>
            <w:hideMark/>
          </w:tcPr>
          <w:p w14:paraId="748FAE0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0.498</w:t>
            </w:r>
          </w:p>
        </w:tc>
        <w:tc>
          <w:tcPr>
            <w:tcW w:w="733" w:type="dxa"/>
            <w:tcBorders>
              <w:top w:val="nil"/>
              <w:left w:val="nil"/>
              <w:bottom w:val="nil"/>
              <w:right w:val="nil"/>
            </w:tcBorders>
            <w:shd w:val="clear" w:color="auto" w:fill="auto"/>
            <w:vAlign w:val="center"/>
            <w:hideMark/>
          </w:tcPr>
          <w:p w14:paraId="47145BE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0.934</w:t>
            </w:r>
          </w:p>
        </w:tc>
        <w:tc>
          <w:tcPr>
            <w:tcW w:w="733" w:type="dxa"/>
            <w:tcBorders>
              <w:top w:val="nil"/>
              <w:left w:val="nil"/>
              <w:bottom w:val="nil"/>
              <w:right w:val="nil"/>
            </w:tcBorders>
            <w:shd w:val="clear" w:color="auto" w:fill="auto"/>
            <w:vAlign w:val="center"/>
            <w:hideMark/>
          </w:tcPr>
          <w:p w14:paraId="73173FA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0.909</w:t>
            </w:r>
          </w:p>
        </w:tc>
        <w:tc>
          <w:tcPr>
            <w:tcW w:w="733" w:type="dxa"/>
            <w:tcBorders>
              <w:top w:val="nil"/>
              <w:left w:val="nil"/>
              <w:bottom w:val="nil"/>
              <w:right w:val="nil"/>
            </w:tcBorders>
            <w:shd w:val="clear" w:color="auto" w:fill="auto"/>
            <w:vAlign w:val="center"/>
            <w:hideMark/>
          </w:tcPr>
          <w:p w14:paraId="5DF2D2F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1.165</w:t>
            </w:r>
          </w:p>
        </w:tc>
        <w:tc>
          <w:tcPr>
            <w:tcW w:w="196" w:type="dxa"/>
            <w:tcBorders>
              <w:top w:val="nil"/>
              <w:left w:val="nil"/>
              <w:bottom w:val="nil"/>
              <w:right w:val="nil"/>
            </w:tcBorders>
            <w:shd w:val="clear" w:color="auto" w:fill="auto"/>
            <w:noWrap/>
            <w:vAlign w:val="center"/>
            <w:hideMark/>
          </w:tcPr>
          <w:p w14:paraId="47946F8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2486618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0.867</w:t>
            </w:r>
          </w:p>
        </w:tc>
        <w:tc>
          <w:tcPr>
            <w:tcW w:w="733" w:type="dxa"/>
            <w:tcBorders>
              <w:top w:val="nil"/>
              <w:left w:val="nil"/>
              <w:bottom w:val="nil"/>
              <w:right w:val="nil"/>
            </w:tcBorders>
            <w:shd w:val="clear" w:color="auto" w:fill="auto"/>
            <w:vAlign w:val="center"/>
            <w:hideMark/>
          </w:tcPr>
          <w:p w14:paraId="52597F8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0.605</w:t>
            </w:r>
          </w:p>
        </w:tc>
        <w:tc>
          <w:tcPr>
            <w:tcW w:w="733" w:type="dxa"/>
            <w:tcBorders>
              <w:top w:val="nil"/>
              <w:left w:val="nil"/>
              <w:bottom w:val="nil"/>
              <w:right w:val="nil"/>
            </w:tcBorders>
            <w:shd w:val="clear" w:color="auto" w:fill="auto"/>
            <w:vAlign w:val="center"/>
            <w:hideMark/>
          </w:tcPr>
          <w:p w14:paraId="4E7ED41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0.625</w:t>
            </w:r>
          </w:p>
        </w:tc>
        <w:tc>
          <w:tcPr>
            <w:tcW w:w="733" w:type="dxa"/>
            <w:tcBorders>
              <w:top w:val="nil"/>
              <w:left w:val="nil"/>
              <w:bottom w:val="nil"/>
              <w:right w:val="nil"/>
            </w:tcBorders>
            <w:shd w:val="clear" w:color="auto" w:fill="auto"/>
            <w:vAlign w:val="center"/>
            <w:hideMark/>
          </w:tcPr>
          <w:p w14:paraId="729BFD2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0.859</w:t>
            </w:r>
          </w:p>
        </w:tc>
        <w:tc>
          <w:tcPr>
            <w:tcW w:w="733" w:type="dxa"/>
            <w:tcBorders>
              <w:top w:val="nil"/>
              <w:left w:val="nil"/>
              <w:bottom w:val="nil"/>
              <w:right w:val="nil"/>
            </w:tcBorders>
            <w:shd w:val="clear" w:color="auto" w:fill="auto"/>
            <w:vAlign w:val="center"/>
            <w:hideMark/>
          </w:tcPr>
          <w:p w14:paraId="654AB55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0.916</w:t>
            </w:r>
          </w:p>
        </w:tc>
        <w:tc>
          <w:tcPr>
            <w:tcW w:w="733" w:type="dxa"/>
            <w:tcBorders>
              <w:top w:val="nil"/>
              <w:left w:val="nil"/>
              <w:bottom w:val="nil"/>
              <w:right w:val="nil"/>
            </w:tcBorders>
            <w:shd w:val="clear" w:color="auto" w:fill="auto"/>
            <w:vAlign w:val="center"/>
            <w:hideMark/>
          </w:tcPr>
          <w:p w14:paraId="7E1C19E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0.926</w:t>
            </w:r>
          </w:p>
        </w:tc>
      </w:tr>
      <w:tr w:rsidR="009C1D40" w:rsidRPr="009C1D40" w14:paraId="589BADF3" w14:textId="77777777" w:rsidTr="00422313">
        <w:trPr>
          <w:trHeight w:val="340"/>
          <w:jc w:val="center"/>
        </w:trPr>
        <w:tc>
          <w:tcPr>
            <w:tcW w:w="1480" w:type="dxa"/>
            <w:tcBorders>
              <w:top w:val="nil"/>
              <w:left w:val="nil"/>
              <w:bottom w:val="nil"/>
              <w:right w:val="nil"/>
            </w:tcBorders>
            <w:shd w:val="clear" w:color="auto" w:fill="auto"/>
            <w:vAlign w:val="center"/>
            <w:hideMark/>
          </w:tcPr>
          <w:p w14:paraId="1C476918"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734" w:type="dxa"/>
            <w:tcBorders>
              <w:top w:val="nil"/>
              <w:left w:val="nil"/>
              <w:bottom w:val="nil"/>
              <w:right w:val="nil"/>
            </w:tcBorders>
            <w:shd w:val="clear" w:color="auto" w:fill="auto"/>
            <w:vAlign w:val="center"/>
            <w:hideMark/>
          </w:tcPr>
          <w:p w14:paraId="7A977F8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-0.955</w:t>
            </w:r>
          </w:p>
        </w:tc>
        <w:tc>
          <w:tcPr>
            <w:tcW w:w="734" w:type="dxa"/>
            <w:tcBorders>
              <w:top w:val="nil"/>
              <w:left w:val="nil"/>
              <w:bottom w:val="nil"/>
              <w:right w:val="nil"/>
            </w:tcBorders>
            <w:shd w:val="clear" w:color="auto" w:fill="auto"/>
            <w:vAlign w:val="center"/>
            <w:hideMark/>
          </w:tcPr>
          <w:p w14:paraId="2103642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-0.849</w:t>
            </w:r>
          </w:p>
        </w:tc>
        <w:tc>
          <w:tcPr>
            <w:tcW w:w="733" w:type="dxa"/>
            <w:tcBorders>
              <w:top w:val="nil"/>
              <w:left w:val="nil"/>
              <w:bottom w:val="nil"/>
              <w:right w:val="nil"/>
            </w:tcBorders>
            <w:shd w:val="clear" w:color="auto" w:fill="auto"/>
            <w:vAlign w:val="center"/>
            <w:hideMark/>
          </w:tcPr>
          <w:p w14:paraId="1A25585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-0.66</w:t>
            </w:r>
          </w:p>
        </w:tc>
        <w:tc>
          <w:tcPr>
            <w:tcW w:w="733" w:type="dxa"/>
            <w:tcBorders>
              <w:top w:val="nil"/>
              <w:left w:val="nil"/>
              <w:bottom w:val="nil"/>
              <w:right w:val="nil"/>
            </w:tcBorders>
            <w:shd w:val="clear" w:color="auto" w:fill="auto"/>
            <w:vAlign w:val="center"/>
            <w:hideMark/>
          </w:tcPr>
          <w:p w14:paraId="25BA382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-0.826</w:t>
            </w:r>
          </w:p>
        </w:tc>
        <w:tc>
          <w:tcPr>
            <w:tcW w:w="733" w:type="dxa"/>
            <w:tcBorders>
              <w:top w:val="nil"/>
              <w:left w:val="nil"/>
              <w:bottom w:val="nil"/>
              <w:right w:val="nil"/>
            </w:tcBorders>
            <w:shd w:val="clear" w:color="auto" w:fill="auto"/>
            <w:vAlign w:val="center"/>
            <w:hideMark/>
          </w:tcPr>
          <w:p w14:paraId="7409EFE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-0.82</w:t>
            </w:r>
          </w:p>
        </w:tc>
        <w:tc>
          <w:tcPr>
            <w:tcW w:w="733" w:type="dxa"/>
            <w:tcBorders>
              <w:top w:val="nil"/>
              <w:left w:val="nil"/>
              <w:bottom w:val="nil"/>
              <w:right w:val="nil"/>
            </w:tcBorders>
            <w:shd w:val="clear" w:color="auto" w:fill="auto"/>
            <w:vAlign w:val="center"/>
            <w:hideMark/>
          </w:tcPr>
          <w:p w14:paraId="3C44B3A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-0.83</w:t>
            </w:r>
          </w:p>
        </w:tc>
        <w:tc>
          <w:tcPr>
            <w:tcW w:w="196" w:type="dxa"/>
            <w:tcBorders>
              <w:top w:val="nil"/>
              <w:left w:val="nil"/>
              <w:bottom w:val="nil"/>
              <w:right w:val="nil"/>
            </w:tcBorders>
            <w:shd w:val="clear" w:color="auto" w:fill="auto"/>
            <w:noWrap/>
            <w:vAlign w:val="center"/>
            <w:hideMark/>
          </w:tcPr>
          <w:p w14:paraId="32ABEB2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0868EB7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-1.047</w:t>
            </w:r>
          </w:p>
        </w:tc>
        <w:tc>
          <w:tcPr>
            <w:tcW w:w="733" w:type="dxa"/>
            <w:tcBorders>
              <w:top w:val="nil"/>
              <w:left w:val="nil"/>
              <w:bottom w:val="nil"/>
              <w:right w:val="nil"/>
            </w:tcBorders>
            <w:shd w:val="clear" w:color="auto" w:fill="auto"/>
            <w:vAlign w:val="center"/>
            <w:hideMark/>
          </w:tcPr>
          <w:p w14:paraId="3C1E2C3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-1.051</w:t>
            </w:r>
          </w:p>
        </w:tc>
        <w:tc>
          <w:tcPr>
            <w:tcW w:w="733" w:type="dxa"/>
            <w:tcBorders>
              <w:top w:val="nil"/>
              <w:left w:val="nil"/>
              <w:bottom w:val="nil"/>
              <w:right w:val="nil"/>
            </w:tcBorders>
            <w:shd w:val="clear" w:color="auto" w:fill="auto"/>
            <w:vAlign w:val="center"/>
            <w:hideMark/>
          </w:tcPr>
          <w:p w14:paraId="6C92263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-1.08</w:t>
            </w:r>
          </w:p>
        </w:tc>
        <w:tc>
          <w:tcPr>
            <w:tcW w:w="733" w:type="dxa"/>
            <w:tcBorders>
              <w:top w:val="nil"/>
              <w:left w:val="nil"/>
              <w:bottom w:val="nil"/>
              <w:right w:val="nil"/>
            </w:tcBorders>
            <w:shd w:val="clear" w:color="auto" w:fill="auto"/>
            <w:vAlign w:val="center"/>
            <w:hideMark/>
          </w:tcPr>
          <w:p w14:paraId="3DD12B0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-0.968</w:t>
            </w:r>
          </w:p>
        </w:tc>
        <w:tc>
          <w:tcPr>
            <w:tcW w:w="733" w:type="dxa"/>
            <w:tcBorders>
              <w:top w:val="nil"/>
              <w:left w:val="nil"/>
              <w:bottom w:val="nil"/>
              <w:right w:val="nil"/>
            </w:tcBorders>
            <w:shd w:val="clear" w:color="auto" w:fill="auto"/>
            <w:vAlign w:val="center"/>
            <w:hideMark/>
          </w:tcPr>
          <w:p w14:paraId="1C6D838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-0.993</w:t>
            </w:r>
          </w:p>
        </w:tc>
        <w:tc>
          <w:tcPr>
            <w:tcW w:w="733" w:type="dxa"/>
            <w:tcBorders>
              <w:top w:val="nil"/>
              <w:left w:val="nil"/>
              <w:bottom w:val="nil"/>
              <w:right w:val="nil"/>
            </w:tcBorders>
            <w:shd w:val="clear" w:color="auto" w:fill="auto"/>
            <w:vAlign w:val="center"/>
            <w:hideMark/>
          </w:tcPr>
          <w:p w14:paraId="305C1B9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w:t>
            </w:r>
          </w:p>
        </w:tc>
      </w:tr>
      <w:tr w:rsidR="009C1D40" w:rsidRPr="009C1D40" w14:paraId="5EFD4556" w14:textId="77777777" w:rsidTr="00422313">
        <w:trPr>
          <w:trHeight w:val="340"/>
          <w:jc w:val="center"/>
        </w:trPr>
        <w:tc>
          <w:tcPr>
            <w:tcW w:w="10474" w:type="dxa"/>
            <w:gridSpan w:val="14"/>
            <w:tcBorders>
              <w:top w:val="nil"/>
              <w:left w:val="nil"/>
              <w:bottom w:val="nil"/>
              <w:right w:val="nil"/>
            </w:tcBorders>
            <w:shd w:val="clear" w:color="auto" w:fill="auto"/>
            <w:vAlign w:val="center"/>
            <w:hideMark/>
          </w:tcPr>
          <w:p w14:paraId="676D164C" w14:textId="56F8F7B0" w:rsidR="009C1D40" w:rsidRPr="009C1D40" w:rsidRDefault="00062D62" w:rsidP="00D6023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Falta de </w:t>
            </w:r>
            <w:r w:rsidR="009C1D40" w:rsidRPr="009C1D40">
              <w:rPr>
                <w:rFonts w:ascii="Arial" w:eastAsia="Times New Roman" w:hAnsi="Arial" w:cs="Arial"/>
                <w:b/>
                <w:bCs/>
                <w:color w:val="000000"/>
                <w:sz w:val="20"/>
                <w:szCs w:val="20"/>
                <w:lang w:eastAsia="pt-BR"/>
              </w:rPr>
              <w:t>Recursos Pedagógicos</w:t>
            </w:r>
          </w:p>
        </w:tc>
      </w:tr>
      <w:tr w:rsidR="009C1D40" w:rsidRPr="009C1D40" w14:paraId="0D1E8D67" w14:textId="77777777" w:rsidTr="00422313">
        <w:trPr>
          <w:trHeight w:val="340"/>
          <w:jc w:val="center"/>
        </w:trPr>
        <w:tc>
          <w:tcPr>
            <w:tcW w:w="1480" w:type="dxa"/>
            <w:tcBorders>
              <w:top w:val="nil"/>
              <w:left w:val="nil"/>
              <w:bottom w:val="nil"/>
              <w:right w:val="nil"/>
            </w:tcBorders>
            <w:shd w:val="clear" w:color="auto" w:fill="auto"/>
            <w:vAlign w:val="center"/>
            <w:hideMark/>
          </w:tcPr>
          <w:p w14:paraId="3559EB61"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734" w:type="dxa"/>
            <w:tcBorders>
              <w:top w:val="nil"/>
              <w:left w:val="nil"/>
              <w:bottom w:val="nil"/>
              <w:right w:val="nil"/>
            </w:tcBorders>
            <w:shd w:val="clear" w:color="auto" w:fill="auto"/>
            <w:vAlign w:val="center"/>
            <w:hideMark/>
          </w:tcPr>
          <w:p w14:paraId="55A7BAB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0.95</w:t>
            </w:r>
          </w:p>
        </w:tc>
        <w:tc>
          <w:tcPr>
            <w:tcW w:w="734" w:type="dxa"/>
            <w:tcBorders>
              <w:top w:val="nil"/>
              <w:left w:val="nil"/>
              <w:bottom w:val="nil"/>
              <w:right w:val="nil"/>
            </w:tcBorders>
            <w:shd w:val="clear" w:color="auto" w:fill="auto"/>
            <w:vAlign w:val="center"/>
            <w:hideMark/>
          </w:tcPr>
          <w:p w14:paraId="1EB3979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0.403</w:t>
            </w:r>
          </w:p>
        </w:tc>
        <w:tc>
          <w:tcPr>
            <w:tcW w:w="733" w:type="dxa"/>
            <w:tcBorders>
              <w:top w:val="nil"/>
              <w:left w:val="nil"/>
              <w:bottom w:val="nil"/>
              <w:right w:val="nil"/>
            </w:tcBorders>
            <w:shd w:val="clear" w:color="auto" w:fill="auto"/>
            <w:vAlign w:val="center"/>
            <w:hideMark/>
          </w:tcPr>
          <w:p w14:paraId="6ACC294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0.361</w:t>
            </w:r>
          </w:p>
        </w:tc>
        <w:tc>
          <w:tcPr>
            <w:tcW w:w="733" w:type="dxa"/>
            <w:tcBorders>
              <w:top w:val="nil"/>
              <w:left w:val="nil"/>
              <w:bottom w:val="nil"/>
              <w:right w:val="nil"/>
            </w:tcBorders>
            <w:shd w:val="clear" w:color="auto" w:fill="auto"/>
            <w:vAlign w:val="center"/>
            <w:hideMark/>
          </w:tcPr>
          <w:p w14:paraId="3558F21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0.742</w:t>
            </w:r>
          </w:p>
        </w:tc>
        <w:tc>
          <w:tcPr>
            <w:tcW w:w="733" w:type="dxa"/>
            <w:tcBorders>
              <w:top w:val="nil"/>
              <w:left w:val="nil"/>
              <w:bottom w:val="nil"/>
              <w:right w:val="nil"/>
            </w:tcBorders>
            <w:shd w:val="clear" w:color="auto" w:fill="auto"/>
            <w:vAlign w:val="center"/>
            <w:hideMark/>
          </w:tcPr>
          <w:p w14:paraId="304D5B0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1.442</w:t>
            </w:r>
          </w:p>
        </w:tc>
        <w:tc>
          <w:tcPr>
            <w:tcW w:w="733" w:type="dxa"/>
            <w:tcBorders>
              <w:top w:val="nil"/>
              <w:left w:val="nil"/>
              <w:bottom w:val="nil"/>
              <w:right w:val="nil"/>
            </w:tcBorders>
            <w:shd w:val="clear" w:color="auto" w:fill="auto"/>
            <w:vAlign w:val="center"/>
            <w:hideMark/>
          </w:tcPr>
          <w:p w14:paraId="22A9746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w:t>
            </w:r>
          </w:p>
        </w:tc>
        <w:tc>
          <w:tcPr>
            <w:tcW w:w="196" w:type="dxa"/>
            <w:tcBorders>
              <w:top w:val="nil"/>
              <w:left w:val="nil"/>
              <w:bottom w:val="nil"/>
              <w:right w:val="nil"/>
            </w:tcBorders>
            <w:shd w:val="clear" w:color="auto" w:fill="auto"/>
            <w:noWrap/>
            <w:vAlign w:val="center"/>
            <w:hideMark/>
          </w:tcPr>
          <w:p w14:paraId="59E480D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2E2FB2F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0.843</w:t>
            </w:r>
          </w:p>
        </w:tc>
        <w:tc>
          <w:tcPr>
            <w:tcW w:w="733" w:type="dxa"/>
            <w:tcBorders>
              <w:top w:val="nil"/>
              <w:left w:val="nil"/>
              <w:bottom w:val="nil"/>
              <w:right w:val="nil"/>
            </w:tcBorders>
            <w:shd w:val="clear" w:color="auto" w:fill="auto"/>
            <w:vAlign w:val="center"/>
            <w:hideMark/>
          </w:tcPr>
          <w:p w14:paraId="76F2698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0.404</w:t>
            </w:r>
          </w:p>
        </w:tc>
        <w:tc>
          <w:tcPr>
            <w:tcW w:w="733" w:type="dxa"/>
            <w:tcBorders>
              <w:top w:val="nil"/>
              <w:left w:val="nil"/>
              <w:bottom w:val="nil"/>
              <w:right w:val="nil"/>
            </w:tcBorders>
            <w:shd w:val="clear" w:color="auto" w:fill="auto"/>
            <w:vAlign w:val="center"/>
            <w:hideMark/>
          </w:tcPr>
          <w:p w14:paraId="4CC837A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0.522</w:t>
            </w:r>
          </w:p>
        </w:tc>
        <w:tc>
          <w:tcPr>
            <w:tcW w:w="733" w:type="dxa"/>
            <w:tcBorders>
              <w:top w:val="nil"/>
              <w:left w:val="nil"/>
              <w:bottom w:val="nil"/>
              <w:right w:val="nil"/>
            </w:tcBorders>
            <w:shd w:val="clear" w:color="auto" w:fill="auto"/>
            <w:vAlign w:val="center"/>
            <w:hideMark/>
          </w:tcPr>
          <w:p w14:paraId="380C4EE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0.761</w:t>
            </w:r>
          </w:p>
        </w:tc>
        <w:tc>
          <w:tcPr>
            <w:tcW w:w="733" w:type="dxa"/>
            <w:tcBorders>
              <w:top w:val="nil"/>
              <w:left w:val="nil"/>
              <w:bottom w:val="nil"/>
              <w:right w:val="nil"/>
            </w:tcBorders>
            <w:shd w:val="clear" w:color="auto" w:fill="auto"/>
            <w:vAlign w:val="center"/>
            <w:hideMark/>
          </w:tcPr>
          <w:p w14:paraId="4B3B94B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1.094</w:t>
            </w:r>
          </w:p>
        </w:tc>
        <w:tc>
          <w:tcPr>
            <w:tcW w:w="733" w:type="dxa"/>
            <w:tcBorders>
              <w:top w:val="nil"/>
              <w:left w:val="nil"/>
              <w:bottom w:val="nil"/>
              <w:right w:val="nil"/>
            </w:tcBorders>
            <w:shd w:val="clear" w:color="auto" w:fill="auto"/>
            <w:vAlign w:val="center"/>
            <w:hideMark/>
          </w:tcPr>
          <w:p w14:paraId="47C5DF9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1.206</w:t>
            </w:r>
          </w:p>
        </w:tc>
      </w:tr>
      <w:tr w:rsidR="009C1D40" w:rsidRPr="009C1D40" w14:paraId="74FC71AE" w14:textId="77777777" w:rsidTr="00422313">
        <w:trPr>
          <w:trHeight w:val="340"/>
          <w:jc w:val="center"/>
        </w:trPr>
        <w:tc>
          <w:tcPr>
            <w:tcW w:w="1480" w:type="dxa"/>
            <w:tcBorders>
              <w:top w:val="nil"/>
              <w:left w:val="nil"/>
              <w:bottom w:val="nil"/>
              <w:right w:val="nil"/>
            </w:tcBorders>
            <w:shd w:val="clear" w:color="auto" w:fill="auto"/>
            <w:vAlign w:val="center"/>
            <w:hideMark/>
          </w:tcPr>
          <w:p w14:paraId="68236615"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734" w:type="dxa"/>
            <w:tcBorders>
              <w:top w:val="nil"/>
              <w:left w:val="nil"/>
              <w:bottom w:val="nil"/>
              <w:right w:val="nil"/>
            </w:tcBorders>
            <w:shd w:val="clear" w:color="auto" w:fill="auto"/>
            <w:vAlign w:val="center"/>
            <w:hideMark/>
          </w:tcPr>
          <w:p w14:paraId="3110204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-0.941</w:t>
            </w:r>
          </w:p>
        </w:tc>
        <w:tc>
          <w:tcPr>
            <w:tcW w:w="734" w:type="dxa"/>
            <w:tcBorders>
              <w:top w:val="nil"/>
              <w:left w:val="nil"/>
              <w:bottom w:val="nil"/>
              <w:right w:val="nil"/>
            </w:tcBorders>
            <w:shd w:val="clear" w:color="auto" w:fill="auto"/>
            <w:vAlign w:val="center"/>
            <w:hideMark/>
          </w:tcPr>
          <w:p w14:paraId="52B305C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-0.744</w:t>
            </w:r>
          </w:p>
        </w:tc>
        <w:tc>
          <w:tcPr>
            <w:tcW w:w="733" w:type="dxa"/>
            <w:tcBorders>
              <w:top w:val="nil"/>
              <w:left w:val="nil"/>
              <w:bottom w:val="nil"/>
              <w:right w:val="nil"/>
            </w:tcBorders>
            <w:shd w:val="clear" w:color="auto" w:fill="auto"/>
            <w:vAlign w:val="center"/>
            <w:hideMark/>
          </w:tcPr>
          <w:p w14:paraId="38F28AA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-0.664</w:t>
            </w:r>
          </w:p>
        </w:tc>
        <w:tc>
          <w:tcPr>
            <w:tcW w:w="733" w:type="dxa"/>
            <w:tcBorders>
              <w:top w:val="nil"/>
              <w:left w:val="nil"/>
              <w:bottom w:val="nil"/>
              <w:right w:val="nil"/>
            </w:tcBorders>
            <w:shd w:val="clear" w:color="auto" w:fill="auto"/>
            <w:vAlign w:val="center"/>
            <w:hideMark/>
          </w:tcPr>
          <w:p w14:paraId="4BBDE1D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-0.905</w:t>
            </w:r>
          </w:p>
        </w:tc>
        <w:tc>
          <w:tcPr>
            <w:tcW w:w="733" w:type="dxa"/>
            <w:tcBorders>
              <w:top w:val="nil"/>
              <w:left w:val="nil"/>
              <w:bottom w:val="nil"/>
              <w:right w:val="nil"/>
            </w:tcBorders>
            <w:shd w:val="clear" w:color="auto" w:fill="auto"/>
            <w:vAlign w:val="center"/>
            <w:hideMark/>
          </w:tcPr>
          <w:p w14:paraId="4E8DBF4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-0.732</w:t>
            </w:r>
          </w:p>
        </w:tc>
        <w:tc>
          <w:tcPr>
            <w:tcW w:w="733" w:type="dxa"/>
            <w:tcBorders>
              <w:top w:val="nil"/>
              <w:left w:val="nil"/>
              <w:bottom w:val="nil"/>
              <w:right w:val="nil"/>
            </w:tcBorders>
            <w:shd w:val="clear" w:color="auto" w:fill="auto"/>
            <w:vAlign w:val="center"/>
            <w:hideMark/>
          </w:tcPr>
          <w:p w14:paraId="2EF0269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-0.754</w:t>
            </w:r>
          </w:p>
        </w:tc>
        <w:tc>
          <w:tcPr>
            <w:tcW w:w="196" w:type="dxa"/>
            <w:tcBorders>
              <w:top w:val="nil"/>
              <w:left w:val="nil"/>
              <w:bottom w:val="nil"/>
              <w:right w:val="nil"/>
            </w:tcBorders>
            <w:shd w:val="clear" w:color="auto" w:fill="auto"/>
            <w:noWrap/>
            <w:vAlign w:val="center"/>
            <w:hideMark/>
          </w:tcPr>
          <w:p w14:paraId="4E063FB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60C7DBF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-0.939</w:t>
            </w:r>
          </w:p>
        </w:tc>
        <w:tc>
          <w:tcPr>
            <w:tcW w:w="733" w:type="dxa"/>
            <w:tcBorders>
              <w:top w:val="nil"/>
              <w:left w:val="nil"/>
              <w:bottom w:val="nil"/>
              <w:right w:val="nil"/>
            </w:tcBorders>
            <w:shd w:val="clear" w:color="auto" w:fill="auto"/>
            <w:vAlign w:val="center"/>
            <w:hideMark/>
          </w:tcPr>
          <w:p w14:paraId="6E4DCC2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-0.713</w:t>
            </w:r>
          </w:p>
        </w:tc>
        <w:tc>
          <w:tcPr>
            <w:tcW w:w="733" w:type="dxa"/>
            <w:tcBorders>
              <w:top w:val="nil"/>
              <w:left w:val="nil"/>
              <w:bottom w:val="nil"/>
              <w:right w:val="nil"/>
            </w:tcBorders>
            <w:shd w:val="clear" w:color="auto" w:fill="auto"/>
            <w:vAlign w:val="center"/>
            <w:hideMark/>
          </w:tcPr>
          <w:p w14:paraId="399DA39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-0.976</w:t>
            </w:r>
          </w:p>
        </w:tc>
        <w:tc>
          <w:tcPr>
            <w:tcW w:w="733" w:type="dxa"/>
            <w:tcBorders>
              <w:top w:val="nil"/>
              <w:left w:val="nil"/>
              <w:bottom w:val="nil"/>
              <w:right w:val="nil"/>
            </w:tcBorders>
            <w:shd w:val="clear" w:color="auto" w:fill="auto"/>
            <w:vAlign w:val="center"/>
            <w:hideMark/>
          </w:tcPr>
          <w:p w14:paraId="6F99FDA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-1.146</w:t>
            </w:r>
          </w:p>
        </w:tc>
        <w:tc>
          <w:tcPr>
            <w:tcW w:w="733" w:type="dxa"/>
            <w:tcBorders>
              <w:top w:val="nil"/>
              <w:left w:val="nil"/>
              <w:bottom w:val="nil"/>
              <w:right w:val="nil"/>
            </w:tcBorders>
            <w:shd w:val="clear" w:color="auto" w:fill="auto"/>
            <w:vAlign w:val="center"/>
            <w:hideMark/>
          </w:tcPr>
          <w:p w14:paraId="01A5883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-0.891</w:t>
            </w:r>
          </w:p>
        </w:tc>
        <w:tc>
          <w:tcPr>
            <w:tcW w:w="733" w:type="dxa"/>
            <w:tcBorders>
              <w:top w:val="nil"/>
              <w:left w:val="nil"/>
              <w:bottom w:val="nil"/>
              <w:right w:val="nil"/>
            </w:tcBorders>
            <w:shd w:val="clear" w:color="auto" w:fill="auto"/>
            <w:vAlign w:val="center"/>
            <w:hideMark/>
          </w:tcPr>
          <w:p w14:paraId="4666E8C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-0.853</w:t>
            </w:r>
          </w:p>
        </w:tc>
      </w:tr>
      <w:tr w:rsidR="009C1D40" w:rsidRPr="009C1D40" w14:paraId="4CE4FE4A" w14:textId="77777777" w:rsidTr="00422313">
        <w:trPr>
          <w:trHeight w:val="340"/>
          <w:jc w:val="center"/>
        </w:trPr>
        <w:tc>
          <w:tcPr>
            <w:tcW w:w="10474" w:type="dxa"/>
            <w:gridSpan w:val="14"/>
            <w:tcBorders>
              <w:top w:val="nil"/>
              <w:left w:val="nil"/>
              <w:bottom w:val="nil"/>
              <w:right w:val="nil"/>
            </w:tcBorders>
            <w:shd w:val="clear" w:color="auto" w:fill="auto"/>
            <w:vAlign w:val="center"/>
            <w:hideMark/>
          </w:tcPr>
          <w:p w14:paraId="13A21AA6" w14:textId="77777777" w:rsidR="009C1D40" w:rsidRPr="009C1D40" w:rsidRDefault="009C1D40" w:rsidP="00D6023C">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Interrupção de Aulas</w:t>
            </w:r>
          </w:p>
        </w:tc>
      </w:tr>
      <w:tr w:rsidR="009C1D40" w:rsidRPr="009C1D40" w14:paraId="56048A2A" w14:textId="77777777" w:rsidTr="00422313">
        <w:trPr>
          <w:trHeight w:val="340"/>
          <w:jc w:val="center"/>
        </w:trPr>
        <w:tc>
          <w:tcPr>
            <w:tcW w:w="1480" w:type="dxa"/>
            <w:tcBorders>
              <w:top w:val="nil"/>
              <w:left w:val="nil"/>
              <w:bottom w:val="nil"/>
              <w:right w:val="nil"/>
            </w:tcBorders>
            <w:shd w:val="clear" w:color="auto" w:fill="auto"/>
            <w:vAlign w:val="center"/>
            <w:hideMark/>
          </w:tcPr>
          <w:p w14:paraId="07FC2844"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734" w:type="dxa"/>
            <w:tcBorders>
              <w:top w:val="nil"/>
              <w:left w:val="nil"/>
              <w:bottom w:val="nil"/>
              <w:right w:val="nil"/>
            </w:tcBorders>
            <w:shd w:val="clear" w:color="auto" w:fill="auto"/>
            <w:vAlign w:val="center"/>
            <w:hideMark/>
          </w:tcPr>
          <w:p w14:paraId="6FA161D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0.41</w:t>
            </w:r>
          </w:p>
        </w:tc>
        <w:tc>
          <w:tcPr>
            <w:tcW w:w="734" w:type="dxa"/>
            <w:tcBorders>
              <w:top w:val="nil"/>
              <w:left w:val="nil"/>
              <w:bottom w:val="nil"/>
              <w:right w:val="nil"/>
            </w:tcBorders>
            <w:shd w:val="clear" w:color="auto" w:fill="auto"/>
            <w:vAlign w:val="center"/>
            <w:hideMark/>
          </w:tcPr>
          <w:p w14:paraId="1D33443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0.841</w:t>
            </w:r>
          </w:p>
        </w:tc>
        <w:tc>
          <w:tcPr>
            <w:tcW w:w="733" w:type="dxa"/>
            <w:tcBorders>
              <w:top w:val="nil"/>
              <w:left w:val="nil"/>
              <w:bottom w:val="nil"/>
              <w:right w:val="nil"/>
            </w:tcBorders>
            <w:shd w:val="clear" w:color="auto" w:fill="auto"/>
            <w:vAlign w:val="center"/>
            <w:hideMark/>
          </w:tcPr>
          <w:p w14:paraId="52CD5E1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0.344</w:t>
            </w:r>
          </w:p>
        </w:tc>
        <w:tc>
          <w:tcPr>
            <w:tcW w:w="733" w:type="dxa"/>
            <w:tcBorders>
              <w:top w:val="nil"/>
              <w:left w:val="nil"/>
              <w:bottom w:val="nil"/>
              <w:right w:val="nil"/>
            </w:tcBorders>
            <w:shd w:val="clear" w:color="auto" w:fill="auto"/>
            <w:vAlign w:val="center"/>
            <w:hideMark/>
          </w:tcPr>
          <w:p w14:paraId="2B9F0C8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0.429</w:t>
            </w:r>
          </w:p>
        </w:tc>
        <w:tc>
          <w:tcPr>
            <w:tcW w:w="733" w:type="dxa"/>
            <w:tcBorders>
              <w:top w:val="nil"/>
              <w:left w:val="nil"/>
              <w:bottom w:val="nil"/>
              <w:right w:val="nil"/>
            </w:tcBorders>
            <w:shd w:val="clear" w:color="auto" w:fill="auto"/>
            <w:vAlign w:val="center"/>
            <w:hideMark/>
          </w:tcPr>
          <w:p w14:paraId="0FB0095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0.557</w:t>
            </w:r>
          </w:p>
        </w:tc>
        <w:tc>
          <w:tcPr>
            <w:tcW w:w="733" w:type="dxa"/>
            <w:tcBorders>
              <w:top w:val="nil"/>
              <w:left w:val="nil"/>
              <w:bottom w:val="nil"/>
              <w:right w:val="nil"/>
            </w:tcBorders>
            <w:shd w:val="clear" w:color="auto" w:fill="auto"/>
            <w:vAlign w:val="center"/>
            <w:hideMark/>
          </w:tcPr>
          <w:p w14:paraId="6F62D28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0.451</w:t>
            </w:r>
          </w:p>
        </w:tc>
        <w:tc>
          <w:tcPr>
            <w:tcW w:w="196" w:type="dxa"/>
            <w:tcBorders>
              <w:top w:val="nil"/>
              <w:left w:val="nil"/>
              <w:bottom w:val="nil"/>
              <w:right w:val="nil"/>
            </w:tcBorders>
            <w:shd w:val="clear" w:color="auto" w:fill="auto"/>
            <w:noWrap/>
            <w:vAlign w:val="center"/>
            <w:hideMark/>
          </w:tcPr>
          <w:p w14:paraId="3D32636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511D07D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0.311</w:t>
            </w:r>
          </w:p>
        </w:tc>
        <w:tc>
          <w:tcPr>
            <w:tcW w:w="733" w:type="dxa"/>
            <w:tcBorders>
              <w:top w:val="nil"/>
              <w:left w:val="nil"/>
              <w:bottom w:val="nil"/>
              <w:right w:val="nil"/>
            </w:tcBorders>
            <w:shd w:val="clear" w:color="auto" w:fill="auto"/>
            <w:vAlign w:val="center"/>
            <w:hideMark/>
          </w:tcPr>
          <w:p w14:paraId="61C39D1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0.464</w:t>
            </w:r>
          </w:p>
        </w:tc>
        <w:tc>
          <w:tcPr>
            <w:tcW w:w="733" w:type="dxa"/>
            <w:tcBorders>
              <w:top w:val="nil"/>
              <w:left w:val="nil"/>
              <w:bottom w:val="nil"/>
              <w:right w:val="nil"/>
            </w:tcBorders>
            <w:shd w:val="clear" w:color="auto" w:fill="auto"/>
            <w:vAlign w:val="center"/>
            <w:hideMark/>
          </w:tcPr>
          <w:p w14:paraId="286FA76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0.301</w:t>
            </w:r>
          </w:p>
        </w:tc>
        <w:tc>
          <w:tcPr>
            <w:tcW w:w="733" w:type="dxa"/>
            <w:tcBorders>
              <w:top w:val="nil"/>
              <w:left w:val="nil"/>
              <w:bottom w:val="nil"/>
              <w:right w:val="nil"/>
            </w:tcBorders>
            <w:shd w:val="clear" w:color="auto" w:fill="auto"/>
            <w:vAlign w:val="center"/>
            <w:hideMark/>
          </w:tcPr>
          <w:p w14:paraId="5E76A90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0.366</w:t>
            </w:r>
          </w:p>
        </w:tc>
        <w:tc>
          <w:tcPr>
            <w:tcW w:w="733" w:type="dxa"/>
            <w:tcBorders>
              <w:top w:val="nil"/>
              <w:left w:val="nil"/>
              <w:bottom w:val="nil"/>
              <w:right w:val="nil"/>
            </w:tcBorders>
            <w:shd w:val="clear" w:color="auto" w:fill="auto"/>
            <w:vAlign w:val="center"/>
            <w:hideMark/>
          </w:tcPr>
          <w:p w14:paraId="0940819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0.593</w:t>
            </w:r>
          </w:p>
        </w:tc>
        <w:tc>
          <w:tcPr>
            <w:tcW w:w="733" w:type="dxa"/>
            <w:tcBorders>
              <w:top w:val="nil"/>
              <w:left w:val="nil"/>
              <w:bottom w:val="nil"/>
              <w:right w:val="nil"/>
            </w:tcBorders>
            <w:shd w:val="clear" w:color="auto" w:fill="auto"/>
            <w:vAlign w:val="center"/>
            <w:hideMark/>
          </w:tcPr>
          <w:p w14:paraId="0AB828D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0.467</w:t>
            </w:r>
          </w:p>
        </w:tc>
      </w:tr>
      <w:tr w:rsidR="009C1D40" w:rsidRPr="009C1D40" w14:paraId="65619BD5" w14:textId="77777777" w:rsidTr="00422313">
        <w:trPr>
          <w:trHeight w:val="340"/>
          <w:jc w:val="center"/>
        </w:trPr>
        <w:tc>
          <w:tcPr>
            <w:tcW w:w="1480" w:type="dxa"/>
            <w:tcBorders>
              <w:top w:val="nil"/>
              <w:left w:val="nil"/>
              <w:bottom w:val="nil"/>
              <w:right w:val="nil"/>
            </w:tcBorders>
            <w:shd w:val="clear" w:color="auto" w:fill="auto"/>
            <w:vAlign w:val="center"/>
            <w:hideMark/>
          </w:tcPr>
          <w:p w14:paraId="07354BF9"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734" w:type="dxa"/>
            <w:tcBorders>
              <w:top w:val="nil"/>
              <w:left w:val="nil"/>
              <w:bottom w:val="nil"/>
              <w:right w:val="nil"/>
            </w:tcBorders>
            <w:shd w:val="clear" w:color="auto" w:fill="auto"/>
            <w:vAlign w:val="center"/>
            <w:hideMark/>
          </w:tcPr>
          <w:p w14:paraId="22B0335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-1.444</w:t>
            </w:r>
          </w:p>
        </w:tc>
        <w:tc>
          <w:tcPr>
            <w:tcW w:w="734" w:type="dxa"/>
            <w:tcBorders>
              <w:top w:val="nil"/>
              <w:left w:val="nil"/>
              <w:bottom w:val="nil"/>
              <w:right w:val="nil"/>
            </w:tcBorders>
            <w:shd w:val="clear" w:color="auto" w:fill="auto"/>
            <w:vAlign w:val="center"/>
            <w:hideMark/>
          </w:tcPr>
          <w:p w14:paraId="5CAEB76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-1.015</w:t>
            </w:r>
          </w:p>
        </w:tc>
        <w:tc>
          <w:tcPr>
            <w:tcW w:w="733" w:type="dxa"/>
            <w:tcBorders>
              <w:top w:val="nil"/>
              <w:left w:val="nil"/>
              <w:bottom w:val="nil"/>
              <w:right w:val="nil"/>
            </w:tcBorders>
            <w:shd w:val="clear" w:color="auto" w:fill="auto"/>
            <w:vAlign w:val="center"/>
            <w:hideMark/>
          </w:tcPr>
          <w:p w14:paraId="35BE844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-1.296</w:t>
            </w:r>
          </w:p>
        </w:tc>
        <w:tc>
          <w:tcPr>
            <w:tcW w:w="733" w:type="dxa"/>
            <w:tcBorders>
              <w:top w:val="nil"/>
              <w:left w:val="nil"/>
              <w:bottom w:val="nil"/>
              <w:right w:val="nil"/>
            </w:tcBorders>
            <w:shd w:val="clear" w:color="auto" w:fill="auto"/>
            <w:vAlign w:val="center"/>
            <w:hideMark/>
          </w:tcPr>
          <w:p w14:paraId="68E5181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-1.491</w:t>
            </w:r>
          </w:p>
        </w:tc>
        <w:tc>
          <w:tcPr>
            <w:tcW w:w="733" w:type="dxa"/>
            <w:tcBorders>
              <w:top w:val="nil"/>
              <w:left w:val="nil"/>
              <w:bottom w:val="nil"/>
              <w:right w:val="nil"/>
            </w:tcBorders>
            <w:shd w:val="clear" w:color="auto" w:fill="auto"/>
            <w:vAlign w:val="center"/>
            <w:hideMark/>
          </w:tcPr>
          <w:p w14:paraId="37DA201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-0.976</w:t>
            </w:r>
          </w:p>
        </w:tc>
        <w:tc>
          <w:tcPr>
            <w:tcW w:w="733" w:type="dxa"/>
            <w:tcBorders>
              <w:top w:val="nil"/>
              <w:left w:val="nil"/>
              <w:bottom w:val="nil"/>
              <w:right w:val="nil"/>
            </w:tcBorders>
            <w:shd w:val="clear" w:color="auto" w:fill="auto"/>
            <w:vAlign w:val="center"/>
            <w:hideMark/>
          </w:tcPr>
          <w:p w14:paraId="460D13B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-0.951</w:t>
            </w:r>
          </w:p>
        </w:tc>
        <w:tc>
          <w:tcPr>
            <w:tcW w:w="196" w:type="dxa"/>
            <w:tcBorders>
              <w:top w:val="nil"/>
              <w:left w:val="nil"/>
              <w:bottom w:val="nil"/>
              <w:right w:val="nil"/>
            </w:tcBorders>
            <w:shd w:val="clear" w:color="auto" w:fill="auto"/>
            <w:noWrap/>
            <w:vAlign w:val="center"/>
            <w:hideMark/>
          </w:tcPr>
          <w:p w14:paraId="7EBAA17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58D0EC0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-1.611</w:t>
            </w:r>
          </w:p>
        </w:tc>
        <w:tc>
          <w:tcPr>
            <w:tcW w:w="733" w:type="dxa"/>
            <w:tcBorders>
              <w:top w:val="nil"/>
              <w:left w:val="nil"/>
              <w:bottom w:val="nil"/>
              <w:right w:val="nil"/>
            </w:tcBorders>
            <w:shd w:val="clear" w:color="auto" w:fill="auto"/>
            <w:vAlign w:val="center"/>
            <w:hideMark/>
          </w:tcPr>
          <w:p w14:paraId="61FACEC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-0.78</w:t>
            </w:r>
          </w:p>
        </w:tc>
        <w:tc>
          <w:tcPr>
            <w:tcW w:w="733" w:type="dxa"/>
            <w:tcBorders>
              <w:top w:val="nil"/>
              <w:left w:val="nil"/>
              <w:bottom w:val="nil"/>
              <w:right w:val="nil"/>
            </w:tcBorders>
            <w:shd w:val="clear" w:color="auto" w:fill="auto"/>
            <w:vAlign w:val="center"/>
            <w:hideMark/>
          </w:tcPr>
          <w:p w14:paraId="6DDBC87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-1.547</w:t>
            </w:r>
          </w:p>
        </w:tc>
        <w:tc>
          <w:tcPr>
            <w:tcW w:w="733" w:type="dxa"/>
            <w:tcBorders>
              <w:top w:val="nil"/>
              <w:left w:val="nil"/>
              <w:bottom w:val="nil"/>
              <w:right w:val="nil"/>
            </w:tcBorders>
            <w:shd w:val="clear" w:color="auto" w:fill="auto"/>
            <w:vAlign w:val="center"/>
            <w:hideMark/>
          </w:tcPr>
          <w:p w14:paraId="23A74A9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-1.674</w:t>
            </w:r>
          </w:p>
        </w:tc>
        <w:tc>
          <w:tcPr>
            <w:tcW w:w="733" w:type="dxa"/>
            <w:tcBorders>
              <w:top w:val="nil"/>
              <w:left w:val="nil"/>
              <w:bottom w:val="nil"/>
              <w:right w:val="nil"/>
            </w:tcBorders>
            <w:shd w:val="clear" w:color="auto" w:fill="auto"/>
            <w:vAlign w:val="center"/>
            <w:hideMark/>
          </w:tcPr>
          <w:p w14:paraId="63E53AF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-1.29</w:t>
            </w:r>
          </w:p>
        </w:tc>
        <w:tc>
          <w:tcPr>
            <w:tcW w:w="733" w:type="dxa"/>
            <w:tcBorders>
              <w:top w:val="nil"/>
              <w:left w:val="nil"/>
              <w:bottom w:val="nil"/>
              <w:right w:val="nil"/>
            </w:tcBorders>
            <w:shd w:val="clear" w:color="auto" w:fill="auto"/>
            <w:vAlign w:val="center"/>
            <w:hideMark/>
          </w:tcPr>
          <w:p w14:paraId="6C14648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-1.418</w:t>
            </w:r>
          </w:p>
        </w:tc>
      </w:tr>
      <w:tr w:rsidR="009C1D40" w:rsidRPr="009C1D40" w14:paraId="6F68E5D7" w14:textId="77777777" w:rsidTr="00422313">
        <w:trPr>
          <w:trHeight w:val="340"/>
          <w:jc w:val="center"/>
        </w:trPr>
        <w:tc>
          <w:tcPr>
            <w:tcW w:w="10474" w:type="dxa"/>
            <w:gridSpan w:val="14"/>
            <w:tcBorders>
              <w:top w:val="nil"/>
              <w:left w:val="nil"/>
              <w:bottom w:val="nil"/>
              <w:right w:val="nil"/>
            </w:tcBorders>
            <w:shd w:val="clear" w:color="auto" w:fill="auto"/>
            <w:vAlign w:val="center"/>
            <w:hideMark/>
          </w:tcPr>
          <w:p w14:paraId="6CA41FE8" w14:textId="6CBB8138" w:rsidR="009C1D40" w:rsidRPr="009C1D40" w:rsidRDefault="009C1D40" w:rsidP="00D6023C">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Absenteísmo</w:t>
            </w:r>
            <w:r w:rsidR="00062D62">
              <w:rPr>
                <w:rFonts w:ascii="Arial" w:eastAsia="Times New Roman" w:hAnsi="Arial" w:cs="Arial"/>
                <w:b/>
                <w:bCs/>
                <w:color w:val="000000"/>
                <w:sz w:val="20"/>
                <w:szCs w:val="20"/>
                <w:lang w:eastAsia="pt-BR"/>
              </w:rPr>
              <w:t xml:space="preserve"> Docente</w:t>
            </w:r>
          </w:p>
        </w:tc>
      </w:tr>
      <w:tr w:rsidR="009C1D40" w:rsidRPr="009C1D40" w14:paraId="1E30F44B" w14:textId="77777777" w:rsidTr="00422313">
        <w:trPr>
          <w:trHeight w:val="340"/>
          <w:jc w:val="center"/>
        </w:trPr>
        <w:tc>
          <w:tcPr>
            <w:tcW w:w="1480" w:type="dxa"/>
            <w:tcBorders>
              <w:top w:val="nil"/>
              <w:left w:val="nil"/>
              <w:bottom w:val="nil"/>
              <w:right w:val="nil"/>
            </w:tcBorders>
            <w:shd w:val="clear" w:color="auto" w:fill="auto"/>
            <w:vAlign w:val="center"/>
            <w:hideMark/>
          </w:tcPr>
          <w:p w14:paraId="26464BF0"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734" w:type="dxa"/>
            <w:tcBorders>
              <w:top w:val="nil"/>
              <w:left w:val="nil"/>
              <w:bottom w:val="nil"/>
              <w:right w:val="nil"/>
            </w:tcBorders>
            <w:shd w:val="clear" w:color="auto" w:fill="auto"/>
            <w:vAlign w:val="center"/>
            <w:hideMark/>
          </w:tcPr>
          <w:p w14:paraId="71DC002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1.296</w:t>
            </w:r>
          </w:p>
        </w:tc>
        <w:tc>
          <w:tcPr>
            <w:tcW w:w="734" w:type="dxa"/>
            <w:tcBorders>
              <w:top w:val="nil"/>
              <w:left w:val="nil"/>
              <w:bottom w:val="nil"/>
              <w:right w:val="nil"/>
            </w:tcBorders>
            <w:shd w:val="clear" w:color="auto" w:fill="auto"/>
            <w:vAlign w:val="center"/>
            <w:hideMark/>
          </w:tcPr>
          <w:p w14:paraId="1FFE49A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1.294</w:t>
            </w:r>
          </w:p>
        </w:tc>
        <w:tc>
          <w:tcPr>
            <w:tcW w:w="733" w:type="dxa"/>
            <w:tcBorders>
              <w:top w:val="nil"/>
              <w:left w:val="nil"/>
              <w:bottom w:val="nil"/>
              <w:right w:val="nil"/>
            </w:tcBorders>
            <w:shd w:val="clear" w:color="auto" w:fill="auto"/>
            <w:vAlign w:val="center"/>
            <w:hideMark/>
          </w:tcPr>
          <w:p w14:paraId="795B9CB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1.431</w:t>
            </w:r>
          </w:p>
        </w:tc>
        <w:tc>
          <w:tcPr>
            <w:tcW w:w="733" w:type="dxa"/>
            <w:tcBorders>
              <w:top w:val="nil"/>
              <w:left w:val="nil"/>
              <w:bottom w:val="nil"/>
              <w:right w:val="nil"/>
            </w:tcBorders>
            <w:shd w:val="clear" w:color="auto" w:fill="auto"/>
            <w:vAlign w:val="center"/>
            <w:hideMark/>
          </w:tcPr>
          <w:p w14:paraId="4A97587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1.505</w:t>
            </w:r>
          </w:p>
        </w:tc>
        <w:tc>
          <w:tcPr>
            <w:tcW w:w="733" w:type="dxa"/>
            <w:tcBorders>
              <w:top w:val="nil"/>
              <w:left w:val="nil"/>
              <w:bottom w:val="nil"/>
              <w:right w:val="nil"/>
            </w:tcBorders>
            <w:shd w:val="clear" w:color="auto" w:fill="auto"/>
            <w:vAlign w:val="center"/>
            <w:hideMark/>
          </w:tcPr>
          <w:p w14:paraId="2B2AAF1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1.485</w:t>
            </w:r>
          </w:p>
        </w:tc>
        <w:tc>
          <w:tcPr>
            <w:tcW w:w="733" w:type="dxa"/>
            <w:tcBorders>
              <w:top w:val="nil"/>
              <w:left w:val="nil"/>
              <w:bottom w:val="nil"/>
              <w:right w:val="nil"/>
            </w:tcBorders>
            <w:shd w:val="clear" w:color="auto" w:fill="auto"/>
            <w:vAlign w:val="center"/>
            <w:hideMark/>
          </w:tcPr>
          <w:p w14:paraId="1F8CE77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1.289</w:t>
            </w:r>
          </w:p>
        </w:tc>
        <w:tc>
          <w:tcPr>
            <w:tcW w:w="196" w:type="dxa"/>
            <w:tcBorders>
              <w:top w:val="nil"/>
              <w:left w:val="nil"/>
              <w:bottom w:val="nil"/>
              <w:right w:val="nil"/>
            </w:tcBorders>
            <w:shd w:val="clear" w:color="auto" w:fill="auto"/>
            <w:noWrap/>
            <w:vAlign w:val="center"/>
            <w:hideMark/>
          </w:tcPr>
          <w:p w14:paraId="7B98AAB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2AD9998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0.831</w:t>
            </w:r>
          </w:p>
        </w:tc>
        <w:tc>
          <w:tcPr>
            <w:tcW w:w="733" w:type="dxa"/>
            <w:tcBorders>
              <w:top w:val="nil"/>
              <w:left w:val="nil"/>
              <w:bottom w:val="nil"/>
              <w:right w:val="nil"/>
            </w:tcBorders>
            <w:shd w:val="clear" w:color="auto" w:fill="auto"/>
            <w:vAlign w:val="center"/>
            <w:hideMark/>
          </w:tcPr>
          <w:p w14:paraId="78E2A2B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0.827</w:t>
            </w:r>
          </w:p>
        </w:tc>
        <w:tc>
          <w:tcPr>
            <w:tcW w:w="733" w:type="dxa"/>
            <w:tcBorders>
              <w:top w:val="nil"/>
              <w:left w:val="nil"/>
              <w:bottom w:val="nil"/>
              <w:right w:val="nil"/>
            </w:tcBorders>
            <w:shd w:val="clear" w:color="auto" w:fill="auto"/>
            <w:vAlign w:val="center"/>
            <w:hideMark/>
          </w:tcPr>
          <w:p w14:paraId="2989DAF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0.835</w:t>
            </w:r>
          </w:p>
        </w:tc>
        <w:tc>
          <w:tcPr>
            <w:tcW w:w="733" w:type="dxa"/>
            <w:tcBorders>
              <w:top w:val="nil"/>
              <w:left w:val="nil"/>
              <w:bottom w:val="nil"/>
              <w:right w:val="nil"/>
            </w:tcBorders>
            <w:shd w:val="clear" w:color="auto" w:fill="auto"/>
            <w:vAlign w:val="center"/>
            <w:hideMark/>
          </w:tcPr>
          <w:p w14:paraId="28A2197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0.945</w:t>
            </w:r>
          </w:p>
        </w:tc>
        <w:tc>
          <w:tcPr>
            <w:tcW w:w="733" w:type="dxa"/>
            <w:tcBorders>
              <w:top w:val="nil"/>
              <w:left w:val="nil"/>
              <w:bottom w:val="nil"/>
              <w:right w:val="nil"/>
            </w:tcBorders>
            <w:shd w:val="clear" w:color="auto" w:fill="auto"/>
            <w:vAlign w:val="center"/>
            <w:hideMark/>
          </w:tcPr>
          <w:p w14:paraId="6DB794A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0.901</w:t>
            </w:r>
          </w:p>
        </w:tc>
        <w:tc>
          <w:tcPr>
            <w:tcW w:w="733" w:type="dxa"/>
            <w:tcBorders>
              <w:top w:val="nil"/>
              <w:left w:val="nil"/>
              <w:bottom w:val="nil"/>
              <w:right w:val="nil"/>
            </w:tcBorders>
            <w:shd w:val="clear" w:color="auto" w:fill="auto"/>
            <w:vAlign w:val="center"/>
            <w:hideMark/>
          </w:tcPr>
          <w:p w14:paraId="36CE2A1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0.817</w:t>
            </w:r>
          </w:p>
        </w:tc>
      </w:tr>
      <w:tr w:rsidR="009C1D40" w:rsidRPr="009C1D40" w14:paraId="59C80433" w14:textId="77777777" w:rsidTr="00422313">
        <w:trPr>
          <w:trHeight w:val="340"/>
          <w:jc w:val="center"/>
        </w:trPr>
        <w:tc>
          <w:tcPr>
            <w:tcW w:w="1480" w:type="dxa"/>
            <w:tcBorders>
              <w:top w:val="nil"/>
              <w:left w:val="nil"/>
              <w:bottom w:val="nil"/>
              <w:right w:val="nil"/>
            </w:tcBorders>
            <w:shd w:val="clear" w:color="auto" w:fill="auto"/>
            <w:vAlign w:val="center"/>
            <w:hideMark/>
          </w:tcPr>
          <w:p w14:paraId="5718AF78"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734" w:type="dxa"/>
            <w:tcBorders>
              <w:top w:val="nil"/>
              <w:left w:val="nil"/>
              <w:bottom w:val="nil"/>
              <w:right w:val="nil"/>
            </w:tcBorders>
            <w:shd w:val="clear" w:color="auto" w:fill="auto"/>
            <w:vAlign w:val="center"/>
            <w:hideMark/>
          </w:tcPr>
          <w:p w14:paraId="691080B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-1.251</w:t>
            </w:r>
          </w:p>
        </w:tc>
        <w:tc>
          <w:tcPr>
            <w:tcW w:w="734" w:type="dxa"/>
            <w:tcBorders>
              <w:top w:val="nil"/>
              <w:left w:val="nil"/>
              <w:bottom w:val="nil"/>
              <w:right w:val="nil"/>
            </w:tcBorders>
            <w:shd w:val="clear" w:color="auto" w:fill="auto"/>
            <w:vAlign w:val="center"/>
            <w:hideMark/>
          </w:tcPr>
          <w:p w14:paraId="3926921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-1.408</w:t>
            </w:r>
          </w:p>
        </w:tc>
        <w:tc>
          <w:tcPr>
            <w:tcW w:w="733" w:type="dxa"/>
            <w:tcBorders>
              <w:top w:val="nil"/>
              <w:left w:val="nil"/>
              <w:bottom w:val="nil"/>
              <w:right w:val="nil"/>
            </w:tcBorders>
            <w:shd w:val="clear" w:color="auto" w:fill="auto"/>
            <w:vAlign w:val="center"/>
            <w:hideMark/>
          </w:tcPr>
          <w:p w14:paraId="17BF839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-1.184</w:t>
            </w:r>
          </w:p>
        </w:tc>
        <w:tc>
          <w:tcPr>
            <w:tcW w:w="733" w:type="dxa"/>
            <w:tcBorders>
              <w:top w:val="nil"/>
              <w:left w:val="nil"/>
              <w:bottom w:val="nil"/>
              <w:right w:val="nil"/>
            </w:tcBorders>
            <w:shd w:val="clear" w:color="auto" w:fill="auto"/>
            <w:vAlign w:val="center"/>
            <w:hideMark/>
          </w:tcPr>
          <w:p w14:paraId="29287F7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-0.907</w:t>
            </w:r>
          </w:p>
        </w:tc>
        <w:tc>
          <w:tcPr>
            <w:tcW w:w="733" w:type="dxa"/>
            <w:tcBorders>
              <w:top w:val="nil"/>
              <w:left w:val="nil"/>
              <w:bottom w:val="nil"/>
              <w:right w:val="nil"/>
            </w:tcBorders>
            <w:shd w:val="clear" w:color="auto" w:fill="auto"/>
            <w:vAlign w:val="center"/>
            <w:hideMark/>
          </w:tcPr>
          <w:p w14:paraId="11AECDE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-0.903</w:t>
            </w:r>
          </w:p>
        </w:tc>
        <w:tc>
          <w:tcPr>
            <w:tcW w:w="733" w:type="dxa"/>
            <w:tcBorders>
              <w:top w:val="nil"/>
              <w:left w:val="nil"/>
              <w:bottom w:val="nil"/>
              <w:right w:val="nil"/>
            </w:tcBorders>
            <w:shd w:val="clear" w:color="auto" w:fill="auto"/>
            <w:vAlign w:val="center"/>
            <w:hideMark/>
          </w:tcPr>
          <w:p w14:paraId="7A1CD57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-0.962</w:t>
            </w:r>
          </w:p>
        </w:tc>
        <w:tc>
          <w:tcPr>
            <w:tcW w:w="196" w:type="dxa"/>
            <w:tcBorders>
              <w:top w:val="nil"/>
              <w:left w:val="nil"/>
              <w:bottom w:val="nil"/>
              <w:right w:val="nil"/>
            </w:tcBorders>
            <w:shd w:val="clear" w:color="auto" w:fill="auto"/>
            <w:noWrap/>
            <w:vAlign w:val="center"/>
            <w:hideMark/>
          </w:tcPr>
          <w:p w14:paraId="3F359D2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06D9DAA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-1.981</w:t>
            </w:r>
          </w:p>
        </w:tc>
        <w:tc>
          <w:tcPr>
            <w:tcW w:w="733" w:type="dxa"/>
            <w:tcBorders>
              <w:top w:val="nil"/>
              <w:left w:val="nil"/>
              <w:bottom w:val="nil"/>
              <w:right w:val="nil"/>
            </w:tcBorders>
            <w:shd w:val="clear" w:color="auto" w:fill="auto"/>
            <w:vAlign w:val="center"/>
            <w:hideMark/>
          </w:tcPr>
          <w:p w14:paraId="6EA6D09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-1.984</w:t>
            </w:r>
          </w:p>
        </w:tc>
        <w:tc>
          <w:tcPr>
            <w:tcW w:w="733" w:type="dxa"/>
            <w:tcBorders>
              <w:top w:val="nil"/>
              <w:left w:val="nil"/>
              <w:bottom w:val="nil"/>
              <w:right w:val="nil"/>
            </w:tcBorders>
            <w:shd w:val="clear" w:color="auto" w:fill="auto"/>
            <w:vAlign w:val="center"/>
            <w:hideMark/>
          </w:tcPr>
          <w:p w14:paraId="109D6EC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-1.973</w:t>
            </w:r>
          </w:p>
        </w:tc>
        <w:tc>
          <w:tcPr>
            <w:tcW w:w="733" w:type="dxa"/>
            <w:tcBorders>
              <w:top w:val="nil"/>
              <w:left w:val="nil"/>
              <w:bottom w:val="nil"/>
              <w:right w:val="nil"/>
            </w:tcBorders>
            <w:shd w:val="clear" w:color="auto" w:fill="auto"/>
            <w:vAlign w:val="center"/>
            <w:hideMark/>
          </w:tcPr>
          <w:p w14:paraId="02B073A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-1.372</w:t>
            </w:r>
          </w:p>
        </w:tc>
        <w:tc>
          <w:tcPr>
            <w:tcW w:w="733" w:type="dxa"/>
            <w:tcBorders>
              <w:top w:val="nil"/>
              <w:left w:val="nil"/>
              <w:bottom w:val="nil"/>
              <w:right w:val="nil"/>
            </w:tcBorders>
            <w:shd w:val="clear" w:color="auto" w:fill="auto"/>
            <w:vAlign w:val="center"/>
            <w:hideMark/>
          </w:tcPr>
          <w:p w14:paraId="4650DA6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-1.265</w:t>
            </w:r>
          </w:p>
        </w:tc>
        <w:tc>
          <w:tcPr>
            <w:tcW w:w="733" w:type="dxa"/>
            <w:tcBorders>
              <w:top w:val="nil"/>
              <w:left w:val="nil"/>
              <w:bottom w:val="nil"/>
              <w:right w:val="nil"/>
            </w:tcBorders>
            <w:shd w:val="clear" w:color="auto" w:fill="auto"/>
            <w:vAlign w:val="center"/>
            <w:hideMark/>
          </w:tcPr>
          <w:p w14:paraId="26D879D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-1.363</w:t>
            </w:r>
          </w:p>
        </w:tc>
      </w:tr>
      <w:tr w:rsidR="009C1D40" w:rsidRPr="009C1D40" w14:paraId="2575C153" w14:textId="77777777" w:rsidTr="00422313">
        <w:trPr>
          <w:trHeight w:val="340"/>
          <w:jc w:val="center"/>
        </w:trPr>
        <w:tc>
          <w:tcPr>
            <w:tcW w:w="10474" w:type="dxa"/>
            <w:gridSpan w:val="14"/>
            <w:tcBorders>
              <w:top w:val="nil"/>
              <w:left w:val="nil"/>
              <w:bottom w:val="nil"/>
              <w:right w:val="nil"/>
            </w:tcBorders>
            <w:shd w:val="clear" w:color="auto" w:fill="auto"/>
            <w:vAlign w:val="center"/>
            <w:hideMark/>
          </w:tcPr>
          <w:p w14:paraId="69560E76" w14:textId="42963920" w:rsidR="009C1D40" w:rsidRPr="009C1D40" w:rsidRDefault="00594C70" w:rsidP="00D6023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Faltas</w:t>
            </w:r>
            <w:r w:rsidR="009C1D40" w:rsidRPr="009C1D40">
              <w:rPr>
                <w:rFonts w:ascii="Arial" w:eastAsia="Times New Roman" w:hAnsi="Arial" w:cs="Arial"/>
                <w:b/>
                <w:bCs/>
                <w:color w:val="000000"/>
                <w:sz w:val="20"/>
                <w:szCs w:val="20"/>
                <w:lang w:eastAsia="pt-BR"/>
              </w:rPr>
              <w:t xml:space="preserve"> de Alunos</w:t>
            </w:r>
          </w:p>
        </w:tc>
      </w:tr>
      <w:tr w:rsidR="009C1D40" w:rsidRPr="009C1D40" w14:paraId="32186068" w14:textId="77777777" w:rsidTr="00422313">
        <w:trPr>
          <w:trHeight w:val="340"/>
          <w:jc w:val="center"/>
        </w:trPr>
        <w:tc>
          <w:tcPr>
            <w:tcW w:w="1480" w:type="dxa"/>
            <w:tcBorders>
              <w:top w:val="nil"/>
              <w:left w:val="nil"/>
              <w:bottom w:val="nil"/>
              <w:right w:val="nil"/>
            </w:tcBorders>
            <w:shd w:val="clear" w:color="auto" w:fill="auto"/>
            <w:vAlign w:val="center"/>
            <w:hideMark/>
          </w:tcPr>
          <w:p w14:paraId="31865BAE"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734" w:type="dxa"/>
            <w:tcBorders>
              <w:top w:val="nil"/>
              <w:left w:val="nil"/>
              <w:bottom w:val="nil"/>
              <w:right w:val="nil"/>
            </w:tcBorders>
            <w:shd w:val="clear" w:color="auto" w:fill="auto"/>
            <w:vAlign w:val="center"/>
            <w:hideMark/>
          </w:tcPr>
          <w:p w14:paraId="0A77E37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0.986</w:t>
            </w:r>
          </w:p>
        </w:tc>
        <w:tc>
          <w:tcPr>
            <w:tcW w:w="734" w:type="dxa"/>
            <w:tcBorders>
              <w:top w:val="nil"/>
              <w:left w:val="nil"/>
              <w:bottom w:val="nil"/>
              <w:right w:val="nil"/>
            </w:tcBorders>
            <w:shd w:val="clear" w:color="auto" w:fill="auto"/>
            <w:vAlign w:val="center"/>
            <w:hideMark/>
          </w:tcPr>
          <w:p w14:paraId="345E7AD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1.172</w:t>
            </w:r>
          </w:p>
        </w:tc>
        <w:tc>
          <w:tcPr>
            <w:tcW w:w="733" w:type="dxa"/>
            <w:tcBorders>
              <w:top w:val="nil"/>
              <w:left w:val="nil"/>
              <w:bottom w:val="nil"/>
              <w:right w:val="nil"/>
            </w:tcBorders>
            <w:shd w:val="clear" w:color="auto" w:fill="auto"/>
            <w:vAlign w:val="center"/>
            <w:hideMark/>
          </w:tcPr>
          <w:p w14:paraId="279A5FF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1.179</w:t>
            </w:r>
          </w:p>
        </w:tc>
        <w:tc>
          <w:tcPr>
            <w:tcW w:w="733" w:type="dxa"/>
            <w:tcBorders>
              <w:top w:val="nil"/>
              <w:left w:val="nil"/>
              <w:bottom w:val="nil"/>
              <w:right w:val="nil"/>
            </w:tcBorders>
            <w:shd w:val="clear" w:color="auto" w:fill="auto"/>
            <w:vAlign w:val="center"/>
            <w:hideMark/>
          </w:tcPr>
          <w:p w14:paraId="685F8D5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1.403</w:t>
            </w:r>
          </w:p>
        </w:tc>
        <w:tc>
          <w:tcPr>
            <w:tcW w:w="733" w:type="dxa"/>
            <w:tcBorders>
              <w:top w:val="nil"/>
              <w:left w:val="nil"/>
              <w:bottom w:val="nil"/>
              <w:right w:val="nil"/>
            </w:tcBorders>
            <w:shd w:val="clear" w:color="auto" w:fill="auto"/>
            <w:vAlign w:val="center"/>
            <w:hideMark/>
          </w:tcPr>
          <w:p w14:paraId="34BE5F4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1.408</w:t>
            </w:r>
          </w:p>
        </w:tc>
        <w:tc>
          <w:tcPr>
            <w:tcW w:w="733" w:type="dxa"/>
            <w:tcBorders>
              <w:top w:val="nil"/>
              <w:left w:val="nil"/>
              <w:bottom w:val="nil"/>
              <w:right w:val="nil"/>
            </w:tcBorders>
            <w:shd w:val="clear" w:color="auto" w:fill="auto"/>
            <w:vAlign w:val="center"/>
            <w:hideMark/>
          </w:tcPr>
          <w:p w14:paraId="065A1FB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1.235</w:t>
            </w:r>
          </w:p>
        </w:tc>
        <w:tc>
          <w:tcPr>
            <w:tcW w:w="196" w:type="dxa"/>
            <w:tcBorders>
              <w:top w:val="nil"/>
              <w:left w:val="nil"/>
              <w:bottom w:val="nil"/>
              <w:right w:val="nil"/>
            </w:tcBorders>
            <w:shd w:val="clear" w:color="auto" w:fill="auto"/>
            <w:noWrap/>
            <w:vAlign w:val="center"/>
            <w:hideMark/>
          </w:tcPr>
          <w:p w14:paraId="4A8002D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2BFA4EB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0.742</w:t>
            </w:r>
          </w:p>
        </w:tc>
        <w:tc>
          <w:tcPr>
            <w:tcW w:w="733" w:type="dxa"/>
            <w:tcBorders>
              <w:top w:val="nil"/>
              <w:left w:val="nil"/>
              <w:bottom w:val="nil"/>
              <w:right w:val="nil"/>
            </w:tcBorders>
            <w:shd w:val="clear" w:color="auto" w:fill="auto"/>
            <w:vAlign w:val="center"/>
            <w:hideMark/>
          </w:tcPr>
          <w:p w14:paraId="3CA9D2E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0.851</w:t>
            </w:r>
          </w:p>
        </w:tc>
        <w:tc>
          <w:tcPr>
            <w:tcW w:w="733" w:type="dxa"/>
            <w:tcBorders>
              <w:top w:val="nil"/>
              <w:left w:val="nil"/>
              <w:bottom w:val="nil"/>
              <w:right w:val="nil"/>
            </w:tcBorders>
            <w:shd w:val="clear" w:color="auto" w:fill="auto"/>
            <w:vAlign w:val="center"/>
            <w:hideMark/>
          </w:tcPr>
          <w:p w14:paraId="5A0D231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0.77</w:t>
            </w:r>
          </w:p>
        </w:tc>
        <w:tc>
          <w:tcPr>
            <w:tcW w:w="733" w:type="dxa"/>
            <w:tcBorders>
              <w:top w:val="nil"/>
              <w:left w:val="nil"/>
              <w:bottom w:val="nil"/>
              <w:right w:val="nil"/>
            </w:tcBorders>
            <w:shd w:val="clear" w:color="auto" w:fill="auto"/>
            <w:vAlign w:val="center"/>
            <w:hideMark/>
          </w:tcPr>
          <w:p w14:paraId="4507F92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1.067</w:t>
            </w:r>
          </w:p>
        </w:tc>
        <w:tc>
          <w:tcPr>
            <w:tcW w:w="733" w:type="dxa"/>
            <w:tcBorders>
              <w:top w:val="nil"/>
              <w:left w:val="nil"/>
              <w:bottom w:val="nil"/>
              <w:right w:val="nil"/>
            </w:tcBorders>
            <w:shd w:val="clear" w:color="auto" w:fill="auto"/>
            <w:vAlign w:val="center"/>
            <w:hideMark/>
          </w:tcPr>
          <w:p w14:paraId="5DEE382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1.098</w:t>
            </w:r>
          </w:p>
        </w:tc>
        <w:tc>
          <w:tcPr>
            <w:tcW w:w="733" w:type="dxa"/>
            <w:tcBorders>
              <w:top w:val="nil"/>
              <w:left w:val="nil"/>
              <w:bottom w:val="nil"/>
              <w:right w:val="nil"/>
            </w:tcBorders>
            <w:shd w:val="clear" w:color="auto" w:fill="auto"/>
            <w:vAlign w:val="center"/>
            <w:hideMark/>
          </w:tcPr>
          <w:p w14:paraId="16ED8BC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1.021</w:t>
            </w:r>
          </w:p>
        </w:tc>
      </w:tr>
      <w:tr w:rsidR="009C1D40" w:rsidRPr="009C1D40" w14:paraId="1E8BB576" w14:textId="77777777" w:rsidTr="00422313">
        <w:trPr>
          <w:trHeight w:val="340"/>
          <w:jc w:val="center"/>
        </w:trPr>
        <w:tc>
          <w:tcPr>
            <w:tcW w:w="1480" w:type="dxa"/>
            <w:tcBorders>
              <w:top w:val="nil"/>
              <w:left w:val="nil"/>
              <w:bottom w:val="nil"/>
              <w:right w:val="nil"/>
            </w:tcBorders>
            <w:shd w:val="clear" w:color="auto" w:fill="auto"/>
            <w:vAlign w:val="center"/>
            <w:hideMark/>
          </w:tcPr>
          <w:p w14:paraId="6C374D12"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734" w:type="dxa"/>
            <w:tcBorders>
              <w:top w:val="nil"/>
              <w:left w:val="nil"/>
              <w:bottom w:val="nil"/>
              <w:right w:val="nil"/>
            </w:tcBorders>
            <w:shd w:val="clear" w:color="auto" w:fill="auto"/>
            <w:vAlign w:val="center"/>
            <w:hideMark/>
          </w:tcPr>
          <w:p w14:paraId="20949CD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-1.28</w:t>
            </w:r>
          </w:p>
        </w:tc>
        <w:tc>
          <w:tcPr>
            <w:tcW w:w="734" w:type="dxa"/>
            <w:tcBorders>
              <w:top w:val="nil"/>
              <w:left w:val="nil"/>
              <w:bottom w:val="nil"/>
              <w:right w:val="nil"/>
            </w:tcBorders>
            <w:shd w:val="clear" w:color="auto" w:fill="auto"/>
            <w:vAlign w:val="center"/>
            <w:hideMark/>
          </w:tcPr>
          <w:p w14:paraId="0051636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-1.268</w:t>
            </w:r>
          </w:p>
        </w:tc>
        <w:tc>
          <w:tcPr>
            <w:tcW w:w="733" w:type="dxa"/>
            <w:tcBorders>
              <w:top w:val="nil"/>
              <w:left w:val="nil"/>
              <w:bottom w:val="nil"/>
              <w:right w:val="nil"/>
            </w:tcBorders>
            <w:shd w:val="clear" w:color="auto" w:fill="auto"/>
            <w:vAlign w:val="center"/>
            <w:hideMark/>
          </w:tcPr>
          <w:p w14:paraId="4D605AD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-1.163</w:t>
            </w:r>
          </w:p>
        </w:tc>
        <w:tc>
          <w:tcPr>
            <w:tcW w:w="733" w:type="dxa"/>
            <w:tcBorders>
              <w:top w:val="nil"/>
              <w:left w:val="nil"/>
              <w:bottom w:val="nil"/>
              <w:right w:val="nil"/>
            </w:tcBorders>
            <w:shd w:val="clear" w:color="auto" w:fill="auto"/>
            <w:vAlign w:val="center"/>
            <w:hideMark/>
          </w:tcPr>
          <w:p w14:paraId="0488ADF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-0.983</w:t>
            </w:r>
          </w:p>
        </w:tc>
        <w:tc>
          <w:tcPr>
            <w:tcW w:w="733" w:type="dxa"/>
            <w:tcBorders>
              <w:top w:val="nil"/>
              <w:left w:val="nil"/>
              <w:bottom w:val="nil"/>
              <w:right w:val="nil"/>
            </w:tcBorders>
            <w:shd w:val="clear" w:color="auto" w:fill="auto"/>
            <w:vAlign w:val="center"/>
            <w:hideMark/>
          </w:tcPr>
          <w:p w14:paraId="0A869AC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-0.861</w:t>
            </w:r>
          </w:p>
        </w:tc>
        <w:tc>
          <w:tcPr>
            <w:tcW w:w="733" w:type="dxa"/>
            <w:tcBorders>
              <w:top w:val="nil"/>
              <w:left w:val="nil"/>
              <w:bottom w:val="nil"/>
              <w:right w:val="nil"/>
            </w:tcBorders>
            <w:shd w:val="clear" w:color="auto" w:fill="auto"/>
            <w:vAlign w:val="center"/>
            <w:hideMark/>
          </w:tcPr>
          <w:p w14:paraId="68EC60B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-0.965</w:t>
            </w:r>
          </w:p>
        </w:tc>
        <w:tc>
          <w:tcPr>
            <w:tcW w:w="196" w:type="dxa"/>
            <w:tcBorders>
              <w:top w:val="nil"/>
              <w:left w:val="nil"/>
              <w:bottom w:val="nil"/>
              <w:right w:val="nil"/>
            </w:tcBorders>
            <w:shd w:val="clear" w:color="auto" w:fill="auto"/>
            <w:noWrap/>
            <w:vAlign w:val="center"/>
            <w:hideMark/>
          </w:tcPr>
          <w:p w14:paraId="4F463A1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542EA13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-1.581</w:t>
            </w:r>
          </w:p>
        </w:tc>
        <w:tc>
          <w:tcPr>
            <w:tcW w:w="733" w:type="dxa"/>
            <w:tcBorders>
              <w:top w:val="nil"/>
              <w:left w:val="nil"/>
              <w:bottom w:val="nil"/>
              <w:right w:val="nil"/>
            </w:tcBorders>
            <w:shd w:val="clear" w:color="auto" w:fill="auto"/>
            <w:vAlign w:val="center"/>
            <w:hideMark/>
          </w:tcPr>
          <w:p w14:paraId="1BEBFC0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-1.477</w:t>
            </w:r>
          </w:p>
        </w:tc>
        <w:tc>
          <w:tcPr>
            <w:tcW w:w="733" w:type="dxa"/>
            <w:tcBorders>
              <w:top w:val="nil"/>
              <w:left w:val="nil"/>
              <w:bottom w:val="nil"/>
              <w:right w:val="nil"/>
            </w:tcBorders>
            <w:shd w:val="clear" w:color="auto" w:fill="auto"/>
            <w:vAlign w:val="center"/>
            <w:hideMark/>
          </w:tcPr>
          <w:p w14:paraId="472F3BE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-1.56</w:t>
            </w:r>
          </w:p>
        </w:tc>
        <w:tc>
          <w:tcPr>
            <w:tcW w:w="733" w:type="dxa"/>
            <w:tcBorders>
              <w:top w:val="nil"/>
              <w:left w:val="nil"/>
              <w:bottom w:val="nil"/>
              <w:right w:val="nil"/>
            </w:tcBorders>
            <w:shd w:val="clear" w:color="auto" w:fill="auto"/>
            <w:vAlign w:val="center"/>
            <w:hideMark/>
          </w:tcPr>
          <w:p w14:paraId="7A19033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-1.164</w:t>
            </w:r>
          </w:p>
        </w:tc>
        <w:tc>
          <w:tcPr>
            <w:tcW w:w="733" w:type="dxa"/>
            <w:tcBorders>
              <w:top w:val="nil"/>
              <w:left w:val="nil"/>
              <w:bottom w:val="nil"/>
              <w:right w:val="nil"/>
            </w:tcBorders>
            <w:shd w:val="clear" w:color="auto" w:fill="auto"/>
            <w:vAlign w:val="center"/>
            <w:hideMark/>
          </w:tcPr>
          <w:p w14:paraId="2C9C9AE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-1.03</w:t>
            </w:r>
          </w:p>
        </w:tc>
        <w:tc>
          <w:tcPr>
            <w:tcW w:w="733" w:type="dxa"/>
            <w:tcBorders>
              <w:top w:val="nil"/>
              <w:left w:val="nil"/>
              <w:bottom w:val="nil"/>
              <w:right w:val="nil"/>
            </w:tcBorders>
            <w:shd w:val="clear" w:color="auto" w:fill="auto"/>
            <w:vAlign w:val="center"/>
            <w:hideMark/>
          </w:tcPr>
          <w:p w14:paraId="0EEFBF5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-1.167</w:t>
            </w:r>
          </w:p>
        </w:tc>
      </w:tr>
      <w:tr w:rsidR="009C1D40" w:rsidRPr="009C1D40" w14:paraId="24CDA3F3" w14:textId="77777777" w:rsidTr="00422313">
        <w:trPr>
          <w:trHeight w:val="340"/>
          <w:jc w:val="center"/>
        </w:trPr>
        <w:tc>
          <w:tcPr>
            <w:tcW w:w="10474" w:type="dxa"/>
            <w:gridSpan w:val="14"/>
            <w:tcBorders>
              <w:top w:val="nil"/>
              <w:left w:val="nil"/>
              <w:bottom w:val="nil"/>
              <w:right w:val="nil"/>
            </w:tcBorders>
            <w:shd w:val="clear" w:color="auto" w:fill="auto"/>
            <w:vAlign w:val="center"/>
            <w:hideMark/>
          </w:tcPr>
          <w:p w14:paraId="70BD2F54" w14:textId="22C5FC08" w:rsidR="009C1D40" w:rsidRPr="009C1D40" w:rsidRDefault="009C1D40" w:rsidP="00D6023C">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Rotatividade Docente</w:t>
            </w:r>
          </w:p>
        </w:tc>
      </w:tr>
      <w:tr w:rsidR="009C1D40" w:rsidRPr="009C1D40" w14:paraId="096E4B0E" w14:textId="77777777" w:rsidTr="00422313">
        <w:trPr>
          <w:trHeight w:val="340"/>
          <w:jc w:val="center"/>
        </w:trPr>
        <w:tc>
          <w:tcPr>
            <w:tcW w:w="1480" w:type="dxa"/>
            <w:tcBorders>
              <w:top w:val="nil"/>
              <w:left w:val="nil"/>
              <w:bottom w:val="nil"/>
              <w:right w:val="nil"/>
            </w:tcBorders>
            <w:shd w:val="clear" w:color="auto" w:fill="auto"/>
            <w:vAlign w:val="center"/>
            <w:hideMark/>
          </w:tcPr>
          <w:p w14:paraId="001773A1"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734" w:type="dxa"/>
            <w:tcBorders>
              <w:top w:val="nil"/>
              <w:left w:val="nil"/>
              <w:bottom w:val="nil"/>
              <w:right w:val="nil"/>
            </w:tcBorders>
            <w:shd w:val="clear" w:color="auto" w:fill="auto"/>
            <w:vAlign w:val="center"/>
            <w:hideMark/>
          </w:tcPr>
          <w:p w14:paraId="1EBB8C8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0.926</w:t>
            </w:r>
          </w:p>
        </w:tc>
        <w:tc>
          <w:tcPr>
            <w:tcW w:w="734" w:type="dxa"/>
            <w:tcBorders>
              <w:top w:val="nil"/>
              <w:left w:val="nil"/>
              <w:bottom w:val="nil"/>
              <w:right w:val="nil"/>
            </w:tcBorders>
            <w:shd w:val="clear" w:color="auto" w:fill="auto"/>
            <w:vAlign w:val="center"/>
            <w:hideMark/>
          </w:tcPr>
          <w:p w14:paraId="1C0A005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0.961</w:t>
            </w:r>
          </w:p>
        </w:tc>
        <w:tc>
          <w:tcPr>
            <w:tcW w:w="733" w:type="dxa"/>
            <w:tcBorders>
              <w:top w:val="nil"/>
              <w:left w:val="nil"/>
              <w:bottom w:val="nil"/>
              <w:right w:val="nil"/>
            </w:tcBorders>
            <w:shd w:val="clear" w:color="auto" w:fill="auto"/>
            <w:vAlign w:val="center"/>
            <w:hideMark/>
          </w:tcPr>
          <w:p w14:paraId="46BCCC8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1.118</w:t>
            </w:r>
          </w:p>
        </w:tc>
        <w:tc>
          <w:tcPr>
            <w:tcW w:w="733" w:type="dxa"/>
            <w:tcBorders>
              <w:top w:val="nil"/>
              <w:left w:val="nil"/>
              <w:bottom w:val="nil"/>
              <w:right w:val="nil"/>
            </w:tcBorders>
            <w:shd w:val="clear" w:color="auto" w:fill="auto"/>
            <w:vAlign w:val="center"/>
            <w:hideMark/>
          </w:tcPr>
          <w:p w14:paraId="53FFEBC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1.001</w:t>
            </w:r>
          </w:p>
        </w:tc>
        <w:tc>
          <w:tcPr>
            <w:tcW w:w="733" w:type="dxa"/>
            <w:tcBorders>
              <w:top w:val="nil"/>
              <w:left w:val="nil"/>
              <w:bottom w:val="nil"/>
              <w:right w:val="nil"/>
            </w:tcBorders>
            <w:shd w:val="clear" w:color="auto" w:fill="auto"/>
            <w:vAlign w:val="center"/>
            <w:hideMark/>
          </w:tcPr>
          <w:p w14:paraId="1C041D3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0.964</w:t>
            </w:r>
          </w:p>
        </w:tc>
        <w:tc>
          <w:tcPr>
            <w:tcW w:w="733" w:type="dxa"/>
            <w:tcBorders>
              <w:top w:val="nil"/>
              <w:left w:val="nil"/>
              <w:bottom w:val="nil"/>
              <w:right w:val="nil"/>
            </w:tcBorders>
            <w:shd w:val="clear" w:color="auto" w:fill="auto"/>
            <w:vAlign w:val="center"/>
            <w:hideMark/>
          </w:tcPr>
          <w:p w14:paraId="64E263A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0.821</w:t>
            </w:r>
          </w:p>
        </w:tc>
        <w:tc>
          <w:tcPr>
            <w:tcW w:w="196" w:type="dxa"/>
            <w:tcBorders>
              <w:top w:val="nil"/>
              <w:left w:val="nil"/>
              <w:bottom w:val="nil"/>
              <w:right w:val="nil"/>
            </w:tcBorders>
            <w:shd w:val="clear" w:color="auto" w:fill="auto"/>
            <w:noWrap/>
            <w:vAlign w:val="center"/>
            <w:hideMark/>
          </w:tcPr>
          <w:p w14:paraId="5C1519B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30884F7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0.682</w:t>
            </w:r>
          </w:p>
        </w:tc>
        <w:tc>
          <w:tcPr>
            <w:tcW w:w="733" w:type="dxa"/>
            <w:tcBorders>
              <w:top w:val="nil"/>
              <w:left w:val="nil"/>
              <w:bottom w:val="nil"/>
              <w:right w:val="nil"/>
            </w:tcBorders>
            <w:shd w:val="clear" w:color="auto" w:fill="auto"/>
            <w:vAlign w:val="center"/>
            <w:hideMark/>
          </w:tcPr>
          <w:p w14:paraId="785DFEE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0.852</w:t>
            </w:r>
          </w:p>
        </w:tc>
        <w:tc>
          <w:tcPr>
            <w:tcW w:w="733" w:type="dxa"/>
            <w:tcBorders>
              <w:top w:val="nil"/>
              <w:left w:val="nil"/>
              <w:bottom w:val="nil"/>
              <w:right w:val="nil"/>
            </w:tcBorders>
            <w:shd w:val="clear" w:color="auto" w:fill="auto"/>
            <w:vAlign w:val="center"/>
            <w:hideMark/>
          </w:tcPr>
          <w:p w14:paraId="49086F8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0.723</w:t>
            </w:r>
          </w:p>
        </w:tc>
        <w:tc>
          <w:tcPr>
            <w:tcW w:w="733" w:type="dxa"/>
            <w:tcBorders>
              <w:top w:val="nil"/>
              <w:left w:val="nil"/>
              <w:bottom w:val="nil"/>
              <w:right w:val="nil"/>
            </w:tcBorders>
            <w:shd w:val="clear" w:color="auto" w:fill="auto"/>
            <w:vAlign w:val="center"/>
            <w:hideMark/>
          </w:tcPr>
          <w:p w14:paraId="63AB943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0.751</w:t>
            </w:r>
          </w:p>
        </w:tc>
        <w:tc>
          <w:tcPr>
            <w:tcW w:w="733" w:type="dxa"/>
            <w:tcBorders>
              <w:top w:val="nil"/>
              <w:left w:val="nil"/>
              <w:bottom w:val="nil"/>
              <w:right w:val="nil"/>
            </w:tcBorders>
            <w:shd w:val="clear" w:color="auto" w:fill="auto"/>
            <w:vAlign w:val="center"/>
            <w:hideMark/>
          </w:tcPr>
          <w:p w14:paraId="4862CE3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0.792</w:t>
            </w:r>
          </w:p>
        </w:tc>
        <w:tc>
          <w:tcPr>
            <w:tcW w:w="733" w:type="dxa"/>
            <w:tcBorders>
              <w:top w:val="nil"/>
              <w:left w:val="nil"/>
              <w:bottom w:val="nil"/>
              <w:right w:val="nil"/>
            </w:tcBorders>
            <w:shd w:val="clear" w:color="auto" w:fill="auto"/>
            <w:vAlign w:val="center"/>
            <w:hideMark/>
          </w:tcPr>
          <w:p w14:paraId="118DD69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0.711</w:t>
            </w:r>
          </w:p>
        </w:tc>
      </w:tr>
      <w:tr w:rsidR="009C1D40" w:rsidRPr="009C1D40" w14:paraId="4F0ACC76" w14:textId="77777777" w:rsidTr="00422313">
        <w:trPr>
          <w:trHeight w:val="340"/>
          <w:jc w:val="center"/>
        </w:trPr>
        <w:tc>
          <w:tcPr>
            <w:tcW w:w="1480" w:type="dxa"/>
            <w:tcBorders>
              <w:top w:val="nil"/>
              <w:left w:val="nil"/>
              <w:bottom w:val="nil"/>
              <w:right w:val="nil"/>
            </w:tcBorders>
            <w:shd w:val="clear" w:color="auto" w:fill="auto"/>
            <w:vAlign w:val="center"/>
            <w:hideMark/>
          </w:tcPr>
          <w:p w14:paraId="674216A6"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734" w:type="dxa"/>
            <w:tcBorders>
              <w:top w:val="nil"/>
              <w:left w:val="nil"/>
              <w:bottom w:val="nil"/>
              <w:right w:val="nil"/>
            </w:tcBorders>
            <w:shd w:val="clear" w:color="auto" w:fill="auto"/>
            <w:vAlign w:val="center"/>
            <w:hideMark/>
          </w:tcPr>
          <w:p w14:paraId="6D6BD1D7"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-1.39</w:t>
            </w:r>
          </w:p>
        </w:tc>
        <w:tc>
          <w:tcPr>
            <w:tcW w:w="734" w:type="dxa"/>
            <w:tcBorders>
              <w:top w:val="nil"/>
              <w:left w:val="nil"/>
              <w:bottom w:val="nil"/>
              <w:right w:val="nil"/>
            </w:tcBorders>
            <w:shd w:val="clear" w:color="auto" w:fill="auto"/>
            <w:vAlign w:val="center"/>
            <w:hideMark/>
          </w:tcPr>
          <w:p w14:paraId="5C5E28C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-1.228</w:t>
            </w:r>
          </w:p>
        </w:tc>
        <w:tc>
          <w:tcPr>
            <w:tcW w:w="733" w:type="dxa"/>
            <w:tcBorders>
              <w:top w:val="nil"/>
              <w:left w:val="nil"/>
              <w:bottom w:val="nil"/>
              <w:right w:val="nil"/>
            </w:tcBorders>
            <w:shd w:val="clear" w:color="auto" w:fill="auto"/>
            <w:vAlign w:val="center"/>
            <w:hideMark/>
          </w:tcPr>
          <w:p w14:paraId="234E538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-1.411</w:t>
            </w:r>
          </w:p>
        </w:tc>
        <w:tc>
          <w:tcPr>
            <w:tcW w:w="733" w:type="dxa"/>
            <w:tcBorders>
              <w:top w:val="nil"/>
              <w:left w:val="nil"/>
              <w:bottom w:val="nil"/>
              <w:right w:val="nil"/>
            </w:tcBorders>
            <w:shd w:val="clear" w:color="auto" w:fill="auto"/>
            <w:vAlign w:val="center"/>
            <w:hideMark/>
          </w:tcPr>
          <w:p w14:paraId="0EE611B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-1.074</w:t>
            </w:r>
          </w:p>
        </w:tc>
        <w:tc>
          <w:tcPr>
            <w:tcW w:w="733" w:type="dxa"/>
            <w:tcBorders>
              <w:top w:val="nil"/>
              <w:left w:val="nil"/>
              <w:bottom w:val="nil"/>
              <w:right w:val="nil"/>
            </w:tcBorders>
            <w:shd w:val="clear" w:color="auto" w:fill="auto"/>
            <w:vAlign w:val="center"/>
            <w:hideMark/>
          </w:tcPr>
          <w:p w14:paraId="2B43815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-1.126</w:t>
            </w:r>
          </w:p>
        </w:tc>
        <w:tc>
          <w:tcPr>
            <w:tcW w:w="733" w:type="dxa"/>
            <w:tcBorders>
              <w:top w:val="nil"/>
              <w:left w:val="nil"/>
              <w:bottom w:val="nil"/>
              <w:right w:val="nil"/>
            </w:tcBorders>
            <w:shd w:val="clear" w:color="auto" w:fill="auto"/>
            <w:vAlign w:val="center"/>
            <w:hideMark/>
          </w:tcPr>
          <w:p w14:paraId="57C6905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-1.113</w:t>
            </w:r>
          </w:p>
        </w:tc>
        <w:tc>
          <w:tcPr>
            <w:tcW w:w="196" w:type="dxa"/>
            <w:tcBorders>
              <w:top w:val="nil"/>
              <w:left w:val="nil"/>
              <w:bottom w:val="nil"/>
              <w:right w:val="nil"/>
            </w:tcBorders>
            <w:shd w:val="clear" w:color="auto" w:fill="auto"/>
            <w:noWrap/>
            <w:vAlign w:val="center"/>
            <w:hideMark/>
          </w:tcPr>
          <w:p w14:paraId="779D603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nil"/>
              <w:right w:val="nil"/>
            </w:tcBorders>
            <w:shd w:val="clear" w:color="auto" w:fill="auto"/>
            <w:vAlign w:val="center"/>
            <w:hideMark/>
          </w:tcPr>
          <w:p w14:paraId="6B80A6F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-1.694</w:t>
            </w:r>
          </w:p>
        </w:tc>
        <w:tc>
          <w:tcPr>
            <w:tcW w:w="733" w:type="dxa"/>
            <w:tcBorders>
              <w:top w:val="nil"/>
              <w:left w:val="nil"/>
              <w:bottom w:val="nil"/>
              <w:right w:val="nil"/>
            </w:tcBorders>
            <w:shd w:val="clear" w:color="auto" w:fill="auto"/>
            <w:vAlign w:val="center"/>
            <w:hideMark/>
          </w:tcPr>
          <w:p w14:paraId="4192708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-1.718</w:t>
            </w:r>
          </w:p>
        </w:tc>
        <w:tc>
          <w:tcPr>
            <w:tcW w:w="733" w:type="dxa"/>
            <w:tcBorders>
              <w:top w:val="nil"/>
              <w:left w:val="nil"/>
              <w:bottom w:val="nil"/>
              <w:right w:val="nil"/>
            </w:tcBorders>
            <w:shd w:val="clear" w:color="auto" w:fill="auto"/>
            <w:vAlign w:val="center"/>
            <w:hideMark/>
          </w:tcPr>
          <w:p w14:paraId="29F2DAC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-1.808</w:t>
            </w:r>
          </w:p>
        </w:tc>
        <w:tc>
          <w:tcPr>
            <w:tcW w:w="733" w:type="dxa"/>
            <w:tcBorders>
              <w:top w:val="nil"/>
              <w:left w:val="nil"/>
              <w:bottom w:val="nil"/>
              <w:right w:val="nil"/>
            </w:tcBorders>
            <w:shd w:val="clear" w:color="auto" w:fill="auto"/>
            <w:vAlign w:val="center"/>
            <w:hideMark/>
          </w:tcPr>
          <w:p w14:paraId="64C0F7C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-1.51</w:t>
            </w:r>
          </w:p>
        </w:tc>
        <w:tc>
          <w:tcPr>
            <w:tcW w:w="733" w:type="dxa"/>
            <w:tcBorders>
              <w:top w:val="nil"/>
              <w:left w:val="nil"/>
              <w:bottom w:val="nil"/>
              <w:right w:val="nil"/>
            </w:tcBorders>
            <w:shd w:val="clear" w:color="auto" w:fill="auto"/>
            <w:vAlign w:val="center"/>
            <w:hideMark/>
          </w:tcPr>
          <w:p w14:paraId="59EEC9E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-1.395</w:t>
            </w:r>
          </w:p>
        </w:tc>
        <w:tc>
          <w:tcPr>
            <w:tcW w:w="733" w:type="dxa"/>
            <w:tcBorders>
              <w:top w:val="nil"/>
              <w:left w:val="nil"/>
              <w:bottom w:val="nil"/>
              <w:right w:val="nil"/>
            </w:tcBorders>
            <w:shd w:val="clear" w:color="auto" w:fill="auto"/>
            <w:vAlign w:val="center"/>
            <w:hideMark/>
          </w:tcPr>
          <w:p w14:paraId="38C3EA9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-1.368</w:t>
            </w:r>
          </w:p>
        </w:tc>
      </w:tr>
      <w:tr w:rsidR="009C1D40" w:rsidRPr="009C1D40" w14:paraId="3CC9FFCB" w14:textId="77777777" w:rsidTr="00422313">
        <w:trPr>
          <w:trHeight w:val="340"/>
          <w:jc w:val="center"/>
        </w:trPr>
        <w:tc>
          <w:tcPr>
            <w:tcW w:w="10474" w:type="dxa"/>
            <w:gridSpan w:val="14"/>
            <w:tcBorders>
              <w:top w:val="nil"/>
              <w:left w:val="nil"/>
              <w:bottom w:val="nil"/>
              <w:right w:val="nil"/>
            </w:tcBorders>
            <w:shd w:val="clear" w:color="auto" w:fill="auto"/>
            <w:vAlign w:val="center"/>
            <w:hideMark/>
          </w:tcPr>
          <w:p w14:paraId="6C52BA82" w14:textId="77777777" w:rsidR="009C1D40" w:rsidRPr="009C1D40" w:rsidRDefault="009C1D40" w:rsidP="00D6023C">
            <w:pPr>
              <w:spacing w:after="0" w:line="240" w:lineRule="auto"/>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Indisciplina</w:t>
            </w:r>
          </w:p>
        </w:tc>
      </w:tr>
      <w:tr w:rsidR="009C1D40" w:rsidRPr="009C1D40" w14:paraId="45EC5C91" w14:textId="77777777" w:rsidTr="00422313">
        <w:trPr>
          <w:trHeight w:val="340"/>
          <w:jc w:val="center"/>
        </w:trPr>
        <w:tc>
          <w:tcPr>
            <w:tcW w:w="1480" w:type="dxa"/>
            <w:tcBorders>
              <w:top w:val="nil"/>
              <w:left w:val="nil"/>
              <w:right w:val="nil"/>
            </w:tcBorders>
            <w:shd w:val="clear" w:color="auto" w:fill="auto"/>
            <w:vAlign w:val="center"/>
            <w:hideMark/>
          </w:tcPr>
          <w:p w14:paraId="2C66DE3F"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Não</w:t>
            </w:r>
          </w:p>
        </w:tc>
        <w:tc>
          <w:tcPr>
            <w:tcW w:w="734" w:type="dxa"/>
            <w:tcBorders>
              <w:top w:val="nil"/>
              <w:left w:val="nil"/>
              <w:right w:val="nil"/>
            </w:tcBorders>
            <w:shd w:val="clear" w:color="auto" w:fill="auto"/>
            <w:vAlign w:val="center"/>
            <w:hideMark/>
          </w:tcPr>
          <w:p w14:paraId="0168E60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1.56</w:t>
            </w:r>
          </w:p>
        </w:tc>
        <w:tc>
          <w:tcPr>
            <w:tcW w:w="734" w:type="dxa"/>
            <w:tcBorders>
              <w:top w:val="nil"/>
              <w:left w:val="nil"/>
              <w:right w:val="nil"/>
            </w:tcBorders>
            <w:shd w:val="clear" w:color="auto" w:fill="auto"/>
            <w:vAlign w:val="center"/>
            <w:hideMark/>
          </w:tcPr>
          <w:p w14:paraId="304CD3B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1.761</w:t>
            </w:r>
          </w:p>
        </w:tc>
        <w:tc>
          <w:tcPr>
            <w:tcW w:w="733" w:type="dxa"/>
            <w:tcBorders>
              <w:top w:val="nil"/>
              <w:left w:val="nil"/>
              <w:right w:val="nil"/>
            </w:tcBorders>
            <w:shd w:val="clear" w:color="auto" w:fill="auto"/>
            <w:vAlign w:val="center"/>
            <w:hideMark/>
          </w:tcPr>
          <w:p w14:paraId="0E63BA8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2.095</w:t>
            </w:r>
          </w:p>
        </w:tc>
        <w:tc>
          <w:tcPr>
            <w:tcW w:w="733" w:type="dxa"/>
            <w:tcBorders>
              <w:top w:val="nil"/>
              <w:left w:val="nil"/>
              <w:right w:val="nil"/>
            </w:tcBorders>
            <w:shd w:val="clear" w:color="auto" w:fill="auto"/>
            <w:vAlign w:val="center"/>
            <w:hideMark/>
          </w:tcPr>
          <w:p w14:paraId="22F87DBE"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1.861</w:t>
            </w:r>
          </w:p>
        </w:tc>
        <w:tc>
          <w:tcPr>
            <w:tcW w:w="733" w:type="dxa"/>
            <w:tcBorders>
              <w:top w:val="nil"/>
              <w:left w:val="nil"/>
              <w:right w:val="nil"/>
            </w:tcBorders>
            <w:shd w:val="clear" w:color="auto" w:fill="auto"/>
            <w:vAlign w:val="center"/>
            <w:hideMark/>
          </w:tcPr>
          <w:p w14:paraId="31FC9AE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2.027</w:t>
            </w:r>
          </w:p>
        </w:tc>
        <w:tc>
          <w:tcPr>
            <w:tcW w:w="733" w:type="dxa"/>
            <w:tcBorders>
              <w:top w:val="nil"/>
              <w:left w:val="nil"/>
              <w:right w:val="nil"/>
            </w:tcBorders>
            <w:shd w:val="clear" w:color="auto" w:fill="auto"/>
            <w:vAlign w:val="center"/>
            <w:hideMark/>
          </w:tcPr>
          <w:p w14:paraId="42D087C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1.858</w:t>
            </w:r>
          </w:p>
        </w:tc>
        <w:tc>
          <w:tcPr>
            <w:tcW w:w="196" w:type="dxa"/>
            <w:tcBorders>
              <w:top w:val="nil"/>
              <w:left w:val="nil"/>
              <w:right w:val="nil"/>
            </w:tcBorders>
            <w:shd w:val="clear" w:color="auto" w:fill="auto"/>
            <w:noWrap/>
            <w:vAlign w:val="center"/>
            <w:hideMark/>
          </w:tcPr>
          <w:p w14:paraId="54F66B72"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right w:val="nil"/>
            </w:tcBorders>
            <w:shd w:val="clear" w:color="auto" w:fill="auto"/>
            <w:vAlign w:val="center"/>
            <w:hideMark/>
          </w:tcPr>
          <w:p w14:paraId="0C84DDC4"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1.445</w:t>
            </w:r>
          </w:p>
        </w:tc>
        <w:tc>
          <w:tcPr>
            <w:tcW w:w="733" w:type="dxa"/>
            <w:tcBorders>
              <w:top w:val="nil"/>
              <w:left w:val="nil"/>
              <w:right w:val="nil"/>
            </w:tcBorders>
            <w:shd w:val="clear" w:color="auto" w:fill="auto"/>
            <w:vAlign w:val="center"/>
            <w:hideMark/>
          </w:tcPr>
          <w:p w14:paraId="603C6A8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1.621</w:t>
            </w:r>
          </w:p>
        </w:tc>
        <w:tc>
          <w:tcPr>
            <w:tcW w:w="733" w:type="dxa"/>
            <w:tcBorders>
              <w:top w:val="nil"/>
              <w:left w:val="nil"/>
              <w:right w:val="nil"/>
            </w:tcBorders>
            <w:shd w:val="clear" w:color="auto" w:fill="auto"/>
            <w:vAlign w:val="center"/>
            <w:hideMark/>
          </w:tcPr>
          <w:p w14:paraId="08CF1A48"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1.38</w:t>
            </w:r>
          </w:p>
        </w:tc>
        <w:tc>
          <w:tcPr>
            <w:tcW w:w="733" w:type="dxa"/>
            <w:tcBorders>
              <w:top w:val="nil"/>
              <w:left w:val="nil"/>
              <w:right w:val="nil"/>
            </w:tcBorders>
            <w:shd w:val="clear" w:color="auto" w:fill="auto"/>
            <w:vAlign w:val="center"/>
            <w:hideMark/>
          </w:tcPr>
          <w:p w14:paraId="0C2FE4D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1.477</w:t>
            </w:r>
          </w:p>
        </w:tc>
        <w:tc>
          <w:tcPr>
            <w:tcW w:w="733" w:type="dxa"/>
            <w:tcBorders>
              <w:top w:val="nil"/>
              <w:left w:val="nil"/>
              <w:right w:val="nil"/>
            </w:tcBorders>
            <w:shd w:val="clear" w:color="auto" w:fill="auto"/>
            <w:vAlign w:val="center"/>
            <w:hideMark/>
          </w:tcPr>
          <w:p w14:paraId="246AFE26"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1.356</w:t>
            </w:r>
          </w:p>
        </w:tc>
        <w:tc>
          <w:tcPr>
            <w:tcW w:w="733" w:type="dxa"/>
            <w:tcBorders>
              <w:top w:val="nil"/>
              <w:left w:val="nil"/>
              <w:right w:val="nil"/>
            </w:tcBorders>
            <w:shd w:val="clear" w:color="auto" w:fill="auto"/>
            <w:vAlign w:val="center"/>
            <w:hideMark/>
          </w:tcPr>
          <w:p w14:paraId="37A4BCD1"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1.339</w:t>
            </w:r>
          </w:p>
        </w:tc>
      </w:tr>
      <w:tr w:rsidR="009C1D40" w:rsidRPr="009C1D40" w14:paraId="2D36D001" w14:textId="77777777" w:rsidTr="00422313">
        <w:trPr>
          <w:trHeight w:val="340"/>
          <w:jc w:val="center"/>
        </w:trPr>
        <w:tc>
          <w:tcPr>
            <w:tcW w:w="1480" w:type="dxa"/>
            <w:tcBorders>
              <w:top w:val="nil"/>
              <w:left w:val="nil"/>
              <w:bottom w:val="single" w:sz="12" w:space="0" w:color="auto"/>
              <w:right w:val="nil"/>
            </w:tcBorders>
            <w:shd w:val="clear" w:color="auto" w:fill="auto"/>
            <w:vAlign w:val="center"/>
            <w:hideMark/>
          </w:tcPr>
          <w:p w14:paraId="17A7FAD3" w14:textId="77777777" w:rsidR="009C1D40" w:rsidRPr="009C1D40" w:rsidRDefault="009C1D40" w:rsidP="009C1D40">
            <w:pPr>
              <w:spacing w:after="0" w:line="240" w:lineRule="auto"/>
              <w:ind w:firstLineChars="200" w:firstLine="402"/>
              <w:rPr>
                <w:rFonts w:ascii="Arial" w:eastAsia="Times New Roman" w:hAnsi="Arial" w:cs="Arial"/>
                <w:b/>
                <w:bCs/>
                <w:color w:val="000000"/>
                <w:sz w:val="20"/>
                <w:szCs w:val="20"/>
                <w:lang w:eastAsia="pt-BR"/>
              </w:rPr>
            </w:pPr>
            <w:r w:rsidRPr="009C1D40">
              <w:rPr>
                <w:rFonts w:ascii="Arial" w:eastAsia="Times New Roman" w:hAnsi="Arial" w:cs="Arial"/>
                <w:b/>
                <w:bCs/>
                <w:color w:val="000000"/>
                <w:sz w:val="20"/>
                <w:szCs w:val="20"/>
                <w:lang w:eastAsia="pt-BR"/>
              </w:rPr>
              <w:t>Sim</w:t>
            </w:r>
          </w:p>
        </w:tc>
        <w:tc>
          <w:tcPr>
            <w:tcW w:w="734" w:type="dxa"/>
            <w:tcBorders>
              <w:top w:val="nil"/>
              <w:left w:val="nil"/>
              <w:bottom w:val="single" w:sz="12" w:space="0" w:color="auto"/>
              <w:right w:val="nil"/>
            </w:tcBorders>
            <w:shd w:val="clear" w:color="auto" w:fill="auto"/>
            <w:vAlign w:val="center"/>
            <w:hideMark/>
          </w:tcPr>
          <w:p w14:paraId="224E237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-0.364</w:t>
            </w:r>
          </w:p>
        </w:tc>
        <w:tc>
          <w:tcPr>
            <w:tcW w:w="734" w:type="dxa"/>
            <w:tcBorders>
              <w:top w:val="nil"/>
              <w:left w:val="nil"/>
              <w:bottom w:val="single" w:sz="12" w:space="0" w:color="auto"/>
              <w:right w:val="nil"/>
            </w:tcBorders>
            <w:shd w:val="clear" w:color="auto" w:fill="auto"/>
            <w:vAlign w:val="center"/>
            <w:hideMark/>
          </w:tcPr>
          <w:p w14:paraId="2AB2F8D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-0.451</w:t>
            </w:r>
          </w:p>
        </w:tc>
        <w:tc>
          <w:tcPr>
            <w:tcW w:w="733" w:type="dxa"/>
            <w:tcBorders>
              <w:top w:val="nil"/>
              <w:left w:val="nil"/>
              <w:bottom w:val="single" w:sz="12" w:space="0" w:color="auto"/>
              <w:right w:val="nil"/>
            </w:tcBorders>
            <w:shd w:val="clear" w:color="auto" w:fill="auto"/>
            <w:vAlign w:val="center"/>
            <w:hideMark/>
          </w:tcPr>
          <w:p w14:paraId="2F008EC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-0.484</w:t>
            </w:r>
          </w:p>
        </w:tc>
        <w:tc>
          <w:tcPr>
            <w:tcW w:w="733" w:type="dxa"/>
            <w:tcBorders>
              <w:top w:val="nil"/>
              <w:left w:val="nil"/>
              <w:bottom w:val="single" w:sz="12" w:space="0" w:color="auto"/>
              <w:right w:val="nil"/>
            </w:tcBorders>
            <w:shd w:val="clear" w:color="auto" w:fill="auto"/>
            <w:vAlign w:val="center"/>
            <w:hideMark/>
          </w:tcPr>
          <w:p w14:paraId="4371E66B"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-0.597</w:t>
            </w:r>
          </w:p>
        </w:tc>
        <w:tc>
          <w:tcPr>
            <w:tcW w:w="733" w:type="dxa"/>
            <w:tcBorders>
              <w:top w:val="nil"/>
              <w:left w:val="nil"/>
              <w:bottom w:val="single" w:sz="12" w:space="0" w:color="auto"/>
              <w:right w:val="nil"/>
            </w:tcBorders>
            <w:shd w:val="clear" w:color="auto" w:fill="auto"/>
            <w:vAlign w:val="center"/>
            <w:hideMark/>
          </w:tcPr>
          <w:p w14:paraId="03A18253"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-0.583</w:t>
            </w:r>
          </w:p>
        </w:tc>
        <w:tc>
          <w:tcPr>
            <w:tcW w:w="733" w:type="dxa"/>
            <w:tcBorders>
              <w:top w:val="nil"/>
              <w:left w:val="nil"/>
              <w:bottom w:val="single" w:sz="12" w:space="0" w:color="auto"/>
              <w:right w:val="nil"/>
            </w:tcBorders>
            <w:shd w:val="clear" w:color="auto" w:fill="auto"/>
            <w:vAlign w:val="center"/>
            <w:hideMark/>
          </w:tcPr>
          <w:p w14:paraId="66114965"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-0.662</w:t>
            </w:r>
          </w:p>
        </w:tc>
        <w:tc>
          <w:tcPr>
            <w:tcW w:w="196" w:type="dxa"/>
            <w:tcBorders>
              <w:top w:val="nil"/>
              <w:left w:val="nil"/>
              <w:bottom w:val="single" w:sz="12" w:space="0" w:color="auto"/>
              <w:right w:val="nil"/>
            </w:tcBorders>
            <w:shd w:val="clear" w:color="auto" w:fill="auto"/>
            <w:noWrap/>
            <w:vAlign w:val="center"/>
            <w:hideMark/>
          </w:tcPr>
          <w:p w14:paraId="40399E14" w14:textId="1ACC70E0" w:rsidR="009C1D40" w:rsidRPr="009C1D40" w:rsidRDefault="009C1D40" w:rsidP="00D6023C">
            <w:pPr>
              <w:spacing w:after="0" w:line="240" w:lineRule="auto"/>
              <w:jc w:val="center"/>
              <w:rPr>
                <w:rFonts w:ascii="Arial" w:eastAsia="Times New Roman" w:hAnsi="Arial" w:cs="Arial"/>
                <w:color w:val="000000"/>
                <w:sz w:val="20"/>
                <w:szCs w:val="20"/>
                <w:lang w:eastAsia="pt-BR"/>
              </w:rPr>
            </w:pPr>
          </w:p>
        </w:tc>
        <w:tc>
          <w:tcPr>
            <w:tcW w:w="733" w:type="dxa"/>
            <w:tcBorders>
              <w:top w:val="nil"/>
              <w:left w:val="nil"/>
              <w:bottom w:val="single" w:sz="12" w:space="0" w:color="auto"/>
              <w:right w:val="nil"/>
            </w:tcBorders>
            <w:shd w:val="clear" w:color="auto" w:fill="auto"/>
            <w:vAlign w:val="center"/>
            <w:hideMark/>
          </w:tcPr>
          <w:p w14:paraId="7D723ECD"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-0.592</w:t>
            </w:r>
          </w:p>
        </w:tc>
        <w:tc>
          <w:tcPr>
            <w:tcW w:w="733" w:type="dxa"/>
            <w:tcBorders>
              <w:top w:val="nil"/>
              <w:left w:val="nil"/>
              <w:bottom w:val="single" w:sz="12" w:space="0" w:color="auto"/>
              <w:right w:val="nil"/>
            </w:tcBorders>
            <w:shd w:val="clear" w:color="auto" w:fill="auto"/>
            <w:vAlign w:val="center"/>
            <w:hideMark/>
          </w:tcPr>
          <w:p w14:paraId="22E04100"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-0.627</w:t>
            </w:r>
          </w:p>
        </w:tc>
        <w:tc>
          <w:tcPr>
            <w:tcW w:w="733" w:type="dxa"/>
            <w:tcBorders>
              <w:top w:val="nil"/>
              <w:left w:val="nil"/>
              <w:bottom w:val="single" w:sz="12" w:space="0" w:color="auto"/>
              <w:right w:val="nil"/>
            </w:tcBorders>
            <w:shd w:val="clear" w:color="auto" w:fill="auto"/>
            <w:vAlign w:val="center"/>
            <w:hideMark/>
          </w:tcPr>
          <w:p w14:paraId="102A60AA"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-0.633</w:t>
            </w:r>
          </w:p>
        </w:tc>
        <w:tc>
          <w:tcPr>
            <w:tcW w:w="733" w:type="dxa"/>
            <w:tcBorders>
              <w:top w:val="nil"/>
              <w:left w:val="nil"/>
              <w:bottom w:val="single" w:sz="12" w:space="0" w:color="auto"/>
              <w:right w:val="nil"/>
            </w:tcBorders>
            <w:shd w:val="clear" w:color="auto" w:fill="auto"/>
            <w:vAlign w:val="center"/>
            <w:hideMark/>
          </w:tcPr>
          <w:p w14:paraId="44CB0E0F"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-0.758</w:t>
            </w:r>
          </w:p>
        </w:tc>
        <w:tc>
          <w:tcPr>
            <w:tcW w:w="733" w:type="dxa"/>
            <w:tcBorders>
              <w:top w:val="nil"/>
              <w:left w:val="nil"/>
              <w:bottom w:val="single" w:sz="12" w:space="0" w:color="auto"/>
              <w:right w:val="nil"/>
            </w:tcBorders>
            <w:shd w:val="clear" w:color="auto" w:fill="auto"/>
            <w:vAlign w:val="center"/>
            <w:hideMark/>
          </w:tcPr>
          <w:p w14:paraId="3CE7270C"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-0.716</w:t>
            </w:r>
          </w:p>
        </w:tc>
        <w:tc>
          <w:tcPr>
            <w:tcW w:w="733" w:type="dxa"/>
            <w:tcBorders>
              <w:top w:val="nil"/>
              <w:left w:val="nil"/>
              <w:bottom w:val="single" w:sz="12" w:space="0" w:color="auto"/>
              <w:right w:val="nil"/>
            </w:tcBorders>
            <w:shd w:val="clear" w:color="auto" w:fill="auto"/>
            <w:vAlign w:val="center"/>
            <w:hideMark/>
          </w:tcPr>
          <w:p w14:paraId="0AD1C9C9" w14:textId="77777777" w:rsidR="009C1D40" w:rsidRPr="009C1D40" w:rsidRDefault="009C1D40" w:rsidP="00D6023C">
            <w:pPr>
              <w:spacing w:after="0" w:line="240" w:lineRule="auto"/>
              <w:jc w:val="center"/>
              <w:rPr>
                <w:rFonts w:ascii="Arial" w:eastAsia="Times New Roman" w:hAnsi="Arial" w:cs="Arial"/>
                <w:color w:val="000000"/>
                <w:sz w:val="20"/>
                <w:szCs w:val="20"/>
                <w:lang w:eastAsia="pt-BR"/>
              </w:rPr>
            </w:pPr>
            <w:r w:rsidRPr="009C1D40">
              <w:rPr>
                <w:rFonts w:ascii="Arial" w:eastAsia="Times New Roman" w:hAnsi="Arial" w:cs="Arial"/>
                <w:color w:val="000000"/>
                <w:sz w:val="20"/>
                <w:szCs w:val="20"/>
                <w:lang w:eastAsia="pt-BR"/>
              </w:rPr>
              <w:t>-0.774</w:t>
            </w:r>
          </w:p>
        </w:tc>
      </w:tr>
    </w:tbl>
    <w:p w14:paraId="537CEEBB" w14:textId="7ADF70AB" w:rsidR="00422313" w:rsidRDefault="00750DAA" w:rsidP="00422313">
      <w:pPr>
        <w:spacing w:line="360" w:lineRule="auto"/>
        <w:jc w:val="center"/>
        <w:rPr>
          <w:rFonts w:ascii="Arial" w:hAnsi="Arial" w:cs="Arial"/>
          <w:sz w:val="24"/>
        </w:rPr>
        <w:sectPr w:rsidR="00422313" w:rsidSect="00422313">
          <w:pgSz w:w="11906" w:h="16838"/>
          <w:pgMar w:top="1134" w:right="1134" w:bottom="1134" w:left="1134" w:header="709" w:footer="709" w:gutter="0"/>
          <w:cols w:space="708"/>
          <w:docGrid w:linePitch="360"/>
        </w:sectPr>
      </w:pPr>
      <w:r w:rsidRPr="00801278">
        <w:rPr>
          <w:rFonts w:ascii="Arial" w:hAnsi="Arial" w:cs="Arial"/>
          <w:sz w:val="20"/>
          <w:szCs w:val="20"/>
        </w:rPr>
        <w:t>Fonte: Elaboração própria com base nas Informações da Prova Brasil (2007-2017) e da CGU</w:t>
      </w:r>
    </w:p>
    <w:p w14:paraId="3CEDF6D9" w14:textId="25DD4C03" w:rsidR="002D2BC1" w:rsidRDefault="006D1223" w:rsidP="00F97DE8">
      <w:pPr>
        <w:spacing w:after="0" w:line="360" w:lineRule="auto"/>
        <w:ind w:firstLine="708"/>
        <w:jc w:val="both"/>
        <w:rPr>
          <w:rFonts w:ascii="Arial" w:hAnsi="Arial" w:cs="Arial"/>
          <w:sz w:val="24"/>
        </w:rPr>
      </w:pPr>
      <w:r w:rsidRPr="006B6714">
        <w:rPr>
          <w:rFonts w:ascii="Arial" w:hAnsi="Arial" w:cs="Arial"/>
          <w:sz w:val="24"/>
        </w:rPr>
        <w:lastRenderedPageBreak/>
        <w:t>Neste caso, dado que o número de observações da última categoria é muito pequeno perto do total, a variável é truncada na última opção. Além dis</w:t>
      </w:r>
      <w:r w:rsidR="006B6714" w:rsidRPr="006B6714">
        <w:rPr>
          <w:rFonts w:ascii="Arial" w:hAnsi="Arial" w:cs="Arial"/>
          <w:sz w:val="24"/>
        </w:rPr>
        <w:t>so, como é utilizada dentro de um indicador com mais componentes, tal operação tem seu papel diluído ao longo do processo. Já nos outros dois casos, o procedimento é mais simples</w:t>
      </w:r>
      <w:r w:rsidRPr="006B6714">
        <w:rPr>
          <w:rFonts w:ascii="Arial" w:hAnsi="Arial" w:cs="Arial"/>
          <w:sz w:val="24"/>
        </w:rPr>
        <w:t>.</w:t>
      </w:r>
      <w:r w:rsidR="006B6714" w:rsidRPr="006B6714">
        <w:rPr>
          <w:rFonts w:ascii="Arial" w:hAnsi="Arial" w:cs="Arial"/>
          <w:sz w:val="24"/>
        </w:rPr>
        <w:t xml:space="preserve"> Como todas as opções são variáveis </w:t>
      </w:r>
      <w:proofErr w:type="spellStart"/>
      <w:r w:rsidR="006B6714" w:rsidRPr="006B6714">
        <w:rPr>
          <w:rFonts w:ascii="Arial" w:hAnsi="Arial" w:cs="Arial"/>
          <w:i/>
          <w:sz w:val="24"/>
        </w:rPr>
        <w:t>dummy</w:t>
      </w:r>
      <w:proofErr w:type="spellEnd"/>
      <w:r w:rsidR="006B6714" w:rsidRPr="006B6714">
        <w:rPr>
          <w:rFonts w:ascii="Arial" w:hAnsi="Arial" w:cs="Arial"/>
          <w:sz w:val="24"/>
        </w:rPr>
        <w:t xml:space="preserve">, nenhuma consideração deve ser feita de modo adicional. </w:t>
      </w:r>
      <w:r w:rsidR="00750DAA">
        <w:rPr>
          <w:rFonts w:ascii="Arial" w:hAnsi="Arial" w:cs="Arial"/>
          <w:sz w:val="24"/>
        </w:rPr>
        <w:t xml:space="preserve">Ou seja, </w:t>
      </w:r>
      <w:r w:rsidR="006B6714" w:rsidRPr="006B6714">
        <w:rPr>
          <w:rFonts w:ascii="Arial" w:hAnsi="Arial" w:cs="Arial"/>
          <w:sz w:val="24"/>
        </w:rPr>
        <w:t xml:space="preserve">a variável de </w:t>
      </w:r>
      <w:r w:rsidR="00750DAA">
        <w:rPr>
          <w:rFonts w:ascii="Arial" w:hAnsi="Arial" w:cs="Arial"/>
          <w:sz w:val="24"/>
        </w:rPr>
        <w:t>“</w:t>
      </w:r>
      <w:r w:rsidR="006B6714" w:rsidRPr="006B6714">
        <w:rPr>
          <w:rFonts w:ascii="Arial" w:hAnsi="Arial" w:cs="Arial"/>
          <w:i/>
          <w:sz w:val="24"/>
        </w:rPr>
        <w:t>Status</w:t>
      </w:r>
      <w:r w:rsidR="006B6714" w:rsidRPr="006B6714">
        <w:rPr>
          <w:rFonts w:ascii="Arial" w:hAnsi="Arial" w:cs="Arial"/>
          <w:sz w:val="24"/>
        </w:rPr>
        <w:t xml:space="preserve"> Socioeconômico</w:t>
      </w:r>
      <w:r w:rsidR="00750DAA">
        <w:rPr>
          <w:rFonts w:ascii="Arial" w:hAnsi="Arial" w:cs="Arial"/>
          <w:sz w:val="24"/>
        </w:rPr>
        <w:t>”</w:t>
      </w:r>
      <w:r w:rsidR="006B6714" w:rsidRPr="006B6714">
        <w:rPr>
          <w:rFonts w:ascii="Arial" w:hAnsi="Arial" w:cs="Arial"/>
          <w:sz w:val="24"/>
        </w:rPr>
        <w:t xml:space="preserve"> é feita através de uma PCA e a</w:t>
      </w:r>
      <w:r w:rsidR="00750DAA">
        <w:rPr>
          <w:rFonts w:ascii="Arial" w:hAnsi="Arial" w:cs="Arial"/>
          <w:sz w:val="24"/>
        </w:rPr>
        <w:t>s variáveis</w:t>
      </w:r>
      <w:r w:rsidR="006B6714" w:rsidRPr="006B6714">
        <w:rPr>
          <w:rFonts w:ascii="Arial" w:hAnsi="Arial" w:cs="Arial"/>
          <w:sz w:val="24"/>
        </w:rPr>
        <w:t xml:space="preserve"> de</w:t>
      </w:r>
      <w:r w:rsidR="00750DAA">
        <w:rPr>
          <w:rFonts w:ascii="Arial" w:hAnsi="Arial" w:cs="Arial"/>
          <w:sz w:val="24"/>
        </w:rPr>
        <w:t xml:space="preserve"> “</w:t>
      </w:r>
      <w:r w:rsidR="006B6714" w:rsidRPr="006B6714">
        <w:rPr>
          <w:rFonts w:ascii="Arial" w:hAnsi="Arial" w:cs="Arial"/>
          <w:sz w:val="24"/>
        </w:rPr>
        <w:t>Apoio Parental</w:t>
      </w:r>
      <w:r w:rsidR="00750DAA">
        <w:rPr>
          <w:rFonts w:ascii="Arial" w:hAnsi="Arial" w:cs="Arial"/>
          <w:sz w:val="24"/>
        </w:rPr>
        <w:t>”</w:t>
      </w:r>
      <w:r w:rsidR="006B6714" w:rsidRPr="006B6714">
        <w:rPr>
          <w:rFonts w:ascii="Arial" w:hAnsi="Arial" w:cs="Arial"/>
          <w:sz w:val="24"/>
        </w:rPr>
        <w:t xml:space="preserve"> </w:t>
      </w:r>
      <w:r w:rsidR="00750DAA">
        <w:rPr>
          <w:rFonts w:ascii="Arial" w:hAnsi="Arial" w:cs="Arial"/>
          <w:sz w:val="24"/>
        </w:rPr>
        <w:t>e</w:t>
      </w:r>
      <w:r w:rsidR="006B6714" w:rsidRPr="006B6714">
        <w:rPr>
          <w:rFonts w:ascii="Arial" w:hAnsi="Arial" w:cs="Arial"/>
          <w:sz w:val="24"/>
        </w:rPr>
        <w:t xml:space="preserve"> </w:t>
      </w:r>
      <w:r w:rsidR="00750DAA">
        <w:rPr>
          <w:rFonts w:ascii="Arial" w:hAnsi="Arial" w:cs="Arial"/>
          <w:sz w:val="24"/>
        </w:rPr>
        <w:t>“</w:t>
      </w:r>
      <w:r w:rsidR="006B6714" w:rsidRPr="006B6714">
        <w:rPr>
          <w:rFonts w:ascii="Arial" w:hAnsi="Arial" w:cs="Arial"/>
          <w:sz w:val="24"/>
        </w:rPr>
        <w:t>Problemas de Direção</w:t>
      </w:r>
      <w:r w:rsidR="00750DAA">
        <w:rPr>
          <w:rFonts w:ascii="Arial" w:hAnsi="Arial" w:cs="Arial"/>
          <w:sz w:val="24"/>
        </w:rPr>
        <w:t>”</w:t>
      </w:r>
      <w:r w:rsidR="006B6714" w:rsidRPr="006B6714">
        <w:rPr>
          <w:rFonts w:ascii="Arial" w:hAnsi="Arial" w:cs="Arial"/>
          <w:sz w:val="24"/>
        </w:rPr>
        <w:t xml:space="preserve"> são feitas através de uma MCA.</w:t>
      </w:r>
      <w:r w:rsidR="00792D38">
        <w:rPr>
          <w:rFonts w:ascii="Arial" w:hAnsi="Arial" w:cs="Arial"/>
          <w:sz w:val="24"/>
        </w:rPr>
        <w:t xml:space="preserve"> Nas Tabelas 6, 7, 8 e 9 acima</w:t>
      </w:r>
      <w:r w:rsidR="00ED70E3">
        <w:rPr>
          <w:rFonts w:ascii="Arial" w:hAnsi="Arial" w:cs="Arial"/>
          <w:sz w:val="24"/>
        </w:rPr>
        <w:t>,</w:t>
      </w:r>
      <w:r w:rsidR="00792D38">
        <w:rPr>
          <w:rFonts w:ascii="Arial" w:hAnsi="Arial" w:cs="Arial"/>
          <w:sz w:val="24"/>
        </w:rPr>
        <w:t xml:space="preserve"> são apresentados os pesos de cada um dos </w:t>
      </w:r>
      <w:r w:rsidR="00E67E93">
        <w:rPr>
          <w:rFonts w:ascii="Arial" w:hAnsi="Arial" w:cs="Arial"/>
          <w:sz w:val="24"/>
        </w:rPr>
        <w:t>C</w:t>
      </w:r>
      <w:r w:rsidR="00792D38">
        <w:rPr>
          <w:rFonts w:ascii="Arial" w:hAnsi="Arial" w:cs="Arial"/>
          <w:sz w:val="24"/>
        </w:rPr>
        <w:t xml:space="preserve">omponentes e </w:t>
      </w:r>
      <w:r w:rsidR="00E67E93">
        <w:rPr>
          <w:rFonts w:ascii="Arial" w:hAnsi="Arial" w:cs="Arial"/>
          <w:sz w:val="24"/>
        </w:rPr>
        <w:t>D</w:t>
      </w:r>
      <w:r w:rsidR="00792D38">
        <w:rPr>
          <w:rFonts w:ascii="Arial" w:hAnsi="Arial" w:cs="Arial"/>
          <w:sz w:val="24"/>
        </w:rPr>
        <w:t xml:space="preserve">imensões estimados e o sentido em que eles seguem. </w:t>
      </w:r>
      <w:r w:rsidR="00E67E93">
        <w:rPr>
          <w:rFonts w:ascii="Arial" w:hAnsi="Arial" w:cs="Arial"/>
          <w:sz w:val="24"/>
        </w:rPr>
        <w:t>Por fim</w:t>
      </w:r>
      <w:r w:rsidR="00792D38">
        <w:rPr>
          <w:rFonts w:ascii="Arial" w:hAnsi="Arial" w:cs="Arial"/>
          <w:sz w:val="24"/>
        </w:rPr>
        <w:t xml:space="preserve">, a fim de facilitar a leitura dos resultados, é importante destacar que as variáveis criadas estão </w:t>
      </w:r>
      <w:r w:rsidR="002D2BC1">
        <w:rPr>
          <w:rFonts w:ascii="Arial" w:hAnsi="Arial" w:cs="Arial"/>
          <w:sz w:val="24"/>
        </w:rPr>
        <w:t xml:space="preserve">sempre </w:t>
      </w:r>
      <w:r w:rsidR="00792D38">
        <w:rPr>
          <w:rFonts w:ascii="Arial" w:hAnsi="Arial" w:cs="Arial"/>
          <w:sz w:val="24"/>
        </w:rPr>
        <w:t xml:space="preserve">compreendidas entre </w:t>
      </w:r>
      <w:proofErr w:type="gramStart"/>
      <w:r w:rsidR="00792D38">
        <w:rPr>
          <w:rFonts w:ascii="Arial" w:hAnsi="Arial" w:cs="Arial"/>
          <w:sz w:val="24"/>
        </w:rPr>
        <w:t>0</w:t>
      </w:r>
      <w:proofErr w:type="gramEnd"/>
      <w:r w:rsidR="00792D38">
        <w:rPr>
          <w:rFonts w:ascii="Arial" w:hAnsi="Arial" w:cs="Arial"/>
          <w:sz w:val="24"/>
        </w:rPr>
        <w:t xml:space="preserve"> e 1.</w:t>
      </w:r>
    </w:p>
    <w:p w14:paraId="5AE708DB" w14:textId="35B9D347" w:rsidR="00530F5D" w:rsidRDefault="00C045B2" w:rsidP="00C045B2">
      <w:pPr>
        <w:spacing w:after="0" w:line="360" w:lineRule="auto"/>
        <w:ind w:firstLine="708"/>
        <w:jc w:val="both"/>
        <w:rPr>
          <w:rFonts w:ascii="Arial" w:hAnsi="Arial" w:cs="Arial"/>
          <w:sz w:val="24"/>
        </w:rPr>
      </w:pPr>
      <w:r w:rsidRPr="00C045B2">
        <w:rPr>
          <w:rFonts w:ascii="Arial" w:hAnsi="Arial" w:cs="Arial"/>
          <w:sz w:val="24"/>
        </w:rPr>
        <w:t>Abaixo, n</w:t>
      </w:r>
      <w:r w:rsidR="008A212B" w:rsidRPr="00C045B2">
        <w:rPr>
          <w:rFonts w:ascii="Arial" w:hAnsi="Arial" w:cs="Arial"/>
          <w:sz w:val="24"/>
        </w:rPr>
        <w:t>a</w:t>
      </w:r>
      <w:r w:rsidRPr="00C045B2">
        <w:rPr>
          <w:rFonts w:ascii="Arial" w:hAnsi="Arial" w:cs="Arial"/>
          <w:sz w:val="24"/>
        </w:rPr>
        <w:t>s</w:t>
      </w:r>
      <w:r w:rsidR="008A212B" w:rsidRPr="00C045B2">
        <w:rPr>
          <w:rFonts w:ascii="Arial" w:hAnsi="Arial" w:cs="Arial"/>
          <w:sz w:val="24"/>
        </w:rPr>
        <w:t xml:space="preserve"> Tabela</w:t>
      </w:r>
      <w:r w:rsidRPr="00C045B2">
        <w:rPr>
          <w:rFonts w:ascii="Arial" w:hAnsi="Arial" w:cs="Arial"/>
          <w:sz w:val="24"/>
        </w:rPr>
        <w:t>s</w:t>
      </w:r>
      <w:r w:rsidR="008A212B" w:rsidRPr="00C045B2">
        <w:rPr>
          <w:rFonts w:ascii="Arial" w:hAnsi="Arial" w:cs="Arial"/>
          <w:sz w:val="24"/>
        </w:rPr>
        <w:t xml:space="preserve"> </w:t>
      </w:r>
      <w:r w:rsidRPr="00C045B2">
        <w:rPr>
          <w:rFonts w:ascii="Arial" w:hAnsi="Arial" w:cs="Arial"/>
          <w:sz w:val="24"/>
        </w:rPr>
        <w:t>11, 12, 13, 14, 15 e 16</w:t>
      </w:r>
      <w:r w:rsidR="00ED70E3">
        <w:rPr>
          <w:rFonts w:ascii="Arial" w:hAnsi="Arial" w:cs="Arial"/>
          <w:sz w:val="24"/>
        </w:rPr>
        <w:t>,</w:t>
      </w:r>
      <w:r w:rsidRPr="00C045B2">
        <w:rPr>
          <w:rFonts w:ascii="Arial" w:hAnsi="Arial" w:cs="Arial"/>
          <w:sz w:val="24"/>
        </w:rPr>
        <w:t xml:space="preserve"> segue</w:t>
      </w:r>
      <w:r>
        <w:rPr>
          <w:rFonts w:ascii="Arial" w:hAnsi="Arial" w:cs="Arial"/>
          <w:sz w:val="24"/>
        </w:rPr>
        <w:t>m</w:t>
      </w:r>
      <w:r w:rsidRPr="00C045B2">
        <w:rPr>
          <w:rFonts w:ascii="Arial" w:hAnsi="Arial" w:cs="Arial"/>
          <w:sz w:val="24"/>
        </w:rPr>
        <w:t xml:space="preserve"> a</w:t>
      </w:r>
      <w:r>
        <w:rPr>
          <w:rFonts w:ascii="Arial" w:hAnsi="Arial" w:cs="Arial"/>
          <w:sz w:val="24"/>
        </w:rPr>
        <w:t>s</w:t>
      </w:r>
      <w:r w:rsidRPr="00C045B2">
        <w:rPr>
          <w:rFonts w:ascii="Arial" w:hAnsi="Arial" w:cs="Arial"/>
          <w:sz w:val="24"/>
        </w:rPr>
        <w:t xml:space="preserve"> </w:t>
      </w:r>
      <w:r>
        <w:rPr>
          <w:rFonts w:ascii="Arial" w:hAnsi="Arial" w:cs="Arial"/>
          <w:sz w:val="24"/>
        </w:rPr>
        <w:t>apresentações</w:t>
      </w:r>
      <w:r w:rsidRPr="00C045B2">
        <w:rPr>
          <w:rFonts w:ascii="Arial" w:hAnsi="Arial" w:cs="Arial"/>
          <w:sz w:val="24"/>
        </w:rPr>
        <w:t xml:space="preserve"> </w:t>
      </w:r>
      <w:r>
        <w:rPr>
          <w:rFonts w:ascii="Arial" w:hAnsi="Arial" w:cs="Arial"/>
          <w:sz w:val="24"/>
        </w:rPr>
        <w:t xml:space="preserve">das </w:t>
      </w:r>
      <w:r w:rsidRPr="00C045B2">
        <w:rPr>
          <w:rFonts w:ascii="Arial" w:hAnsi="Arial" w:cs="Arial"/>
          <w:sz w:val="24"/>
        </w:rPr>
        <w:t>média</w:t>
      </w:r>
      <w:r>
        <w:rPr>
          <w:rFonts w:ascii="Arial" w:hAnsi="Arial" w:cs="Arial"/>
          <w:sz w:val="24"/>
        </w:rPr>
        <w:t>s</w:t>
      </w:r>
      <w:r w:rsidRPr="00C045B2">
        <w:rPr>
          <w:rFonts w:ascii="Arial" w:hAnsi="Arial" w:cs="Arial"/>
          <w:sz w:val="24"/>
        </w:rPr>
        <w:t xml:space="preserve"> destes</w:t>
      </w:r>
      <w:r w:rsidR="008A212B" w:rsidRPr="00C045B2">
        <w:rPr>
          <w:rFonts w:ascii="Arial" w:hAnsi="Arial" w:cs="Arial"/>
          <w:sz w:val="24"/>
        </w:rPr>
        <w:t xml:space="preserve"> </w:t>
      </w:r>
      <w:r w:rsidRPr="00C045B2">
        <w:rPr>
          <w:rFonts w:ascii="Arial" w:hAnsi="Arial" w:cs="Arial"/>
          <w:sz w:val="24"/>
        </w:rPr>
        <w:t xml:space="preserve">indicadores e demais </w:t>
      </w:r>
      <w:proofErr w:type="spellStart"/>
      <w:r w:rsidRPr="00C045B2">
        <w:rPr>
          <w:rFonts w:ascii="Arial" w:hAnsi="Arial" w:cs="Arial"/>
          <w:sz w:val="24"/>
        </w:rPr>
        <w:t>covariadas</w:t>
      </w:r>
      <w:proofErr w:type="spellEnd"/>
      <w:r w:rsidRPr="00C045B2">
        <w:rPr>
          <w:rFonts w:ascii="Arial" w:hAnsi="Arial" w:cs="Arial"/>
          <w:sz w:val="24"/>
        </w:rPr>
        <w:t xml:space="preserve"> para cada um dos Grupos tratados (2013, 201</w:t>
      </w:r>
      <w:r>
        <w:rPr>
          <w:rFonts w:ascii="Arial" w:hAnsi="Arial" w:cs="Arial"/>
          <w:sz w:val="24"/>
        </w:rPr>
        <w:t>5 e 2017) por s</w:t>
      </w:r>
      <w:r w:rsidRPr="00C045B2">
        <w:rPr>
          <w:rFonts w:ascii="Arial" w:hAnsi="Arial" w:cs="Arial"/>
          <w:sz w:val="24"/>
        </w:rPr>
        <w:t>érie (5º e 9º Ano</w:t>
      </w:r>
      <w:r>
        <w:rPr>
          <w:rFonts w:ascii="Arial" w:hAnsi="Arial" w:cs="Arial"/>
          <w:sz w:val="24"/>
        </w:rPr>
        <w:t xml:space="preserve"> do Ensino Fundamental</w:t>
      </w:r>
      <w:r w:rsidRPr="00C045B2">
        <w:rPr>
          <w:rFonts w:ascii="Arial" w:hAnsi="Arial" w:cs="Arial"/>
          <w:sz w:val="24"/>
        </w:rPr>
        <w:t>) em comparação ao Grupo de Controle para cada edição da Prova Brasil</w:t>
      </w:r>
      <w:r w:rsidR="00530F5D">
        <w:rPr>
          <w:rFonts w:ascii="Arial" w:hAnsi="Arial" w:cs="Arial"/>
          <w:sz w:val="24"/>
        </w:rPr>
        <w:t xml:space="preserve"> (PB)</w:t>
      </w:r>
      <w:r w:rsidRPr="00C045B2">
        <w:rPr>
          <w:rFonts w:ascii="Arial" w:hAnsi="Arial" w:cs="Arial"/>
          <w:sz w:val="24"/>
        </w:rPr>
        <w:t>.</w:t>
      </w:r>
      <w:r>
        <w:rPr>
          <w:rFonts w:ascii="Arial" w:hAnsi="Arial" w:cs="Arial"/>
          <w:sz w:val="24"/>
        </w:rPr>
        <w:t xml:space="preserve"> Ademais, é importante frisar que existem </w:t>
      </w:r>
      <w:proofErr w:type="spellStart"/>
      <w:r>
        <w:rPr>
          <w:rFonts w:ascii="Arial" w:hAnsi="Arial" w:cs="Arial"/>
          <w:sz w:val="24"/>
        </w:rPr>
        <w:t>covaridas</w:t>
      </w:r>
      <w:proofErr w:type="spellEnd"/>
      <w:r>
        <w:rPr>
          <w:rFonts w:ascii="Arial" w:hAnsi="Arial" w:cs="Arial"/>
          <w:sz w:val="24"/>
        </w:rPr>
        <w:t xml:space="preserve"> individuais – até mesmo quando a questão envolve </w:t>
      </w:r>
      <w:r w:rsidR="00044B9D">
        <w:rPr>
          <w:rFonts w:ascii="Arial" w:hAnsi="Arial" w:cs="Arial"/>
          <w:sz w:val="24"/>
        </w:rPr>
        <w:t>informações</w:t>
      </w:r>
      <w:r>
        <w:rPr>
          <w:rFonts w:ascii="Arial" w:hAnsi="Arial" w:cs="Arial"/>
          <w:sz w:val="24"/>
        </w:rPr>
        <w:t xml:space="preserve"> escolares, de direção, </w:t>
      </w:r>
      <w:proofErr w:type="spellStart"/>
      <w:r>
        <w:rPr>
          <w:rFonts w:ascii="Arial" w:hAnsi="Arial" w:cs="Arial"/>
          <w:sz w:val="24"/>
        </w:rPr>
        <w:t>etc</w:t>
      </w:r>
      <w:proofErr w:type="spellEnd"/>
      <w:r>
        <w:rPr>
          <w:rFonts w:ascii="Arial" w:hAnsi="Arial" w:cs="Arial"/>
          <w:sz w:val="24"/>
        </w:rPr>
        <w:t xml:space="preserve"> – e municipais – capturadas apenas durante o Censo do IBGE de 2010. </w:t>
      </w:r>
      <w:r w:rsidR="00530F5D">
        <w:rPr>
          <w:rFonts w:ascii="Arial" w:hAnsi="Arial" w:cs="Arial"/>
          <w:sz w:val="24"/>
        </w:rPr>
        <w:t xml:space="preserve">No caso das municipais, onde a captura dos dados é realizada em apenas um momento, os resultados obtidos são replicados ano a ano, fazendo variar apenas o Grupo tratado e a Série. Para as </w:t>
      </w:r>
      <w:proofErr w:type="spellStart"/>
      <w:r w:rsidR="00530F5D">
        <w:rPr>
          <w:rFonts w:ascii="Arial" w:hAnsi="Arial" w:cs="Arial"/>
          <w:sz w:val="24"/>
        </w:rPr>
        <w:t>covariadas</w:t>
      </w:r>
      <w:proofErr w:type="spellEnd"/>
      <w:r w:rsidR="00530F5D">
        <w:rPr>
          <w:rFonts w:ascii="Arial" w:hAnsi="Arial" w:cs="Arial"/>
          <w:sz w:val="24"/>
        </w:rPr>
        <w:t xml:space="preserve"> individuais, a captura dos dados ocorre em todas as edições da Prova Brasil</w:t>
      </w:r>
      <w:r>
        <w:rPr>
          <w:rFonts w:ascii="Arial" w:hAnsi="Arial" w:cs="Arial"/>
          <w:sz w:val="24"/>
        </w:rPr>
        <w:t xml:space="preserve"> </w:t>
      </w:r>
      <w:r w:rsidR="00530F5D">
        <w:rPr>
          <w:rFonts w:ascii="Arial" w:hAnsi="Arial" w:cs="Arial"/>
          <w:sz w:val="24"/>
        </w:rPr>
        <w:t xml:space="preserve">(PB). </w:t>
      </w:r>
    </w:p>
    <w:p w14:paraId="366DBAB4" w14:textId="3E6751EC" w:rsidR="008A212B" w:rsidRDefault="00530F5D" w:rsidP="00F53D82">
      <w:pPr>
        <w:spacing w:after="0" w:line="360" w:lineRule="auto"/>
        <w:ind w:firstLine="708"/>
        <w:jc w:val="both"/>
        <w:rPr>
          <w:rFonts w:ascii="Arial" w:hAnsi="Arial" w:cs="Arial"/>
          <w:sz w:val="24"/>
        </w:rPr>
      </w:pPr>
      <w:r>
        <w:rPr>
          <w:rFonts w:ascii="Arial" w:hAnsi="Arial" w:cs="Arial"/>
          <w:sz w:val="24"/>
        </w:rPr>
        <w:t>Na análise municipal (com as variáveis “</w:t>
      </w:r>
      <w:r w:rsidRPr="00530F5D">
        <w:rPr>
          <w:rFonts w:ascii="Arial" w:hAnsi="Arial" w:cs="Arial"/>
          <w:sz w:val="24"/>
        </w:rPr>
        <w:t>IDHM Educação</w:t>
      </w:r>
      <w:r>
        <w:rPr>
          <w:rFonts w:ascii="Arial" w:hAnsi="Arial" w:cs="Arial"/>
          <w:sz w:val="24"/>
        </w:rPr>
        <w:t>”, “</w:t>
      </w:r>
      <w:r w:rsidRPr="00530F5D">
        <w:rPr>
          <w:rFonts w:ascii="Arial" w:hAnsi="Arial" w:cs="Arial"/>
          <w:sz w:val="24"/>
        </w:rPr>
        <w:t>IDHM Renda</w:t>
      </w:r>
      <w:r>
        <w:rPr>
          <w:rFonts w:ascii="Arial" w:hAnsi="Arial" w:cs="Arial"/>
          <w:sz w:val="24"/>
        </w:rPr>
        <w:t>” e “</w:t>
      </w:r>
      <w:r w:rsidRPr="00530F5D">
        <w:rPr>
          <w:rFonts w:ascii="Arial" w:hAnsi="Arial" w:cs="Arial"/>
          <w:sz w:val="24"/>
        </w:rPr>
        <w:t>Indicador de Acesso</w:t>
      </w:r>
      <w:r>
        <w:rPr>
          <w:rFonts w:ascii="Arial" w:hAnsi="Arial" w:cs="Arial"/>
          <w:sz w:val="24"/>
        </w:rPr>
        <w:t>”), a diferença de média é sempre negativa</w:t>
      </w:r>
      <w:r w:rsidR="00F53D82">
        <w:rPr>
          <w:rFonts w:ascii="Arial" w:hAnsi="Arial" w:cs="Arial"/>
          <w:sz w:val="24"/>
        </w:rPr>
        <w:t xml:space="preserve"> (Tabelas 11, 13, 14 e 16)</w:t>
      </w:r>
      <w:r>
        <w:rPr>
          <w:rFonts w:ascii="Arial" w:hAnsi="Arial" w:cs="Arial"/>
          <w:sz w:val="24"/>
        </w:rPr>
        <w:t xml:space="preserve">. Ou seja, em todos os casos os números médios apresentados pelo Grupo de Controle são </w:t>
      </w:r>
      <w:r w:rsidR="00C966E1">
        <w:rPr>
          <w:rFonts w:ascii="Arial" w:hAnsi="Arial" w:cs="Arial"/>
          <w:sz w:val="24"/>
        </w:rPr>
        <w:t>menores</w:t>
      </w:r>
      <w:r>
        <w:rPr>
          <w:rFonts w:ascii="Arial" w:hAnsi="Arial" w:cs="Arial"/>
          <w:sz w:val="24"/>
        </w:rPr>
        <w:t xml:space="preserve"> que os apresentados pelos Grupos de 2013, 2015 e 2017. Contudo, as únicas diferenças significativas são aquelas referentes ao Grupo de 2015, tanto para o 5º quanto para o 9º Ano</w:t>
      </w:r>
      <w:r w:rsidR="00F53D82">
        <w:rPr>
          <w:rFonts w:ascii="Arial" w:hAnsi="Arial" w:cs="Arial"/>
          <w:sz w:val="24"/>
        </w:rPr>
        <w:t xml:space="preserve"> (Tabelas 12 e 15)</w:t>
      </w:r>
      <w:r>
        <w:rPr>
          <w:rFonts w:ascii="Arial" w:hAnsi="Arial" w:cs="Arial"/>
          <w:sz w:val="24"/>
        </w:rPr>
        <w:t>. Deste fato, pode</w:t>
      </w:r>
      <w:r w:rsidR="00C966E1">
        <w:rPr>
          <w:rFonts w:ascii="Arial" w:hAnsi="Arial" w:cs="Arial"/>
          <w:sz w:val="24"/>
        </w:rPr>
        <w:t>-se</w:t>
      </w:r>
      <w:r>
        <w:rPr>
          <w:rFonts w:ascii="Arial" w:hAnsi="Arial" w:cs="Arial"/>
          <w:sz w:val="24"/>
        </w:rPr>
        <w:t xml:space="preserve"> concluir que as cidades </w:t>
      </w:r>
      <w:r w:rsidR="00F13204">
        <w:rPr>
          <w:rFonts w:ascii="Arial" w:hAnsi="Arial" w:cs="Arial"/>
          <w:sz w:val="24"/>
        </w:rPr>
        <w:t xml:space="preserve">dos Grupos tratados e do Grupo de Controles são bem semelhantes entre si quando o assunto </w:t>
      </w:r>
      <w:r w:rsidR="00C966E1">
        <w:rPr>
          <w:rFonts w:ascii="Arial" w:hAnsi="Arial" w:cs="Arial"/>
          <w:sz w:val="24"/>
        </w:rPr>
        <w:t>são</w:t>
      </w:r>
      <w:r w:rsidR="00F13204">
        <w:rPr>
          <w:rFonts w:ascii="Arial" w:hAnsi="Arial" w:cs="Arial"/>
          <w:sz w:val="24"/>
        </w:rPr>
        <w:t xml:space="preserve"> as variáveis observadas nas tabelas. Para o caso do Grupo de 2015, é importante ficar atento aos próximos resultados. Como a análise principal do trabalho tem base sobre o indivíduo, </w:t>
      </w:r>
      <w:proofErr w:type="gramStart"/>
      <w:r w:rsidR="00F13204">
        <w:rPr>
          <w:rFonts w:ascii="Arial" w:hAnsi="Arial" w:cs="Arial"/>
          <w:sz w:val="24"/>
        </w:rPr>
        <w:t>as</w:t>
      </w:r>
      <w:proofErr w:type="gramEnd"/>
      <w:r w:rsidR="00F13204">
        <w:rPr>
          <w:rFonts w:ascii="Arial" w:hAnsi="Arial" w:cs="Arial"/>
          <w:sz w:val="24"/>
        </w:rPr>
        <w:t xml:space="preserve"> </w:t>
      </w:r>
      <w:proofErr w:type="spellStart"/>
      <w:r w:rsidR="00F13204">
        <w:rPr>
          <w:rFonts w:ascii="Arial" w:hAnsi="Arial" w:cs="Arial"/>
          <w:sz w:val="24"/>
        </w:rPr>
        <w:t>covariadas</w:t>
      </w:r>
      <w:proofErr w:type="spellEnd"/>
      <w:r w:rsidR="00F13204">
        <w:rPr>
          <w:rFonts w:ascii="Arial" w:hAnsi="Arial" w:cs="Arial"/>
          <w:sz w:val="24"/>
        </w:rPr>
        <w:t xml:space="preserve"> que serão descritas a seguir deverão ter maior peso na interpretação do modelo e da comparação entre os Grupos.</w:t>
      </w:r>
    </w:p>
    <w:p w14:paraId="3D258BA0" w14:textId="77777777" w:rsidR="00F53D82" w:rsidRDefault="00F53D82" w:rsidP="00F53D82">
      <w:pPr>
        <w:spacing w:after="0" w:line="360" w:lineRule="auto"/>
        <w:ind w:firstLine="708"/>
        <w:jc w:val="both"/>
        <w:rPr>
          <w:rFonts w:ascii="Arial" w:hAnsi="Arial" w:cs="Arial"/>
          <w:sz w:val="24"/>
        </w:rPr>
        <w:sectPr w:rsidR="00F53D82" w:rsidSect="008A212B">
          <w:pgSz w:w="11906" w:h="16838"/>
          <w:pgMar w:top="1701" w:right="1134" w:bottom="1134" w:left="1701" w:header="709" w:footer="709" w:gutter="0"/>
          <w:cols w:space="708"/>
          <w:docGrid w:linePitch="360"/>
        </w:sectPr>
      </w:pPr>
    </w:p>
    <w:p w14:paraId="19295B92" w14:textId="537D9A1A" w:rsidR="00594C70" w:rsidRPr="00594C70" w:rsidRDefault="00594C70" w:rsidP="00594C70">
      <w:pPr>
        <w:pStyle w:val="Legenda"/>
        <w:keepNext/>
        <w:jc w:val="center"/>
        <w:rPr>
          <w:rFonts w:ascii="Arial" w:hAnsi="Arial" w:cs="Arial"/>
          <w:i w:val="0"/>
          <w:color w:val="auto"/>
          <w:sz w:val="24"/>
        </w:rPr>
      </w:pPr>
      <w:r w:rsidRPr="00594C70">
        <w:rPr>
          <w:rFonts w:ascii="Arial" w:hAnsi="Arial" w:cs="Arial"/>
          <w:i w:val="0"/>
          <w:color w:val="auto"/>
          <w:sz w:val="24"/>
        </w:rPr>
        <w:lastRenderedPageBreak/>
        <w:t xml:space="preserve">Tabela </w:t>
      </w:r>
      <w:r w:rsidRPr="00594C70">
        <w:rPr>
          <w:rFonts w:ascii="Arial" w:hAnsi="Arial" w:cs="Arial"/>
          <w:i w:val="0"/>
          <w:color w:val="auto"/>
          <w:sz w:val="24"/>
        </w:rPr>
        <w:fldChar w:fldCharType="begin"/>
      </w:r>
      <w:r w:rsidRPr="00594C70">
        <w:rPr>
          <w:rFonts w:ascii="Arial" w:hAnsi="Arial" w:cs="Arial"/>
          <w:i w:val="0"/>
          <w:color w:val="auto"/>
          <w:sz w:val="24"/>
        </w:rPr>
        <w:instrText xml:space="preserve"> SEQ Tabela \* ARABIC </w:instrText>
      </w:r>
      <w:r w:rsidRPr="00594C70">
        <w:rPr>
          <w:rFonts w:ascii="Arial" w:hAnsi="Arial" w:cs="Arial"/>
          <w:i w:val="0"/>
          <w:color w:val="auto"/>
          <w:sz w:val="24"/>
        </w:rPr>
        <w:fldChar w:fldCharType="separate"/>
      </w:r>
      <w:r w:rsidR="00E073E3">
        <w:rPr>
          <w:rFonts w:ascii="Arial" w:hAnsi="Arial" w:cs="Arial"/>
          <w:i w:val="0"/>
          <w:noProof/>
          <w:color w:val="auto"/>
          <w:sz w:val="24"/>
        </w:rPr>
        <w:t>12</w:t>
      </w:r>
      <w:r w:rsidRPr="00594C70">
        <w:rPr>
          <w:rFonts w:ascii="Arial" w:hAnsi="Arial" w:cs="Arial"/>
          <w:i w:val="0"/>
          <w:color w:val="auto"/>
          <w:sz w:val="24"/>
        </w:rPr>
        <w:fldChar w:fldCharType="end"/>
      </w:r>
      <w:r w:rsidRPr="00594C70">
        <w:rPr>
          <w:rFonts w:ascii="Arial" w:hAnsi="Arial" w:cs="Arial"/>
          <w:i w:val="0"/>
          <w:color w:val="auto"/>
          <w:sz w:val="24"/>
        </w:rPr>
        <w:t xml:space="preserve"> </w:t>
      </w:r>
      <w:r w:rsidR="00E67E93">
        <w:rPr>
          <w:rFonts w:ascii="Arial" w:hAnsi="Arial" w:cs="Arial"/>
          <w:i w:val="0"/>
          <w:color w:val="auto"/>
          <w:sz w:val="24"/>
        </w:rPr>
        <w:t>-</w:t>
      </w:r>
      <w:r w:rsidRPr="00594C70">
        <w:rPr>
          <w:rFonts w:ascii="Arial" w:hAnsi="Arial" w:cs="Arial"/>
          <w:i w:val="0"/>
          <w:color w:val="auto"/>
          <w:sz w:val="24"/>
        </w:rPr>
        <w:t xml:space="preserve"> </w:t>
      </w:r>
      <w:r w:rsidR="00E67E93">
        <w:rPr>
          <w:rFonts w:ascii="Arial" w:hAnsi="Arial" w:cs="Arial"/>
          <w:i w:val="0"/>
          <w:color w:val="auto"/>
          <w:sz w:val="24"/>
        </w:rPr>
        <w:t xml:space="preserve">Tabela de Média das </w:t>
      </w:r>
      <w:proofErr w:type="spellStart"/>
      <w:r w:rsidR="00E67E93">
        <w:rPr>
          <w:rFonts w:ascii="Arial" w:hAnsi="Arial" w:cs="Arial"/>
          <w:i w:val="0"/>
          <w:color w:val="auto"/>
          <w:sz w:val="24"/>
        </w:rPr>
        <w:t>Covariadas</w:t>
      </w:r>
      <w:proofErr w:type="spellEnd"/>
      <w:r w:rsidR="00E67E93">
        <w:rPr>
          <w:rFonts w:ascii="Arial" w:hAnsi="Arial" w:cs="Arial"/>
          <w:i w:val="0"/>
          <w:color w:val="auto"/>
          <w:sz w:val="24"/>
        </w:rPr>
        <w:t xml:space="preserve"> dos Grupos de Controle e de 2013 para o 5º Ano do Ensino Fundamental </w:t>
      </w:r>
    </w:p>
    <w:tbl>
      <w:tblPr>
        <w:tblW w:w="15903" w:type="dxa"/>
        <w:tblInd w:w="55" w:type="dxa"/>
        <w:tblCellMar>
          <w:left w:w="70" w:type="dxa"/>
          <w:right w:w="70" w:type="dxa"/>
        </w:tblCellMar>
        <w:tblLook w:val="04A0" w:firstRow="1" w:lastRow="0" w:firstColumn="1" w:lastColumn="0" w:noHBand="0" w:noVBand="1"/>
      </w:tblPr>
      <w:tblGrid>
        <w:gridCol w:w="1440"/>
        <w:gridCol w:w="807"/>
        <w:gridCol w:w="630"/>
        <w:gridCol w:w="959"/>
        <w:gridCol w:w="814"/>
        <w:gridCol w:w="630"/>
        <w:gridCol w:w="1048"/>
        <w:gridCol w:w="807"/>
        <w:gridCol w:w="630"/>
        <w:gridCol w:w="959"/>
        <w:gridCol w:w="807"/>
        <w:gridCol w:w="630"/>
        <w:gridCol w:w="959"/>
        <w:gridCol w:w="807"/>
        <w:gridCol w:w="630"/>
        <w:gridCol w:w="959"/>
        <w:gridCol w:w="798"/>
        <w:gridCol w:w="630"/>
        <w:gridCol w:w="959"/>
      </w:tblGrid>
      <w:tr w:rsidR="004231BC" w:rsidRPr="004231BC" w14:paraId="4959F138" w14:textId="77777777" w:rsidTr="004231BC">
        <w:trPr>
          <w:trHeight w:val="319"/>
        </w:trPr>
        <w:tc>
          <w:tcPr>
            <w:tcW w:w="1440" w:type="dxa"/>
            <w:tcBorders>
              <w:top w:val="single" w:sz="12" w:space="0" w:color="auto"/>
              <w:left w:val="nil"/>
              <w:bottom w:val="nil"/>
              <w:right w:val="nil"/>
            </w:tcBorders>
            <w:shd w:val="clear" w:color="auto" w:fill="auto"/>
            <w:noWrap/>
            <w:vAlign w:val="center"/>
            <w:hideMark/>
          </w:tcPr>
          <w:p w14:paraId="2FF9CFC9" w14:textId="566C22D9"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p>
        </w:tc>
        <w:tc>
          <w:tcPr>
            <w:tcW w:w="2396" w:type="dxa"/>
            <w:gridSpan w:val="3"/>
            <w:tcBorders>
              <w:top w:val="single" w:sz="12" w:space="0" w:color="auto"/>
              <w:left w:val="nil"/>
              <w:bottom w:val="nil"/>
              <w:right w:val="nil"/>
            </w:tcBorders>
            <w:shd w:val="clear" w:color="auto" w:fill="auto"/>
            <w:noWrap/>
            <w:vAlign w:val="center"/>
            <w:hideMark/>
          </w:tcPr>
          <w:p w14:paraId="1DA51C93" w14:textId="77777777" w:rsidR="004231BC" w:rsidRPr="004231BC" w:rsidRDefault="004231BC" w:rsidP="004231BC">
            <w:pPr>
              <w:spacing w:after="0" w:line="240" w:lineRule="auto"/>
              <w:jc w:val="center"/>
              <w:rPr>
                <w:rFonts w:ascii="Calibri" w:eastAsia="Times New Roman" w:hAnsi="Calibri" w:cs="Calibri"/>
                <w:b/>
                <w:bCs/>
                <w:color w:val="000000"/>
                <w:sz w:val="16"/>
                <w:szCs w:val="16"/>
                <w:lang w:eastAsia="pt-BR"/>
              </w:rPr>
            </w:pPr>
            <w:r w:rsidRPr="004231BC">
              <w:rPr>
                <w:rFonts w:ascii="Calibri" w:eastAsia="Times New Roman" w:hAnsi="Calibri" w:cs="Calibri"/>
                <w:b/>
                <w:bCs/>
                <w:color w:val="000000"/>
                <w:sz w:val="16"/>
                <w:szCs w:val="16"/>
                <w:lang w:eastAsia="pt-BR"/>
              </w:rPr>
              <w:t>2007</w:t>
            </w:r>
          </w:p>
        </w:tc>
        <w:tc>
          <w:tcPr>
            <w:tcW w:w="2492" w:type="dxa"/>
            <w:gridSpan w:val="3"/>
            <w:tcBorders>
              <w:top w:val="single" w:sz="12" w:space="0" w:color="auto"/>
              <w:left w:val="nil"/>
              <w:bottom w:val="nil"/>
              <w:right w:val="nil"/>
            </w:tcBorders>
            <w:shd w:val="clear" w:color="auto" w:fill="auto"/>
            <w:noWrap/>
            <w:vAlign w:val="center"/>
            <w:hideMark/>
          </w:tcPr>
          <w:p w14:paraId="624602F9"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2009</w:t>
            </w:r>
          </w:p>
        </w:tc>
        <w:tc>
          <w:tcPr>
            <w:tcW w:w="2396" w:type="dxa"/>
            <w:gridSpan w:val="3"/>
            <w:tcBorders>
              <w:top w:val="single" w:sz="12" w:space="0" w:color="auto"/>
              <w:left w:val="nil"/>
              <w:bottom w:val="nil"/>
              <w:right w:val="nil"/>
            </w:tcBorders>
            <w:shd w:val="clear" w:color="auto" w:fill="auto"/>
            <w:noWrap/>
            <w:vAlign w:val="center"/>
            <w:hideMark/>
          </w:tcPr>
          <w:p w14:paraId="32ED06EA"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2011</w:t>
            </w:r>
          </w:p>
        </w:tc>
        <w:tc>
          <w:tcPr>
            <w:tcW w:w="2396" w:type="dxa"/>
            <w:gridSpan w:val="3"/>
            <w:tcBorders>
              <w:top w:val="single" w:sz="12" w:space="0" w:color="auto"/>
              <w:left w:val="nil"/>
              <w:bottom w:val="nil"/>
              <w:right w:val="nil"/>
            </w:tcBorders>
            <w:shd w:val="clear" w:color="auto" w:fill="auto"/>
            <w:noWrap/>
            <w:vAlign w:val="center"/>
            <w:hideMark/>
          </w:tcPr>
          <w:p w14:paraId="4A2F0D88"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2013</w:t>
            </w:r>
          </w:p>
        </w:tc>
        <w:tc>
          <w:tcPr>
            <w:tcW w:w="2396" w:type="dxa"/>
            <w:gridSpan w:val="3"/>
            <w:tcBorders>
              <w:top w:val="single" w:sz="12" w:space="0" w:color="auto"/>
              <w:left w:val="nil"/>
              <w:bottom w:val="nil"/>
              <w:right w:val="nil"/>
            </w:tcBorders>
            <w:shd w:val="clear" w:color="auto" w:fill="auto"/>
            <w:noWrap/>
            <w:vAlign w:val="center"/>
            <w:hideMark/>
          </w:tcPr>
          <w:p w14:paraId="0A270209"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2015</w:t>
            </w:r>
          </w:p>
        </w:tc>
        <w:tc>
          <w:tcPr>
            <w:tcW w:w="2387" w:type="dxa"/>
            <w:gridSpan w:val="3"/>
            <w:tcBorders>
              <w:top w:val="single" w:sz="12" w:space="0" w:color="auto"/>
              <w:left w:val="nil"/>
              <w:bottom w:val="nil"/>
              <w:right w:val="nil"/>
            </w:tcBorders>
            <w:shd w:val="clear" w:color="auto" w:fill="auto"/>
            <w:noWrap/>
            <w:vAlign w:val="center"/>
            <w:hideMark/>
          </w:tcPr>
          <w:p w14:paraId="1585CEC4"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2017</w:t>
            </w:r>
          </w:p>
        </w:tc>
      </w:tr>
      <w:tr w:rsidR="004231BC" w:rsidRPr="004231BC" w14:paraId="47BFE729" w14:textId="77777777" w:rsidTr="004231BC">
        <w:trPr>
          <w:trHeight w:val="765"/>
        </w:trPr>
        <w:tc>
          <w:tcPr>
            <w:tcW w:w="1440" w:type="dxa"/>
            <w:tcBorders>
              <w:top w:val="nil"/>
              <w:left w:val="nil"/>
              <w:bottom w:val="single" w:sz="4" w:space="0" w:color="auto"/>
              <w:right w:val="nil"/>
            </w:tcBorders>
            <w:shd w:val="clear" w:color="auto" w:fill="auto"/>
            <w:vAlign w:val="center"/>
            <w:hideMark/>
          </w:tcPr>
          <w:p w14:paraId="1A87DE24" w14:textId="0653C2FD"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Pr>
                <w:rFonts w:ascii="Arial" w:eastAsia="Times New Roman" w:hAnsi="Arial" w:cs="Arial"/>
                <w:b/>
                <w:bCs/>
                <w:color w:val="000000"/>
                <w:sz w:val="16"/>
                <w:szCs w:val="16"/>
                <w:lang w:eastAsia="pt-BR"/>
              </w:rPr>
              <w:t>Variáveis</w:t>
            </w:r>
          </w:p>
        </w:tc>
        <w:tc>
          <w:tcPr>
            <w:tcW w:w="807" w:type="dxa"/>
            <w:tcBorders>
              <w:top w:val="nil"/>
              <w:left w:val="nil"/>
              <w:bottom w:val="single" w:sz="4" w:space="0" w:color="auto"/>
              <w:right w:val="nil"/>
            </w:tcBorders>
            <w:shd w:val="clear" w:color="auto" w:fill="auto"/>
            <w:vAlign w:val="center"/>
            <w:hideMark/>
          </w:tcPr>
          <w:p w14:paraId="6961DB06"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6A1C6E1D"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vAlign w:val="center"/>
            <w:hideMark/>
          </w:tcPr>
          <w:p w14:paraId="5FB92ED1"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814" w:type="dxa"/>
            <w:tcBorders>
              <w:top w:val="nil"/>
              <w:left w:val="nil"/>
              <w:bottom w:val="single" w:sz="4" w:space="0" w:color="auto"/>
              <w:right w:val="nil"/>
            </w:tcBorders>
            <w:shd w:val="clear" w:color="auto" w:fill="auto"/>
            <w:vAlign w:val="center"/>
            <w:hideMark/>
          </w:tcPr>
          <w:p w14:paraId="5E45F16C"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3C4BB2D9"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2013</w:t>
            </w:r>
          </w:p>
        </w:tc>
        <w:tc>
          <w:tcPr>
            <w:tcW w:w="1048" w:type="dxa"/>
            <w:tcBorders>
              <w:top w:val="nil"/>
              <w:left w:val="nil"/>
              <w:bottom w:val="single" w:sz="4" w:space="0" w:color="auto"/>
              <w:right w:val="nil"/>
            </w:tcBorders>
            <w:shd w:val="clear" w:color="auto" w:fill="auto"/>
            <w:vAlign w:val="center"/>
            <w:hideMark/>
          </w:tcPr>
          <w:p w14:paraId="3F18F6EA"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807" w:type="dxa"/>
            <w:tcBorders>
              <w:top w:val="nil"/>
              <w:left w:val="nil"/>
              <w:bottom w:val="single" w:sz="4" w:space="0" w:color="auto"/>
              <w:right w:val="nil"/>
            </w:tcBorders>
            <w:shd w:val="clear" w:color="auto" w:fill="auto"/>
            <w:vAlign w:val="center"/>
            <w:hideMark/>
          </w:tcPr>
          <w:p w14:paraId="3BC53ECF"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19074FD6"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vAlign w:val="center"/>
            <w:hideMark/>
          </w:tcPr>
          <w:p w14:paraId="488E86E7"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807" w:type="dxa"/>
            <w:tcBorders>
              <w:top w:val="nil"/>
              <w:left w:val="nil"/>
              <w:bottom w:val="single" w:sz="4" w:space="0" w:color="auto"/>
              <w:right w:val="nil"/>
            </w:tcBorders>
            <w:shd w:val="clear" w:color="auto" w:fill="auto"/>
            <w:vAlign w:val="center"/>
            <w:hideMark/>
          </w:tcPr>
          <w:p w14:paraId="1EDA34AC"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34235B6A"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vAlign w:val="center"/>
            <w:hideMark/>
          </w:tcPr>
          <w:p w14:paraId="4B76BC70"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807" w:type="dxa"/>
            <w:tcBorders>
              <w:top w:val="nil"/>
              <w:left w:val="nil"/>
              <w:bottom w:val="single" w:sz="4" w:space="0" w:color="auto"/>
              <w:right w:val="nil"/>
            </w:tcBorders>
            <w:shd w:val="clear" w:color="auto" w:fill="auto"/>
            <w:vAlign w:val="center"/>
            <w:hideMark/>
          </w:tcPr>
          <w:p w14:paraId="2527E0BE"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05E59A84"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vAlign w:val="center"/>
            <w:hideMark/>
          </w:tcPr>
          <w:p w14:paraId="546563FD"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50B9B6ED"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7FAB9004"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noWrap/>
            <w:vAlign w:val="center"/>
            <w:hideMark/>
          </w:tcPr>
          <w:p w14:paraId="73C0D532"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r>
      <w:tr w:rsidR="004231BC" w:rsidRPr="004231BC" w14:paraId="1D23382E" w14:textId="77777777" w:rsidTr="004231BC">
        <w:trPr>
          <w:trHeight w:val="315"/>
        </w:trPr>
        <w:tc>
          <w:tcPr>
            <w:tcW w:w="15903" w:type="dxa"/>
            <w:gridSpan w:val="19"/>
            <w:tcBorders>
              <w:top w:val="single" w:sz="4" w:space="0" w:color="auto"/>
              <w:left w:val="nil"/>
              <w:bottom w:val="nil"/>
              <w:right w:val="nil"/>
            </w:tcBorders>
            <w:shd w:val="clear" w:color="auto" w:fill="auto"/>
            <w:vAlign w:val="center"/>
            <w:hideMark/>
          </w:tcPr>
          <w:p w14:paraId="2813DD72"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Variável de Interesse</w:t>
            </w:r>
          </w:p>
        </w:tc>
      </w:tr>
      <w:tr w:rsidR="004231BC" w:rsidRPr="004231BC" w14:paraId="1046D95B" w14:textId="77777777" w:rsidTr="004231BC">
        <w:trPr>
          <w:trHeight w:val="450"/>
        </w:trPr>
        <w:tc>
          <w:tcPr>
            <w:tcW w:w="1440" w:type="dxa"/>
            <w:tcBorders>
              <w:top w:val="nil"/>
              <w:left w:val="nil"/>
              <w:bottom w:val="nil"/>
              <w:right w:val="nil"/>
            </w:tcBorders>
            <w:shd w:val="clear" w:color="auto" w:fill="auto"/>
            <w:vAlign w:val="center"/>
            <w:hideMark/>
          </w:tcPr>
          <w:p w14:paraId="6B2F076A"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proofErr w:type="spellStart"/>
            <w:r w:rsidRPr="004231BC">
              <w:rPr>
                <w:rFonts w:ascii="Arial" w:eastAsia="Times New Roman" w:hAnsi="Arial" w:cs="Arial"/>
                <w:b/>
                <w:bCs/>
                <w:color w:val="000000"/>
                <w:sz w:val="16"/>
                <w:szCs w:val="16"/>
                <w:lang w:eastAsia="pt-BR"/>
              </w:rPr>
              <w:t>Profic</w:t>
            </w:r>
            <w:proofErr w:type="spellEnd"/>
            <w:r w:rsidRPr="004231BC">
              <w:rPr>
                <w:rFonts w:ascii="Arial" w:eastAsia="Times New Roman" w:hAnsi="Arial" w:cs="Arial"/>
                <w:b/>
                <w:bCs/>
                <w:color w:val="000000"/>
                <w:sz w:val="16"/>
                <w:szCs w:val="16"/>
                <w:lang w:eastAsia="pt-BR"/>
              </w:rPr>
              <w:t>. Língua Portuguesa</w:t>
            </w:r>
          </w:p>
        </w:tc>
        <w:tc>
          <w:tcPr>
            <w:tcW w:w="807" w:type="dxa"/>
            <w:tcBorders>
              <w:top w:val="nil"/>
              <w:left w:val="nil"/>
              <w:bottom w:val="nil"/>
              <w:right w:val="nil"/>
            </w:tcBorders>
            <w:shd w:val="clear" w:color="auto" w:fill="auto"/>
            <w:vAlign w:val="center"/>
            <w:hideMark/>
          </w:tcPr>
          <w:p w14:paraId="063C4B0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170.81</w:t>
            </w:r>
          </w:p>
        </w:tc>
        <w:tc>
          <w:tcPr>
            <w:tcW w:w="630" w:type="dxa"/>
            <w:tcBorders>
              <w:top w:val="nil"/>
              <w:left w:val="nil"/>
              <w:bottom w:val="nil"/>
              <w:right w:val="nil"/>
            </w:tcBorders>
            <w:shd w:val="clear" w:color="auto" w:fill="auto"/>
            <w:vAlign w:val="center"/>
            <w:hideMark/>
          </w:tcPr>
          <w:p w14:paraId="5216CCA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197.51</w:t>
            </w:r>
          </w:p>
        </w:tc>
        <w:tc>
          <w:tcPr>
            <w:tcW w:w="959" w:type="dxa"/>
            <w:tcBorders>
              <w:top w:val="nil"/>
              <w:left w:val="nil"/>
              <w:bottom w:val="nil"/>
              <w:right w:val="nil"/>
            </w:tcBorders>
            <w:shd w:val="clear" w:color="auto" w:fill="auto"/>
            <w:vAlign w:val="center"/>
            <w:hideMark/>
          </w:tcPr>
          <w:p w14:paraId="4FB68B6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-26.69***</w:t>
            </w:r>
          </w:p>
        </w:tc>
        <w:tc>
          <w:tcPr>
            <w:tcW w:w="814" w:type="dxa"/>
            <w:tcBorders>
              <w:top w:val="nil"/>
              <w:left w:val="nil"/>
              <w:bottom w:val="nil"/>
              <w:right w:val="nil"/>
            </w:tcBorders>
            <w:shd w:val="clear" w:color="auto" w:fill="auto"/>
            <w:vAlign w:val="center"/>
            <w:hideMark/>
          </w:tcPr>
          <w:p w14:paraId="290E824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178.32</w:t>
            </w:r>
          </w:p>
        </w:tc>
        <w:tc>
          <w:tcPr>
            <w:tcW w:w="630" w:type="dxa"/>
            <w:tcBorders>
              <w:top w:val="nil"/>
              <w:left w:val="nil"/>
              <w:bottom w:val="nil"/>
              <w:right w:val="nil"/>
            </w:tcBorders>
            <w:shd w:val="clear" w:color="auto" w:fill="auto"/>
            <w:vAlign w:val="center"/>
            <w:hideMark/>
          </w:tcPr>
          <w:p w14:paraId="2CA8967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202.91</w:t>
            </w:r>
          </w:p>
        </w:tc>
        <w:tc>
          <w:tcPr>
            <w:tcW w:w="1048" w:type="dxa"/>
            <w:tcBorders>
              <w:top w:val="nil"/>
              <w:left w:val="nil"/>
              <w:bottom w:val="nil"/>
              <w:right w:val="nil"/>
            </w:tcBorders>
            <w:shd w:val="clear" w:color="auto" w:fill="auto"/>
            <w:vAlign w:val="center"/>
            <w:hideMark/>
          </w:tcPr>
          <w:p w14:paraId="5AA02CD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-24.59***</w:t>
            </w:r>
          </w:p>
        </w:tc>
        <w:tc>
          <w:tcPr>
            <w:tcW w:w="807" w:type="dxa"/>
            <w:tcBorders>
              <w:top w:val="nil"/>
              <w:left w:val="nil"/>
              <w:bottom w:val="nil"/>
              <w:right w:val="nil"/>
            </w:tcBorders>
            <w:shd w:val="clear" w:color="auto" w:fill="auto"/>
            <w:vAlign w:val="center"/>
            <w:hideMark/>
          </w:tcPr>
          <w:p w14:paraId="4DE4178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184.29</w:t>
            </w:r>
          </w:p>
        </w:tc>
        <w:tc>
          <w:tcPr>
            <w:tcW w:w="630" w:type="dxa"/>
            <w:tcBorders>
              <w:top w:val="nil"/>
              <w:left w:val="nil"/>
              <w:bottom w:val="nil"/>
              <w:right w:val="nil"/>
            </w:tcBorders>
            <w:shd w:val="clear" w:color="auto" w:fill="auto"/>
            <w:vAlign w:val="center"/>
            <w:hideMark/>
          </w:tcPr>
          <w:p w14:paraId="426697F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219.19</w:t>
            </w:r>
          </w:p>
        </w:tc>
        <w:tc>
          <w:tcPr>
            <w:tcW w:w="959" w:type="dxa"/>
            <w:tcBorders>
              <w:top w:val="nil"/>
              <w:left w:val="nil"/>
              <w:bottom w:val="nil"/>
              <w:right w:val="nil"/>
            </w:tcBorders>
            <w:shd w:val="clear" w:color="auto" w:fill="auto"/>
            <w:vAlign w:val="center"/>
            <w:hideMark/>
          </w:tcPr>
          <w:p w14:paraId="74DFB77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-34.90***</w:t>
            </w:r>
          </w:p>
        </w:tc>
        <w:tc>
          <w:tcPr>
            <w:tcW w:w="807" w:type="dxa"/>
            <w:tcBorders>
              <w:top w:val="nil"/>
              <w:left w:val="nil"/>
              <w:bottom w:val="nil"/>
              <w:right w:val="nil"/>
            </w:tcBorders>
            <w:shd w:val="clear" w:color="auto" w:fill="auto"/>
            <w:vAlign w:val="center"/>
            <w:hideMark/>
          </w:tcPr>
          <w:p w14:paraId="458F266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190.42</w:t>
            </w:r>
          </w:p>
        </w:tc>
        <w:tc>
          <w:tcPr>
            <w:tcW w:w="630" w:type="dxa"/>
            <w:tcBorders>
              <w:top w:val="nil"/>
              <w:left w:val="nil"/>
              <w:bottom w:val="nil"/>
              <w:right w:val="nil"/>
            </w:tcBorders>
            <w:shd w:val="clear" w:color="auto" w:fill="auto"/>
            <w:vAlign w:val="center"/>
            <w:hideMark/>
          </w:tcPr>
          <w:p w14:paraId="1FC212B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210.27</w:t>
            </w:r>
          </w:p>
        </w:tc>
        <w:tc>
          <w:tcPr>
            <w:tcW w:w="959" w:type="dxa"/>
            <w:tcBorders>
              <w:top w:val="nil"/>
              <w:left w:val="nil"/>
              <w:bottom w:val="nil"/>
              <w:right w:val="nil"/>
            </w:tcBorders>
            <w:shd w:val="clear" w:color="auto" w:fill="auto"/>
            <w:vAlign w:val="center"/>
            <w:hideMark/>
          </w:tcPr>
          <w:p w14:paraId="7354DEA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-19.85***</w:t>
            </w:r>
          </w:p>
        </w:tc>
        <w:tc>
          <w:tcPr>
            <w:tcW w:w="807" w:type="dxa"/>
            <w:tcBorders>
              <w:top w:val="nil"/>
              <w:left w:val="nil"/>
              <w:bottom w:val="nil"/>
              <w:right w:val="nil"/>
            </w:tcBorders>
            <w:shd w:val="clear" w:color="auto" w:fill="auto"/>
            <w:vAlign w:val="center"/>
            <w:hideMark/>
          </w:tcPr>
          <w:p w14:paraId="19EDB2C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205.04</w:t>
            </w:r>
          </w:p>
        </w:tc>
        <w:tc>
          <w:tcPr>
            <w:tcW w:w="630" w:type="dxa"/>
            <w:tcBorders>
              <w:top w:val="nil"/>
              <w:left w:val="nil"/>
              <w:bottom w:val="nil"/>
              <w:right w:val="nil"/>
            </w:tcBorders>
            <w:shd w:val="clear" w:color="auto" w:fill="auto"/>
            <w:vAlign w:val="center"/>
            <w:hideMark/>
          </w:tcPr>
          <w:p w14:paraId="4EEFA87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225.71</w:t>
            </w:r>
          </w:p>
        </w:tc>
        <w:tc>
          <w:tcPr>
            <w:tcW w:w="959" w:type="dxa"/>
            <w:tcBorders>
              <w:top w:val="nil"/>
              <w:left w:val="nil"/>
              <w:bottom w:val="nil"/>
              <w:right w:val="nil"/>
            </w:tcBorders>
            <w:shd w:val="clear" w:color="auto" w:fill="auto"/>
            <w:vAlign w:val="center"/>
            <w:hideMark/>
          </w:tcPr>
          <w:p w14:paraId="5B1E13C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-20.67***</w:t>
            </w:r>
          </w:p>
        </w:tc>
        <w:tc>
          <w:tcPr>
            <w:tcW w:w="798" w:type="dxa"/>
            <w:tcBorders>
              <w:top w:val="nil"/>
              <w:left w:val="nil"/>
              <w:bottom w:val="nil"/>
              <w:right w:val="nil"/>
            </w:tcBorders>
            <w:shd w:val="clear" w:color="auto" w:fill="auto"/>
            <w:vAlign w:val="center"/>
            <w:hideMark/>
          </w:tcPr>
          <w:p w14:paraId="2BEA790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210.36</w:t>
            </w:r>
          </w:p>
        </w:tc>
        <w:tc>
          <w:tcPr>
            <w:tcW w:w="630" w:type="dxa"/>
            <w:tcBorders>
              <w:top w:val="nil"/>
              <w:left w:val="nil"/>
              <w:bottom w:val="nil"/>
              <w:right w:val="nil"/>
            </w:tcBorders>
            <w:shd w:val="clear" w:color="auto" w:fill="auto"/>
            <w:vAlign w:val="center"/>
            <w:hideMark/>
          </w:tcPr>
          <w:p w14:paraId="5D31444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225.89</w:t>
            </w:r>
          </w:p>
        </w:tc>
        <w:tc>
          <w:tcPr>
            <w:tcW w:w="959" w:type="dxa"/>
            <w:tcBorders>
              <w:top w:val="nil"/>
              <w:left w:val="nil"/>
              <w:bottom w:val="nil"/>
              <w:right w:val="nil"/>
            </w:tcBorders>
            <w:shd w:val="clear" w:color="auto" w:fill="auto"/>
            <w:vAlign w:val="center"/>
            <w:hideMark/>
          </w:tcPr>
          <w:p w14:paraId="4614352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-15.54***</w:t>
            </w:r>
          </w:p>
        </w:tc>
      </w:tr>
      <w:tr w:rsidR="004231BC" w:rsidRPr="004231BC" w14:paraId="0DD3E23E" w14:textId="77777777" w:rsidTr="004231BC">
        <w:trPr>
          <w:trHeight w:val="450"/>
        </w:trPr>
        <w:tc>
          <w:tcPr>
            <w:tcW w:w="1440" w:type="dxa"/>
            <w:tcBorders>
              <w:top w:val="nil"/>
              <w:left w:val="nil"/>
              <w:bottom w:val="nil"/>
              <w:right w:val="nil"/>
            </w:tcBorders>
            <w:shd w:val="clear" w:color="auto" w:fill="auto"/>
            <w:vAlign w:val="center"/>
            <w:hideMark/>
          </w:tcPr>
          <w:p w14:paraId="090D2B8A"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proofErr w:type="spellStart"/>
            <w:r w:rsidRPr="004231BC">
              <w:rPr>
                <w:rFonts w:ascii="Arial" w:eastAsia="Times New Roman" w:hAnsi="Arial" w:cs="Arial"/>
                <w:b/>
                <w:bCs/>
                <w:color w:val="000000"/>
                <w:sz w:val="16"/>
                <w:szCs w:val="16"/>
                <w:lang w:eastAsia="pt-BR"/>
              </w:rPr>
              <w:t>Profic</w:t>
            </w:r>
            <w:proofErr w:type="spellEnd"/>
            <w:r w:rsidRPr="004231BC">
              <w:rPr>
                <w:rFonts w:ascii="Arial" w:eastAsia="Times New Roman" w:hAnsi="Arial" w:cs="Arial"/>
                <w:b/>
                <w:bCs/>
                <w:color w:val="000000"/>
                <w:sz w:val="16"/>
                <w:szCs w:val="16"/>
                <w:lang w:eastAsia="pt-BR"/>
              </w:rPr>
              <w:t>. Matemática</w:t>
            </w:r>
          </w:p>
        </w:tc>
        <w:tc>
          <w:tcPr>
            <w:tcW w:w="807" w:type="dxa"/>
            <w:tcBorders>
              <w:top w:val="nil"/>
              <w:left w:val="nil"/>
              <w:bottom w:val="nil"/>
              <w:right w:val="nil"/>
            </w:tcBorders>
            <w:shd w:val="clear" w:color="auto" w:fill="auto"/>
            <w:vAlign w:val="center"/>
            <w:hideMark/>
          </w:tcPr>
          <w:p w14:paraId="594BF87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187.68</w:t>
            </w:r>
          </w:p>
        </w:tc>
        <w:tc>
          <w:tcPr>
            <w:tcW w:w="630" w:type="dxa"/>
            <w:tcBorders>
              <w:top w:val="nil"/>
              <w:left w:val="nil"/>
              <w:bottom w:val="nil"/>
              <w:right w:val="nil"/>
            </w:tcBorders>
            <w:shd w:val="clear" w:color="auto" w:fill="auto"/>
            <w:vAlign w:val="center"/>
            <w:hideMark/>
          </w:tcPr>
          <w:p w14:paraId="5286E07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223.60</w:t>
            </w:r>
          </w:p>
        </w:tc>
        <w:tc>
          <w:tcPr>
            <w:tcW w:w="959" w:type="dxa"/>
            <w:tcBorders>
              <w:top w:val="nil"/>
              <w:left w:val="nil"/>
              <w:bottom w:val="nil"/>
              <w:right w:val="nil"/>
            </w:tcBorders>
            <w:shd w:val="clear" w:color="auto" w:fill="auto"/>
            <w:vAlign w:val="center"/>
            <w:hideMark/>
          </w:tcPr>
          <w:p w14:paraId="1B5D1D4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-35.92***</w:t>
            </w:r>
          </w:p>
        </w:tc>
        <w:tc>
          <w:tcPr>
            <w:tcW w:w="814" w:type="dxa"/>
            <w:tcBorders>
              <w:top w:val="nil"/>
              <w:left w:val="nil"/>
              <w:bottom w:val="nil"/>
              <w:right w:val="nil"/>
            </w:tcBorders>
            <w:shd w:val="clear" w:color="auto" w:fill="auto"/>
            <w:vAlign w:val="center"/>
            <w:hideMark/>
          </w:tcPr>
          <w:p w14:paraId="5E38F88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198.58</w:t>
            </w:r>
          </w:p>
        </w:tc>
        <w:tc>
          <w:tcPr>
            <w:tcW w:w="630" w:type="dxa"/>
            <w:tcBorders>
              <w:top w:val="nil"/>
              <w:left w:val="nil"/>
              <w:bottom w:val="nil"/>
              <w:right w:val="nil"/>
            </w:tcBorders>
            <w:shd w:val="clear" w:color="auto" w:fill="auto"/>
            <w:vAlign w:val="center"/>
            <w:hideMark/>
          </w:tcPr>
          <w:p w14:paraId="4AA3DED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230.32</w:t>
            </w:r>
          </w:p>
        </w:tc>
        <w:tc>
          <w:tcPr>
            <w:tcW w:w="1048" w:type="dxa"/>
            <w:tcBorders>
              <w:top w:val="nil"/>
              <w:left w:val="nil"/>
              <w:bottom w:val="nil"/>
              <w:right w:val="nil"/>
            </w:tcBorders>
            <w:shd w:val="clear" w:color="auto" w:fill="auto"/>
            <w:vAlign w:val="center"/>
            <w:hideMark/>
          </w:tcPr>
          <w:p w14:paraId="0BA898A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-31.74***</w:t>
            </w:r>
          </w:p>
        </w:tc>
        <w:tc>
          <w:tcPr>
            <w:tcW w:w="807" w:type="dxa"/>
            <w:tcBorders>
              <w:top w:val="nil"/>
              <w:left w:val="nil"/>
              <w:bottom w:val="nil"/>
              <w:right w:val="nil"/>
            </w:tcBorders>
            <w:shd w:val="clear" w:color="auto" w:fill="auto"/>
            <w:vAlign w:val="center"/>
            <w:hideMark/>
          </w:tcPr>
          <w:p w14:paraId="5DF406A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204.00</w:t>
            </w:r>
          </w:p>
        </w:tc>
        <w:tc>
          <w:tcPr>
            <w:tcW w:w="630" w:type="dxa"/>
            <w:tcBorders>
              <w:top w:val="nil"/>
              <w:left w:val="nil"/>
              <w:bottom w:val="nil"/>
              <w:right w:val="nil"/>
            </w:tcBorders>
            <w:shd w:val="clear" w:color="auto" w:fill="auto"/>
            <w:vAlign w:val="center"/>
            <w:hideMark/>
          </w:tcPr>
          <w:p w14:paraId="75AFBD9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247.30</w:t>
            </w:r>
          </w:p>
        </w:tc>
        <w:tc>
          <w:tcPr>
            <w:tcW w:w="959" w:type="dxa"/>
            <w:tcBorders>
              <w:top w:val="nil"/>
              <w:left w:val="nil"/>
              <w:bottom w:val="nil"/>
              <w:right w:val="nil"/>
            </w:tcBorders>
            <w:shd w:val="clear" w:color="auto" w:fill="auto"/>
            <w:vAlign w:val="center"/>
            <w:hideMark/>
          </w:tcPr>
          <w:p w14:paraId="7208EE9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-43.30***</w:t>
            </w:r>
          </w:p>
        </w:tc>
        <w:tc>
          <w:tcPr>
            <w:tcW w:w="807" w:type="dxa"/>
            <w:tcBorders>
              <w:top w:val="nil"/>
              <w:left w:val="nil"/>
              <w:bottom w:val="nil"/>
              <w:right w:val="nil"/>
            </w:tcBorders>
            <w:shd w:val="clear" w:color="auto" w:fill="auto"/>
            <w:vAlign w:val="center"/>
            <w:hideMark/>
          </w:tcPr>
          <w:p w14:paraId="5BB5312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205.94</w:t>
            </w:r>
          </w:p>
        </w:tc>
        <w:tc>
          <w:tcPr>
            <w:tcW w:w="630" w:type="dxa"/>
            <w:tcBorders>
              <w:top w:val="nil"/>
              <w:left w:val="nil"/>
              <w:bottom w:val="nil"/>
              <w:right w:val="nil"/>
            </w:tcBorders>
            <w:shd w:val="clear" w:color="auto" w:fill="auto"/>
            <w:vAlign w:val="center"/>
            <w:hideMark/>
          </w:tcPr>
          <w:p w14:paraId="512C78F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229.48</w:t>
            </w:r>
          </w:p>
        </w:tc>
        <w:tc>
          <w:tcPr>
            <w:tcW w:w="959" w:type="dxa"/>
            <w:tcBorders>
              <w:top w:val="nil"/>
              <w:left w:val="nil"/>
              <w:bottom w:val="nil"/>
              <w:right w:val="nil"/>
            </w:tcBorders>
            <w:shd w:val="clear" w:color="auto" w:fill="auto"/>
            <w:vAlign w:val="center"/>
            <w:hideMark/>
          </w:tcPr>
          <w:p w14:paraId="322991F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-23.54***</w:t>
            </w:r>
          </w:p>
        </w:tc>
        <w:tc>
          <w:tcPr>
            <w:tcW w:w="807" w:type="dxa"/>
            <w:tcBorders>
              <w:top w:val="nil"/>
              <w:left w:val="nil"/>
              <w:bottom w:val="nil"/>
              <w:right w:val="nil"/>
            </w:tcBorders>
            <w:shd w:val="clear" w:color="auto" w:fill="auto"/>
            <w:vAlign w:val="center"/>
            <w:hideMark/>
          </w:tcPr>
          <w:p w14:paraId="7FD1A2B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217.25</w:t>
            </w:r>
          </w:p>
        </w:tc>
        <w:tc>
          <w:tcPr>
            <w:tcW w:w="630" w:type="dxa"/>
            <w:tcBorders>
              <w:top w:val="nil"/>
              <w:left w:val="nil"/>
              <w:bottom w:val="nil"/>
              <w:right w:val="nil"/>
            </w:tcBorders>
            <w:shd w:val="clear" w:color="auto" w:fill="auto"/>
            <w:vAlign w:val="center"/>
            <w:hideMark/>
          </w:tcPr>
          <w:p w14:paraId="285B6B1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241.78</w:t>
            </w:r>
          </w:p>
        </w:tc>
        <w:tc>
          <w:tcPr>
            <w:tcW w:w="959" w:type="dxa"/>
            <w:tcBorders>
              <w:top w:val="nil"/>
              <w:left w:val="nil"/>
              <w:bottom w:val="nil"/>
              <w:right w:val="nil"/>
            </w:tcBorders>
            <w:shd w:val="clear" w:color="auto" w:fill="auto"/>
            <w:vAlign w:val="center"/>
            <w:hideMark/>
          </w:tcPr>
          <w:p w14:paraId="5627544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-24.53***</w:t>
            </w:r>
          </w:p>
        </w:tc>
        <w:tc>
          <w:tcPr>
            <w:tcW w:w="798" w:type="dxa"/>
            <w:tcBorders>
              <w:top w:val="nil"/>
              <w:left w:val="nil"/>
              <w:bottom w:val="nil"/>
              <w:right w:val="nil"/>
            </w:tcBorders>
            <w:shd w:val="clear" w:color="auto" w:fill="auto"/>
            <w:vAlign w:val="center"/>
            <w:hideMark/>
          </w:tcPr>
          <w:p w14:paraId="3DD9E1B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220.01</w:t>
            </w:r>
          </w:p>
        </w:tc>
        <w:tc>
          <w:tcPr>
            <w:tcW w:w="630" w:type="dxa"/>
            <w:tcBorders>
              <w:top w:val="nil"/>
              <w:left w:val="nil"/>
              <w:bottom w:val="nil"/>
              <w:right w:val="nil"/>
            </w:tcBorders>
            <w:shd w:val="clear" w:color="auto" w:fill="auto"/>
            <w:vAlign w:val="center"/>
            <w:hideMark/>
          </w:tcPr>
          <w:p w14:paraId="6AB612B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239.48</w:t>
            </w:r>
          </w:p>
        </w:tc>
        <w:tc>
          <w:tcPr>
            <w:tcW w:w="959" w:type="dxa"/>
            <w:tcBorders>
              <w:top w:val="nil"/>
              <w:left w:val="nil"/>
              <w:bottom w:val="nil"/>
              <w:right w:val="nil"/>
            </w:tcBorders>
            <w:shd w:val="clear" w:color="auto" w:fill="auto"/>
            <w:vAlign w:val="center"/>
            <w:hideMark/>
          </w:tcPr>
          <w:p w14:paraId="65F89E0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-19.47***</w:t>
            </w:r>
          </w:p>
        </w:tc>
      </w:tr>
      <w:tr w:rsidR="004231BC" w:rsidRPr="004231BC" w14:paraId="1D592526" w14:textId="77777777" w:rsidTr="004231BC">
        <w:trPr>
          <w:trHeight w:val="319"/>
        </w:trPr>
        <w:tc>
          <w:tcPr>
            <w:tcW w:w="15903" w:type="dxa"/>
            <w:gridSpan w:val="19"/>
            <w:tcBorders>
              <w:top w:val="nil"/>
              <w:left w:val="nil"/>
              <w:bottom w:val="nil"/>
              <w:right w:val="nil"/>
            </w:tcBorders>
            <w:shd w:val="clear" w:color="auto" w:fill="auto"/>
            <w:vAlign w:val="center"/>
            <w:hideMark/>
          </w:tcPr>
          <w:p w14:paraId="149B1AA0"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Individuais</w:t>
            </w:r>
          </w:p>
        </w:tc>
      </w:tr>
      <w:tr w:rsidR="004231BC" w:rsidRPr="004231BC" w14:paraId="53623A87" w14:textId="77777777" w:rsidTr="004231BC">
        <w:trPr>
          <w:trHeight w:val="319"/>
        </w:trPr>
        <w:tc>
          <w:tcPr>
            <w:tcW w:w="1440" w:type="dxa"/>
            <w:tcBorders>
              <w:top w:val="nil"/>
              <w:left w:val="nil"/>
              <w:bottom w:val="nil"/>
              <w:right w:val="nil"/>
            </w:tcBorders>
            <w:shd w:val="clear" w:color="auto" w:fill="auto"/>
            <w:vAlign w:val="center"/>
            <w:hideMark/>
          </w:tcPr>
          <w:p w14:paraId="7FF2DF0B"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Raça</w:t>
            </w:r>
          </w:p>
        </w:tc>
        <w:tc>
          <w:tcPr>
            <w:tcW w:w="807" w:type="dxa"/>
            <w:tcBorders>
              <w:top w:val="nil"/>
              <w:left w:val="nil"/>
              <w:bottom w:val="nil"/>
              <w:right w:val="nil"/>
            </w:tcBorders>
            <w:shd w:val="clear" w:color="auto" w:fill="auto"/>
            <w:vAlign w:val="center"/>
            <w:hideMark/>
          </w:tcPr>
          <w:p w14:paraId="2363AAB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2.33</w:t>
            </w:r>
          </w:p>
        </w:tc>
        <w:tc>
          <w:tcPr>
            <w:tcW w:w="630" w:type="dxa"/>
            <w:tcBorders>
              <w:top w:val="nil"/>
              <w:left w:val="nil"/>
              <w:bottom w:val="nil"/>
              <w:right w:val="nil"/>
            </w:tcBorders>
            <w:shd w:val="clear" w:color="auto" w:fill="auto"/>
            <w:vAlign w:val="center"/>
            <w:hideMark/>
          </w:tcPr>
          <w:p w14:paraId="419858B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2.08</w:t>
            </w:r>
          </w:p>
        </w:tc>
        <w:tc>
          <w:tcPr>
            <w:tcW w:w="959" w:type="dxa"/>
            <w:tcBorders>
              <w:top w:val="nil"/>
              <w:left w:val="nil"/>
              <w:bottom w:val="nil"/>
              <w:right w:val="nil"/>
            </w:tcBorders>
            <w:shd w:val="clear" w:color="auto" w:fill="auto"/>
            <w:vAlign w:val="center"/>
            <w:hideMark/>
          </w:tcPr>
          <w:p w14:paraId="0C8F329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0.254***</w:t>
            </w:r>
          </w:p>
        </w:tc>
        <w:tc>
          <w:tcPr>
            <w:tcW w:w="814" w:type="dxa"/>
            <w:tcBorders>
              <w:top w:val="nil"/>
              <w:left w:val="nil"/>
              <w:bottom w:val="nil"/>
              <w:right w:val="nil"/>
            </w:tcBorders>
            <w:shd w:val="clear" w:color="auto" w:fill="auto"/>
            <w:vAlign w:val="center"/>
            <w:hideMark/>
          </w:tcPr>
          <w:p w14:paraId="6C950F8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2.30</w:t>
            </w:r>
          </w:p>
        </w:tc>
        <w:tc>
          <w:tcPr>
            <w:tcW w:w="630" w:type="dxa"/>
            <w:tcBorders>
              <w:top w:val="nil"/>
              <w:left w:val="nil"/>
              <w:bottom w:val="nil"/>
              <w:right w:val="nil"/>
            </w:tcBorders>
            <w:shd w:val="clear" w:color="auto" w:fill="auto"/>
            <w:vAlign w:val="center"/>
            <w:hideMark/>
          </w:tcPr>
          <w:p w14:paraId="2D8219E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2.13</w:t>
            </w:r>
          </w:p>
        </w:tc>
        <w:tc>
          <w:tcPr>
            <w:tcW w:w="1048" w:type="dxa"/>
            <w:tcBorders>
              <w:top w:val="nil"/>
              <w:left w:val="nil"/>
              <w:bottom w:val="nil"/>
              <w:right w:val="nil"/>
            </w:tcBorders>
            <w:shd w:val="clear" w:color="auto" w:fill="auto"/>
            <w:vAlign w:val="center"/>
            <w:hideMark/>
          </w:tcPr>
          <w:p w14:paraId="73291EB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0.166***</w:t>
            </w:r>
          </w:p>
        </w:tc>
        <w:tc>
          <w:tcPr>
            <w:tcW w:w="807" w:type="dxa"/>
            <w:tcBorders>
              <w:top w:val="nil"/>
              <w:left w:val="nil"/>
              <w:bottom w:val="nil"/>
              <w:right w:val="nil"/>
            </w:tcBorders>
            <w:shd w:val="clear" w:color="auto" w:fill="auto"/>
            <w:vAlign w:val="center"/>
            <w:hideMark/>
          </w:tcPr>
          <w:p w14:paraId="0B8C443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2.68</w:t>
            </w:r>
          </w:p>
        </w:tc>
        <w:tc>
          <w:tcPr>
            <w:tcW w:w="630" w:type="dxa"/>
            <w:tcBorders>
              <w:top w:val="nil"/>
              <w:left w:val="nil"/>
              <w:bottom w:val="nil"/>
              <w:right w:val="nil"/>
            </w:tcBorders>
            <w:shd w:val="clear" w:color="auto" w:fill="auto"/>
            <w:vAlign w:val="center"/>
            <w:hideMark/>
          </w:tcPr>
          <w:p w14:paraId="1F220E5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2.55</w:t>
            </w:r>
          </w:p>
        </w:tc>
        <w:tc>
          <w:tcPr>
            <w:tcW w:w="959" w:type="dxa"/>
            <w:tcBorders>
              <w:top w:val="nil"/>
              <w:left w:val="nil"/>
              <w:bottom w:val="nil"/>
              <w:right w:val="nil"/>
            </w:tcBorders>
            <w:shd w:val="clear" w:color="auto" w:fill="auto"/>
            <w:vAlign w:val="center"/>
            <w:hideMark/>
          </w:tcPr>
          <w:p w14:paraId="788D961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0.124***</w:t>
            </w:r>
          </w:p>
        </w:tc>
        <w:tc>
          <w:tcPr>
            <w:tcW w:w="807" w:type="dxa"/>
            <w:tcBorders>
              <w:top w:val="nil"/>
              <w:left w:val="nil"/>
              <w:bottom w:val="nil"/>
              <w:right w:val="nil"/>
            </w:tcBorders>
            <w:shd w:val="clear" w:color="auto" w:fill="auto"/>
            <w:vAlign w:val="center"/>
            <w:hideMark/>
          </w:tcPr>
          <w:p w14:paraId="6AC4EDA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2.79</w:t>
            </w:r>
          </w:p>
        </w:tc>
        <w:tc>
          <w:tcPr>
            <w:tcW w:w="630" w:type="dxa"/>
            <w:tcBorders>
              <w:top w:val="nil"/>
              <w:left w:val="nil"/>
              <w:bottom w:val="nil"/>
              <w:right w:val="nil"/>
            </w:tcBorders>
            <w:shd w:val="clear" w:color="auto" w:fill="auto"/>
            <w:vAlign w:val="center"/>
            <w:hideMark/>
          </w:tcPr>
          <w:p w14:paraId="1FDE7AD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2.68</w:t>
            </w:r>
          </w:p>
        </w:tc>
        <w:tc>
          <w:tcPr>
            <w:tcW w:w="959" w:type="dxa"/>
            <w:tcBorders>
              <w:top w:val="nil"/>
              <w:left w:val="nil"/>
              <w:bottom w:val="nil"/>
              <w:right w:val="nil"/>
            </w:tcBorders>
            <w:shd w:val="clear" w:color="auto" w:fill="auto"/>
            <w:vAlign w:val="center"/>
            <w:hideMark/>
          </w:tcPr>
          <w:p w14:paraId="351B22C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0.112**</w:t>
            </w:r>
          </w:p>
        </w:tc>
        <w:tc>
          <w:tcPr>
            <w:tcW w:w="807" w:type="dxa"/>
            <w:tcBorders>
              <w:top w:val="nil"/>
              <w:left w:val="nil"/>
              <w:bottom w:val="nil"/>
              <w:right w:val="nil"/>
            </w:tcBorders>
            <w:shd w:val="clear" w:color="auto" w:fill="auto"/>
            <w:vAlign w:val="center"/>
            <w:hideMark/>
          </w:tcPr>
          <w:p w14:paraId="6D113D1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2.84</w:t>
            </w:r>
          </w:p>
        </w:tc>
        <w:tc>
          <w:tcPr>
            <w:tcW w:w="630" w:type="dxa"/>
            <w:tcBorders>
              <w:top w:val="nil"/>
              <w:left w:val="nil"/>
              <w:bottom w:val="nil"/>
              <w:right w:val="nil"/>
            </w:tcBorders>
            <w:shd w:val="clear" w:color="auto" w:fill="auto"/>
            <w:vAlign w:val="center"/>
            <w:hideMark/>
          </w:tcPr>
          <w:p w14:paraId="4961D30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2.81</w:t>
            </w:r>
          </w:p>
        </w:tc>
        <w:tc>
          <w:tcPr>
            <w:tcW w:w="959" w:type="dxa"/>
            <w:tcBorders>
              <w:top w:val="nil"/>
              <w:left w:val="nil"/>
              <w:bottom w:val="nil"/>
              <w:right w:val="nil"/>
            </w:tcBorders>
            <w:shd w:val="clear" w:color="auto" w:fill="auto"/>
            <w:vAlign w:val="center"/>
            <w:hideMark/>
          </w:tcPr>
          <w:p w14:paraId="48E8AEF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0.0364</w:t>
            </w:r>
          </w:p>
        </w:tc>
        <w:tc>
          <w:tcPr>
            <w:tcW w:w="798" w:type="dxa"/>
            <w:tcBorders>
              <w:top w:val="nil"/>
              <w:left w:val="nil"/>
              <w:bottom w:val="nil"/>
              <w:right w:val="nil"/>
            </w:tcBorders>
            <w:shd w:val="clear" w:color="auto" w:fill="auto"/>
            <w:vAlign w:val="center"/>
            <w:hideMark/>
          </w:tcPr>
          <w:p w14:paraId="218E3A1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2.72</w:t>
            </w:r>
          </w:p>
        </w:tc>
        <w:tc>
          <w:tcPr>
            <w:tcW w:w="630" w:type="dxa"/>
            <w:tcBorders>
              <w:top w:val="nil"/>
              <w:left w:val="nil"/>
              <w:bottom w:val="nil"/>
              <w:right w:val="nil"/>
            </w:tcBorders>
            <w:shd w:val="clear" w:color="auto" w:fill="auto"/>
            <w:vAlign w:val="center"/>
            <w:hideMark/>
          </w:tcPr>
          <w:p w14:paraId="68583D5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2.64</w:t>
            </w:r>
          </w:p>
        </w:tc>
        <w:tc>
          <w:tcPr>
            <w:tcW w:w="959" w:type="dxa"/>
            <w:tcBorders>
              <w:top w:val="nil"/>
              <w:left w:val="nil"/>
              <w:bottom w:val="nil"/>
              <w:right w:val="nil"/>
            </w:tcBorders>
            <w:shd w:val="clear" w:color="auto" w:fill="auto"/>
            <w:vAlign w:val="center"/>
            <w:hideMark/>
          </w:tcPr>
          <w:p w14:paraId="1C35B4B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0.0805</w:t>
            </w:r>
          </w:p>
        </w:tc>
      </w:tr>
      <w:tr w:rsidR="004231BC" w:rsidRPr="004231BC" w14:paraId="059BEBF3" w14:textId="77777777" w:rsidTr="004231BC">
        <w:trPr>
          <w:trHeight w:val="225"/>
        </w:trPr>
        <w:tc>
          <w:tcPr>
            <w:tcW w:w="1440" w:type="dxa"/>
            <w:tcBorders>
              <w:top w:val="nil"/>
              <w:left w:val="nil"/>
              <w:bottom w:val="nil"/>
              <w:right w:val="nil"/>
            </w:tcBorders>
            <w:shd w:val="clear" w:color="auto" w:fill="auto"/>
            <w:vAlign w:val="center"/>
            <w:hideMark/>
          </w:tcPr>
          <w:p w14:paraId="7A6C1E69" w14:textId="41368B92"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Status Socioeconômico</w:t>
            </w:r>
          </w:p>
        </w:tc>
        <w:tc>
          <w:tcPr>
            <w:tcW w:w="807" w:type="dxa"/>
            <w:tcBorders>
              <w:top w:val="nil"/>
              <w:left w:val="nil"/>
              <w:bottom w:val="nil"/>
              <w:right w:val="nil"/>
            </w:tcBorders>
            <w:shd w:val="clear" w:color="auto" w:fill="auto"/>
            <w:vAlign w:val="center"/>
            <w:hideMark/>
          </w:tcPr>
          <w:p w14:paraId="20D7AC6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0CFD30C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0.46</w:t>
            </w:r>
          </w:p>
        </w:tc>
        <w:tc>
          <w:tcPr>
            <w:tcW w:w="959" w:type="dxa"/>
            <w:tcBorders>
              <w:top w:val="nil"/>
              <w:left w:val="nil"/>
              <w:bottom w:val="nil"/>
              <w:right w:val="nil"/>
            </w:tcBorders>
            <w:shd w:val="clear" w:color="auto" w:fill="auto"/>
            <w:vAlign w:val="center"/>
            <w:hideMark/>
          </w:tcPr>
          <w:p w14:paraId="684406F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-0.0490***</w:t>
            </w:r>
          </w:p>
        </w:tc>
        <w:tc>
          <w:tcPr>
            <w:tcW w:w="814" w:type="dxa"/>
            <w:tcBorders>
              <w:top w:val="nil"/>
              <w:left w:val="nil"/>
              <w:bottom w:val="nil"/>
              <w:right w:val="nil"/>
            </w:tcBorders>
            <w:shd w:val="clear" w:color="auto" w:fill="auto"/>
            <w:vAlign w:val="center"/>
            <w:hideMark/>
          </w:tcPr>
          <w:p w14:paraId="14CC546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7DCEB40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0.46</w:t>
            </w:r>
          </w:p>
        </w:tc>
        <w:tc>
          <w:tcPr>
            <w:tcW w:w="1048" w:type="dxa"/>
            <w:tcBorders>
              <w:top w:val="nil"/>
              <w:left w:val="nil"/>
              <w:bottom w:val="nil"/>
              <w:right w:val="nil"/>
            </w:tcBorders>
            <w:shd w:val="clear" w:color="auto" w:fill="auto"/>
            <w:vAlign w:val="center"/>
            <w:hideMark/>
          </w:tcPr>
          <w:p w14:paraId="7DDC7A3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-0.0387***</w:t>
            </w:r>
          </w:p>
        </w:tc>
        <w:tc>
          <w:tcPr>
            <w:tcW w:w="807" w:type="dxa"/>
            <w:tcBorders>
              <w:top w:val="nil"/>
              <w:left w:val="nil"/>
              <w:bottom w:val="nil"/>
              <w:right w:val="nil"/>
            </w:tcBorders>
            <w:shd w:val="clear" w:color="auto" w:fill="auto"/>
            <w:vAlign w:val="center"/>
            <w:hideMark/>
          </w:tcPr>
          <w:p w14:paraId="0E4A0A9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4986198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0.46</w:t>
            </w:r>
          </w:p>
        </w:tc>
        <w:tc>
          <w:tcPr>
            <w:tcW w:w="959" w:type="dxa"/>
            <w:tcBorders>
              <w:top w:val="nil"/>
              <w:left w:val="nil"/>
              <w:bottom w:val="nil"/>
              <w:right w:val="nil"/>
            </w:tcBorders>
            <w:shd w:val="clear" w:color="auto" w:fill="auto"/>
            <w:vAlign w:val="center"/>
            <w:hideMark/>
          </w:tcPr>
          <w:p w14:paraId="388D35F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-0.0449***</w:t>
            </w:r>
          </w:p>
        </w:tc>
        <w:tc>
          <w:tcPr>
            <w:tcW w:w="807" w:type="dxa"/>
            <w:tcBorders>
              <w:top w:val="nil"/>
              <w:left w:val="nil"/>
              <w:bottom w:val="nil"/>
              <w:right w:val="nil"/>
            </w:tcBorders>
            <w:shd w:val="clear" w:color="auto" w:fill="auto"/>
            <w:vAlign w:val="center"/>
            <w:hideMark/>
          </w:tcPr>
          <w:p w14:paraId="1C5D19B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0.41</w:t>
            </w:r>
          </w:p>
        </w:tc>
        <w:tc>
          <w:tcPr>
            <w:tcW w:w="630" w:type="dxa"/>
            <w:tcBorders>
              <w:top w:val="nil"/>
              <w:left w:val="nil"/>
              <w:bottom w:val="nil"/>
              <w:right w:val="nil"/>
            </w:tcBorders>
            <w:shd w:val="clear" w:color="auto" w:fill="auto"/>
            <w:vAlign w:val="center"/>
            <w:hideMark/>
          </w:tcPr>
          <w:p w14:paraId="3AB0E73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0.45</w:t>
            </w:r>
          </w:p>
        </w:tc>
        <w:tc>
          <w:tcPr>
            <w:tcW w:w="959" w:type="dxa"/>
            <w:tcBorders>
              <w:top w:val="nil"/>
              <w:left w:val="nil"/>
              <w:bottom w:val="nil"/>
              <w:right w:val="nil"/>
            </w:tcBorders>
            <w:shd w:val="clear" w:color="auto" w:fill="auto"/>
            <w:vAlign w:val="center"/>
            <w:hideMark/>
          </w:tcPr>
          <w:p w14:paraId="2FA2D90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-0.0338***</w:t>
            </w:r>
          </w:p>
        </w:tc>
        <w:tc>
          <w:tcPr>
            <w:tcW w:w="807" w:type="dxa"/>
            <w:tcBorders>
              <w:top w:val="nil"/>
              <w:left w:val="nil"/>
              <w:bottom w:val="nil"/>
              <w:right w:val="nil"/>
            </w:tcBorders>
            <w:shd w:val="clear" w:color="auto" w:fill="auto"/>
            <w:vAlign w:val="center"/>
            <w:hideMark/>
          </w:tcPr>
          <w:p w14:paraId="156C0C2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0.41</w:t>
            </w:r>
          </w:p>
        </w:tc>
        <w:tc>
          <w:tcPr>
            <w:tcW w:w="630" w:type="dxa"/>
            <w:tcBorders>
              <w:top w:val="nil"/>
              <w:left w:val="nil"/>
              <w:bottom w:val="nil"/>
              <w:right w:val="nil"/>
            </w:tcBorders>
            <w:shd w:val="clear" w:color="auto" w:fill="auto"/>
            <w:vAlign w:val="center"/>
            <w:hideMark/>
          </w:tcPr>
          <w:p w14:paraId="6D19FEC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0.44</w:t>
            </w:r>
          </w:p>
        </w:tc>
        <w:tc>
          <w:tcPr>
            <w:tcW w:w="959" w:type="dxa"/>
            <w:tcBorders>
              <w:top w:val="nil"/>
              <w:left w:val="nil"/>
              <w:bottom w:val="nil"/>
              <w:right w:val="nil"/>
            </w:tcBorders>
            <w:shd w:val="clear" w:color="auto" w:fill="auto"/>
            <w:vAlign w:val="center"/>
            <w:hideMark/>
          </w:tcPr>
          <w:p w14:paraId="194F889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-0.0255***</w:t>
            </w:r>
          </w:p>
        </w:tc>
        <w:tc>
          <w:tcPr>
            <w:tcW w:w="798" w:type="dxa"/>
            <w:tcBorders>
              <w:top w:val="nil"/>
              <w:left w:val="nil"/>
              <w:bottom w:val="nil"/>
              <w:right w:val="nil"/>
            </w:tcBorders>
            <w:shd w:val="clear" w:color="auto" w:fill="auto"/>
            <w:vAlign w:val="center"/>
            <w:hideMark/>
          </w:tcPr>
          <w:p w14:paraId="1B36AA6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1B33B35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0.45</w:t>
            </w:r>
          </w:p>
        </w:tc>
        <w:tc>
          <w:tcPr>
            <w:tcW w:w="959" w:type="dxa"/>
            <w:tcBorders>
              <w:top w:val="nil"/>
              <w:left w:val="nil"/>
              <w:bottom w:val="nil"/>
              <w:right w:val="nil"/>
            </w:tcBorders>
            <w:shd w:val="clear" w:color="auto" w:fill="auto"/>
            <w:vAlign w:val="center"/>
            <w:hideMark/>
          </w:tcPr>
          <w:p w14:paraId="2974EC5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-0.0373***</w:t>
            </w:r>
          </w:p>
        </w:tc>
      </w:tr>
      <w:tr w:rsidR="004231BC" w:rsidRPr="004231BC" w14:paraId="29CAD5F0" w14:textId="77777777" w:rsidTr="004231BC">
        <w:trPr>
          <w:trHeight w:val="319"/>
        </w:trPr>
        <w:tc>
          <w:tcPr>
            <w:tcW w:w="1440" w:type="dxa"/>
            <w:tcBorders>
              <w:top w:val="nil"/>
              <w:left w:val="nil"/>
              <w:bottom w:val="nil"/>
              <w:right w:val="nil"/>
            </w:tcBorders>
            <w:shd w:val="clear" w:color="auto" w:fill="auto"/>
            <w:vAlign w:val="center"/>
            <w:hideMark/>
          </w:tcPr>
          <w:p w14:paraId="49B7860B"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Computador</w:t>
            </w:r>
          </w:p>
        </w:tc>
        <w:tc>
          <w:tcPr>
            <w:tcW w:w="807" w:type="dxa"/>
            <w:tcBorders>
              <w:top w:val="nil"/>
              <w:left w:val="nil"/>
              <w:bottom w:val="nil"/>
              <w:right w:val="nil"/>
            </w:tcBorders>
            <w:shd w:val="clear" w:color="auto" w:fill="auto"/>
            <w:vAlign w:val="center"/>
            <w:hideMark/>
          </w:tcPr>
          <w:p w14:paraId="209E39C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0.30</w:t>
            </w:r>
          </w:p>
        </w:tc>
        <w:tc>
          <w:tcPr>
            <w:tcW w:w="630" w:type="dxa"/>
            <w:tcBorders>
              <w:top w:val="nil"/>
              <w:left w:val="nil"/>
              <w:bottom w:val="nil"/>
              <w:right w:val="nil"/>
            </w:tcBorders>
            <w:shd w:val="clear" w:color="auto" w:fill="auto"/>
            <w:vAlign w:val="center"/>
            <w:hideMark/>
          </w:tcPr>
          <w:p w14:paraId="711A47D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0.41</w:t>
            </w:r>
          </w:p>
        </w:tc>
        <w:tc>
          <w:tcPr>
            <w:tcW w:w="959" w:type="dxa"/>
            <w:tcBorders>
              <w:top w:val="nil"/>
              <w:left w:val="nil"/>
              <w:bottom w:val="nil"/>
              <w:right w:val="nil"/>
            </w:tcBorders>
            <w:shd w:val="clear" w:color="auto" w:fill="auto"/>
            <w:vAlign w:val="center"/>
            <w:hideMark/>
          </w:tcPr>
          <w:p w14:paraId="18434C8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-0.108***</w:t>
            </w:r>
          </w:p>
        </w:tc>
        <w:tc>
          <w:tcPr>
            <w:tcW w:w="814" w:type="dxa"/>
            <w:tcBorders>
              <w:top w:val="nil"/>
              <w:left w:val="nil"/>
              <w:bottom w:val="nil"/>
              <w:right w:val="nil"/>
            </w:tcBorders>
            <w:shd w:val="clear" w:color="auto" w:fill="auto"/>
            <w:vAlign w:val="center"/>
            <w:hideMark/>
          </w:tcPr>
          <w:p w14:paraId="68DB210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0.40</w:t>
            </w:r>
          </w:p>
        </w:tc>
        <w:tc>
          <w:tcPr>
            <w:tcW w:w="630" w:type="dxa"/>
            <w:tcBorders>
              <w:top w:val="nil"/>
              <w:left w:val="nil"/>
              <w:bottom w:val="nil"/>
              <w:right w:val="nil"/>
            </w:tcBorders>
            <w:shd w:val="clear" w:color="auto" w:fill="auto"/>
            <w:vAlign w:val="center"/>
            <w:hideMark/>
          </w:tcPr>
          <w:p w14:paraId="398E981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0.51</w:t>
            </w:r>
          </w:p>
        </w:tc>
        <w:tc>
          <w:tcPr>
            <w:tcW w:w="1048" w:type="dxa"/>
            <w:tcBorders>
              <w:top w:val="nil"/>
              <w:left w:val="nil"/>
              <w:bottom w:val="nil"/>
              <w:right w:val="nil"/>
            </w:tcBorders>
            <w:shd w:val="clear" w:color="auto" w:fill="auto"/>
            <w:vAlign w:val="center"/>
            <w:hideMark/>
          </w:tcPr>
          <w:p w14:paraId="2E6D1A3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-0.116***</w:t>
            </w:r>
          </w:p>
        </w:tc>
        <w:tc>
          <w:tcPr>
            <w:tcW w:w="807" w:type="dxa"/>
            <w:tcBorders>
              <w:top w:val="nil"/>
              <w:left w:val="nil"/>
              <w:bottom w:val="nil"/>
              <w:right w:val="nil"/>
            </w:tcBorders>
            <w:shd w:val="clear" w:color="auto" w:fill="auto"/>
            <w:vAlign w:val="center"/>
            <w:hideMark/>
          </w:tcPr>
          <w:p w14:paraId="2A94BAB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0.51</w:t>
            </w:r>
          </w:p>
        </w:tc>
        <w:tc>
          <w:tcPr>
            <w:tcW w:w="630" w:type="dxa"/>
            <w:tcBorders>
              <w:top w:val="nil"/>
              <w:left w:val="nil"/>
              <w:bottom w:val="nil"/>
              <w:right w:val="nil"/>
            </w:tcBorders>
            <w:shd w:val="clear" w:color="auto" w:fill="auto"/>
            <w:vAlign w:val="center"/>
            <w:hideMark/>
          </w:tcPr>
          <w:p w14:paraId="26CB60B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0.65</w:t>
            </w:r>
          </w:p>
        </w:tc>
        <w:tc>
          <w:tcPr>
            <w:tcW w:w="959" w:type="dxa"/>
            <w:tcBorders>
              <w:top w:val="nil"/>
              <w:left w:val="nil"/>
              <w:bottom w:val="nil"/>
              <w:right w:val="nil"/>
            </w:tcBorders>
            <w:shd w:val="clear" w:color="auto" w:fill="auto"/>
            <w:vAlign w:val="center"/>
            <w:hideMark/>
          </w:tcPr>
          <w:p w14:paraId="634AE1D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-0.141***</w:t>
            </w:r>
          </w:p>
        </w:tc>
        <w:tc>
          <w:tcPr>
            <w:tcW w:w="807" w:type="dxa"/>
            <w:tcBorders>
              <w:top w:val="nil"/>
              <w:left w:val="nil"/>
              <w:bottom w:val="nil"/>
              <w:right w:val="nil"/>
            </w:tcBorders>
            <w:shd w:val="clear" w:color="auto" w:fill="auto"/>
            <w:vAlign w:val="center"/>
            <w:hideMark/>
          </w:tcPr>
          <w:p w14:paraId="4AC7C5C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bottom w:val="nil"/>
              <w:right w:val="nil"/>
            </w:tcBorders>
            <w:shd w:val="clear" w:color="auto" w:fill="auto"/>
            <w:vAlign w:val="center"/>
            <w:hideMark/>
          </w:tcPr>
          <w:p w14:paraId="6CFA819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0.74</w:t>
            </w:r>
          </w:p>
        </w:tc>
        <w:tc>
          <w:tcPr>
            <w:tcW w:w="959" w:type="dxa"/>
            <w:tcBorders>
              <w:top w:val="nil"/>
              <w:left w:val="nil"/>
              <w:bottom w:val="nil"/>
              <w:right w:val="nil"/>
            </w:tcBorders>
            <w:shd w:val="clear" w:color="auto" w:fill="auto"/>
            <w:vAlign w:val="center"/>
            <w:hideMark/>
          </w:tcPr>
          <w:p w14:paraId="614A36B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-0.125***</w:t>
            </w:r>
          </w:p>
        </w:tc>
        <w:tc>
          <w:tcPr>
            <w:tcW w:w="807" w:type="dxa"/>
            <w:tcBorders>
              <w:top w:val="nil"/>
              <w:left w:val="nil"/>
              <w:bottom w:val="nil"/>
              <w:right w:val="nil"/>
            </w:tcBorders>
            <w:shd w:val="clear" w:color="auto" w:fill="auto"/>
            <w:vAlign w:val="center"/>
            <w:hideMark/>
          </w:tcPr>
          <w:p w14:paraId="7722525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0.60</w:t>
            </w:r>
          </w:p>
        </w:tc>
        <w:tc>
          <w:tcPr>
            <w:tcW w:w="630" w:type="dxa"/>
            <w:tcBorders>
              <w:top w:val="nil"/>
              <w:left w:val="nil"/>
              <w:bottom w:val="nil"/>
              <w:right w:val="nil"/>
            </w:tcBorders>
            <w:shd w:val="clear" w:color="auto" w:fill="auto"/>
            <w:vAlign w:val="center"/>
            <w:hideMark/>
          </w:tcPr>
          <w:p w14:paraId="7ABCB19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0.73</w:t>
            </w:r>
          </w:p>
        </w:tc>
        <w:tc>
          <w:tcPr>
            <w:tcW w:w="959" w:type="dxa"/>
            <w:tcBorders>
              <w:top w:val="nil"/>
              <w:left w:val="nil"/>
              <w:bottom w:val="nil"/>
              <w:right w:val="nil"/>
            </w:tcBorders>
            <w:shd w:val="clear" w:color="auto" w:fill="auto"/>
            <w:vAlign w:val="center"/>
            <w:hideMark/>
          </w:tcPr>
          <w:p w14:paraId="33F692E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-0.133***</w:t>
            </w:r>
          </w:p>
        </w:tc>
        <w:tc>
          <w:tcPr>
            <w:tcW w:w="798" w:type="dxa"/>
            <w:tcBorders>
              <w:top w:val="nil"/>
              <w:left w:val="nil"/>
              <w:bottom w:val="nil"/>
              <w:right w:val="nil"/>
            </w:tcBorders>
            <w:shd w:val="clear" w:color="auto" w:fill="auto"/>
            <w:vAlign w:val="center"/>
            <w:hideMark/>
          </w:tcPr>
          <w:p w14:paraId="156E6AA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47FF68F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0.69</w:t>
            </w:r>
          </w:p>
        </w:tc>
        <w:tc>
          <w:tcPr>
            <w:tcW w:w="959" w:type="dxa"/>
            <w:tcBorders>
              <w:top w:val="nil"/>
              <w:left w:val="nil"/>
              <w:bottom w:val="nil"/>
              <w:right w:val="nil"/>
            </w:tcBorders>
            <w:shd w:val="clear" w:color="auto" w:fill="auto"/>
            <w:vAlign w:val="center"/>
            <w:hideMark/>
          </w:tcPr>
          <w:p w14:paraId="2C6B41D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-0.162***</w:t>
            </w:r>
          </w:p>
        </w:tc>
      </w:tr>
      <w:tr w:rsidR="004231BC" w:rsidRPr="004231BC" w14:paraId="0557C1BA" w14:textId="77777777" w:rsidTr="004231BC">
        <w:trPr>
          <w:trHeight w:val="319"/>
        </w:trPr>
        <w:tc>
          <w:tcPr>
            <w:tcW w:w="1440" w:type="dxa"/>
            <w:tcBorders>
              <w:top w:val="nil"/>
              <w:left w:val="nil"/>
              <w:bottom w:val="nil"/>
              <w:right w:val="nil"/>
            </w:tcBorders>
            <w:shd w:val="clear" w:color="auto" w:fill="auto"/>
            <w:vAlign w:val="center"/>
            <w:hideMark/>
          </w:tcPr>
          <w:p w14:paraId="657E2E6E"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Apoio Parental</w:t>
            </w:r>
          </w:p>
        </w:tc>
        <w:tc>
          <w:tcPr>
            <w:tcW w:w="807" w:type="dxa"/>
            <w:tcBorders>
              <w:top w:val="nil"/>
              <w:left w:val="nil"/>
              <w:bottom w:val="nil"/>
              <w:right w:val="nil"/>
            </w:tcBorders>
            <w:shd w:val="clear" w:color="auto" w:fill="auto"/>
            <w:vAlign w:val="center"/>
            <w:hideMark/>
          </w:tcPr>
          <w:p w14:paraId="34C80E6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79DE249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0.97</w:t>
            </w:r>
          </w:p>
        </w:tc>
        <w:tc>
          <w:tcPr>
            <w:tcW w:w="959" w:type="dxa"/>
            <w:tcBorders>
              <w:top w:val="nil"/>
              <w:left w:val="nil"/>
              <w:bottom w:val="nil"/>
              <w:right w:val="nil"/>
            </w:tcBorders>
            <w:shd w:val="clear" w:color="auto" w:fill="auto"/>
            <w:vAlign w:val="center"/>
            <w:hideMark/>
          </w:tcPr>
          <w:p w14:paraId="5A2FA40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-0.0129***</w:t>
            </w:r>
          </w:p>
        </w:tc>
        <w:tc>
          <w:tcPr>
            <w:tcW w:w="814" w:type="dxa"/>
            <w:tcBorders>
              <w:top w:val="nil"/>
              <w:left w:val="nil"/>
              <w:bottom w:val="nil"/>
              <w:right w:val="nil"/>
            </w:tcBorders>
            <w:shd w:val="clear" w:color="auto" w:fill="auto"/>
            <w:vAlign w:val="center"/>
            <w:hideMark/>
          </w:tcPr>
          <w:p w14:paraId="70B395B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630" w:type="dxa"/>
            <w:tcBorders>
              <w:top w:val="nil"/>
              <w:left w:val="nil"/>
              <w:bottom w:val="nil"/>
              <w:right w:val="nil"/>
            </w:tcBorders>
            <w:shd w:val="clear" w:color="auto" w:fill="auto"/>
            <w:vAlign w:val="center"/>
            <w:hideMark/>
          </w:tcPr>
          <w:p w14:paraId="3482DDF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0.97</w:t>
            </w:r>
          </w:p>
        </w:tc>
        <w:tc>
          <w:tcPr>
            <w:tcW w:w="1048" w:type="dxa"/>
            <w:tcBorders>
              <w:top w:val="nil"/>
              <w:left w:val="nil"/>
              <w:bottom w:val="nil"/>
              <w:right w:val="nil"/>
            </w:tcBorders>
            <w:shd w:val="clear" w:color="auto" w:fill="auto"/>
            <w:vAlign w:val="center"/>
            <w:hideMark/>
          </w:tcPr>
          <w:p w14:paraId="1B8A93A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-0.00935***</w:t>
            </w:r>
          </w:p>
        </w:tc>
        <w:tc>
          <w:tcPr>
            <w:tcW w:w="807" w:type="dxa"/>
            <w:tcBorders>
              <w:top w:val="nil"/>
              <w:left w:val="nil"/>
              <w:bottom w:val="nil"/>
              <w:right w:val="nil"/>
            </w:tcBorders>
            <w:shd w:val="clear" w:color="auto" w:fill="auto"/>
            <w:vAlign w:val="center"/>
            <w:hideMark/>
          </w:tcPr>
          <w:p w14:paraId="2E4FC46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452EE05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959" w:type="dxa"/>
            <w:tcBorders>
              <w:top w:val="nil"/>
              <w:left w:val="nil"/>
              <w:bottom w:val="nil"/>
              <w:right w:val="nil"/>
            </w:tcBorders>
            <w:shd w:val="clear" w:color="auto" w:fill="auto"/>
            <w:vAlign w:val="center"/>
            <w:hideMark/>
          </w:tcPr>
          <w:p w14:paraId="326033A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-0.0130***</w:t>
            </w:r>
          </w:p>
        </w:tc>
        <w:tc>
          <w:tcPr>
            <w:tcW w:w="807" w:type="dxa"/>
            <w:tcBorders>
              <w:top w:val="nil"/>
              <w:left w:val="nil"/>
              <w:bottom w:val="nil"/>
              <w:right w:val="nil"/>
            </w:tcBorders>
            <w:shd w:val="clear" w:color="auto" w:fill="auto"/>
            <w:vAlign w:val="center"/>
            <w:hideMark/>
          </w:tcPr>
          <w:p w14:paraId="2FAB732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5F6D69F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0.97</w:t>
            </w:r>
          </w:p>
        </w:tc>
        <w:tc>
          <w:tcPr>
            <w:tcW w:w="959" w:type="dxa"/>
            <w:tcBorders>
              <w:top w:val="nil"/>
              <w:left w:val="nil"/>
              <w:bottom w:val="nil"/>
              <w:right w:val="nil"/>
            </w:tcBorders>
            <w:shd w:val="clear" w:color="auto" w:fill="auto"/>
            <w:vAlign w:val="center"/>
            <w:hideMark/>
          </w:tcPr>
          <w:p w14:paraId="03864D6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-0.0184***</w:t>
            </w:r>
          </w:p>
        </w:tc>
        <w:tc>
          <w:tcPr>
            <w:tcW w:w="807" w:type="dxa"/>
            <w:tcBorders>
              <w:top w:val="nil"/>
              <w:left w:val="nil"/>
              <w:bottom w:val="nil"/>
              <w:right w:val="nil"/>
            </w:tcBorders>
            <w:shd w:val="clear" w:color="auto" w:fill="auto"/>
            <w:vAlign w:val="center"/>
            <w:hideMark/>
          </w:tcPr>
          <w:p w14:paraId="5253E56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77952FE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0.97</w:t>
            </w:r>
          </w:p>
        </w:tc>
        <w:tc>
          <w:tcPr>
            <w:tcW w:w="959" w:type="dxa"/>
            <w:tcBorders>
              <w:top w:val="nil"/>
              <w:left w:val="nil"/>
              <w:bottom w:val="nil"/>
              <w:right w:val="nil"/>
            </w:tcBorders>
            <w:shd w:val="clear" w:color="auto" w:fill="auto"/>
            <w:vAlign w:val="center"/>
            <w:hideMark/>
          </w:tcPr>
          <w:p w14:paraId="315ACE2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-0.0184***</w:t>
            </w:r>
          </w:p>
        </w:tc>
        <w:tc>
          <w:tcPr>
            <w:tcW w:w="798" w:type="dxa"/>
            <w:tcBorders>
              <w:top w:val="nil"/>
              <w:left w:val="nil"/>
              <w:bottom w:val="nil"/>
              <w:right w:val="nil"/>
            </w:tcBorders>
            <w:shd w:val="clear" w:color="auto" w:fill="auto"/>
            <w:vAlign w:val="center"/>
            <w:hideMark/>
          </w:tcPr>
          <w:p w14:paraId="03A3EBD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429A5A2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0.97</w:t>
            </w:r>
          </w:p>
        </w:tc>
        <w:tc>
          <w:tcPr>
            <w:tcW w:w="959" w:type="dxa"/>
            <w:tcBorders>
              <w:top w:val="nil"/>
              <w:left w:val="nil"/>
              <w:bottom w:val="nil"/>
              <w:right w:val="nil"/>
            </w:tcBorders>
            <w:shd w:val="clear" w:color="auto" w:fill="auto"/>
            <w:vAlign w:val="center"/>
            <w:hideMark/>
          </w:tcPr>
          <w:p w14:paraId="3680C6C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-0.0165***</w:t>
            </w:r>
          </w:p>
        </w:tc>
      </w:tr>
      <w:tr w:rsidR="004231BC" w:rsidRPr="004231BC" w14:paraId="2C322ADA" w14:textId="77777777" w:rsidTr="004231BC">
        <w:trPr>
          <w:trHeight w:val="319"/>
        </w:trPr>
        <w:tc>
          <w:tcPr>
            <w:tcW w:w="1440" w:type="dxa"/>
            <w:tcBorders>
              <w:top w:val="nil"/>
              <w:left w:val="nil"/>
              <w:bottom w:val="nil"/>
              <w:right w:val="nil"/>
            </w:tcBorders>
            <w:shd w:val="clear" w:color="auto" w:fill="auto"/>
            <w:vAlign w:val="center"/>
            <w:hideMark/>
          </w:tcPr>
          <w:p w14:paraId="12AFBDD6"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Trabalha Fora</w:t>
            </w:r>
          </w:p>
        </w:tc>
        <w:tc>
          <w:tcPr>
            <w:tcW w:w="807" w:type="dxa"/>
            <w:tcBorders>
              <w:top w:val="nil"/>
              <w:left w:val="nil"/>
              <w:bottom w:val="nil"/>
              <w:right w:val="nil"/>
            </w:tcBorders>
            <w:shd w:val="clear" w:color="auto" w:fill="auto"/>
            <w:vAlign w:val="center"/>
            <w:hideMark/>
          </w:tcPr>
          <w:p w14:paraId="7B12763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1.15</w:t>
            </w:r>
          </w:p>
        </w:tc>
        <w:tc>
          <w:tcPr>
            <w:tcW w:w="630" w:type="dxa"/>
            <w:tcBorders>
              <w:top w:val="nil"/>
              <w:left w:val="nil"/>
              <w:bottom w:val="nil"/>
              <w:right w:val="nil"/>
            </w:tcBorders>
            <w:shd w:val="clear" w:color="auto" w:fill="auto"/>
            <w:vAlign w:val="center"/>
            <w:hideMark/>
          </w:tcPr>
          <w:p w14:paraId="0E4EBE2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1.12</w:t>
            </w:r>
          </w:p>
        </w:tc>
        <w:tc>
          <w:tcPr>
            <w:tcW w:w="959" w:type="dxa"/>
            <w:tcBorders>
              <w:top w:val="nil"/>
              <w:left w:val="nil"/>
              <w:bottom w:val="nil"/>
              <w:right w:val="nil"/>
            </w:tcBorders>
            <w:shd w:val="clear" w:color="auto" w:fill="auto"/>
            <w:vAlign w:val="center"/>
            <w:hideMark/>
          </w:tcPr>
          <w:p w14:paraId="7DE2B13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0.0306***</w:t>
            </w:r>
          </w:p>
        </w:tc>
        <w:tc>
          <w:tcPr>
            <w:tcW w:w="814" w:type="dxa"/>
            <w:tcBorders>
              <w:top w:val="nil"/>
              <w:left w:val="nil"/>
              <w:bottom w:val="nil"/>
              <w:right w:val="nil"/>
            </w:tcBorders>
            <w:shd w:val="clear" w:color="auto" w:fill="auto"/>
            <w:vAlign w:val="center"/>
            <w:hideMark/>
          </w:tcPr>
          <w:p w14:paraId="7CB5884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1.16</w:t>
            </w:r>
          </w:p>
        </w:tc>
        <w:tc>
          <w:tcPr>
            <w:tcW w:w="630" w:type="dxa"/>
            <w:tcBorders>
              <w:top w:val="nil"/>
              <w:left w:val="nil"/>
              <w:bottom w:val="nil"/>
              <w:right w:val="nil"/>
            </w:tcBorders>
            <w:shd w:val="clear" w:color="auto" w:fill="auto"/>
            <w:vAlign w:val="center"/>
            <w:hideMark/>
          </w:tcPr>
          <w:p w14:paraId="5B3940C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1.13</w:t>
            </w:r>
          </w:p>
        </w:tc>
        <w:tc>
          <w:tcPr>
            <w:tcW w:w="1048" w:type="dxa"/>
            <w:tcBorders>
              <w:top w:val="nil"/>
              <w:left w:val="nil"/>
              <w:bottom w:val="nil"/>
              <w:right w:val="nil"/>
            </w:tcBorders>
            <w:shd w:val="clear" w:color="auto" w:fill="auto"/>
            <w:vAlign w:val="center"/>
            <w:hideMark/>
          </w:tcPr>
          <w:p w14:paraId="3E77661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0.0300***</w:t>
            </w:r>
          </w:p>
        </w:tc>
        <w:tc>
          <w:tcPr>
            <w:tcW w:w="807" w:type="dxa"/>
            <w:tcBorders>
              <w:top w:val="nil"/>
              <w:left w:val="nil"/>
              <w:bottom w:val="nil"/>
              <w:right w:val="nil"/>
            </w:tcBorders>
            <w:shd w:val="clear" w:color="auto" w:fill="auto"/>
            <w:vAlign w:val="center"/>
            <w:hideMark/>
          </w:tcPr>
          <w:p w14:paraId="0595537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1.14</w:t>
            </w:r>
          </w:p>
        </w:tc>
        <w:tc>
          <w:tcPr>
            <w:tcW w:w="630" w:type="dxa"/>
            <w:tcBorders>
              <w:top w:val="nil"/>
              <w:left w:val="nil"/>
              <w:bottom w:val="nil"/>
              <w:right w:val="nil"/>
            </w:tcBorders>
            <w:shd w:val="clear" w:color="auto" w:fill="auto"/>
            <w:vAlign w:val="center"/>
            <w:hideMark/>
          </w:tcPr>
          <w:p w14:paraId="4CB0739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959" w:type="dxa"/>
            <w:tcBorders>
              <w:top w:val="nil"/>
              <w:left w:val="nil"/>
              <w:bottom w:val="nil"/>
              <w:right w:val="nil"/>
            </w:tcBorders>
            <w:shd w:val="clear" w:color="auto" w:fill="auto"/>
            <w:vAlign w:val="center"/>
            <w:hideMark/>
          </w:tcPr>
          <w:p w14:paraId="284E725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0.0463***</w:t>
            </w:r>
          </w:p>
        </w:tc>
        <w:tc>
          <w:tcPr>
            <w:tcW w:w="807" w:type="dxa"/>
            <w:tcBorders>
              <w:top w:val="nil"/>
              <w:left w:val="nil"/>
              <w:bottom w:val="nil"/>
              <w:right w:val="nil"/>
            </w:tcBorders>
            <w:shd w:val="clear" w:color="auto" w:fill="auto"/>
            <w:vAlign w:val="center"/>
            <w:hideMark/>
          </w:tcPr>
          <w:p w14:paraId="6486612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1.17</w:t>
            </w:r>
          </w:p>
        </w:tc>
        <w:tc>
          <w:tcPr>
            <w:tcW w:w="630" w:type="dxa"/>
            <w:tcBorders>
              <w:top w:val="nil"/>
              <w:left w:val="nil"/>
              <w:bottom w:val="nil"/>
              <w:right w:val="nil"/>
            </w:tcBorders>
            <w:shd w:val="clear" w:color="auto" w:fill="auto"/>
            <w:vAlign w:val="center"/>
            <w:hideMark/>
          </w:tcPr>
          <w:p w14:paraId="124B042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959" w:type="dxa"/>
            <w:tcBorders>
              <w:top w:val="nil"/>
              <w:left w:val="nil"/>
              <w:bottom w:val="nil"/>
              <w:right w:val="nil"/>
            </w:tcBorders>
            <w:shd w:val="clear" w:color="auto" w:fill="auto"/>
            <w:vAlign w:val="center"/>
            <w:hideMark/>
          </w:tcPr>
          <w:p w14:paraId="62EBB30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0.0734***</w:t>
            </w:r>
          </w:p>
        </w:tc>
        <w:tc>
          <w:tcPr>
            <w:tcW w:w="807" w:type="dxa"/>
            <w:tcBorders>
              <w:top w:val="nil"/>
              <w:left w:val="nil"/>
              <w:bottom w:val="nil"/>
              <w:right w:val="nil"/>
            </w:tcBorders>
            <w:shd w:val="clear" w:color="auto" w:fill="auto"/>
            <w:vAlign w:val="center"/>
            <w:hideMark/>
          </w:tcPr>
          <w:p w14:paraId="073FB90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32A954A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1.07</w:t>
            </w:r>
          </w:p>
        </w:tc>
        <w:tc>
          <w:tcPr>
            <w:tcW w:w="959" w:type="dxa"/>
            <w:tcBorders>
              <w:top w:val="nil"/>
              <w:left w:val="nil"/>
              <w:bottom w:val="nil"/>
              <w:right w:val="nil"/>
            </w:tcBorders>
            <w:shd w:val="clear" w:color="auto" w:fill="auto"/>
            <w:vAlign w:val="center"/>
            <w:hideMark/>
          </w:tcPr>
          <w:p w14:paraId="2522273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0.0592***</w:t>
            </w:r>
          </w:p>
        </w:tc>
        <w:tc>
          <w:tcPr>
            <w:tcW w:w="798" w:type="dxa"/>
            <w:tcBorders>
              <w:top w:val="nil"/>
              <w:left w:val="nil"/>
              <w:bottom w:val="nil"/>
              <w:right w:val="nil"/>
            </w:tcBorders>
            <w:shd w:val="clear" w:color="auto" w:fill="auto"/>
            <w:vAlign w:val="center"/>
            <w:hideMark/>
          </w:tcPr>
          <w:p w14:paraId="2A4870C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381B7AC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1.08</w:t>
            </w:r>
          </w:p>
        </w:tc>
        <w:tc>
          <w:tcPr>
            <w:tcW w:w="959" w:type="dxa"/>
            <w:tcBorders>
              <w:top w:val="nil"/>
              <w:left w:val="nil"/>
              <w:bottom w:val="nil"/>
              <w:right w:val="nil"/>
            </w:tcBorders>
            <w:shd w:val="clear" w:color="auto" w:fill="auto"/>
            <w:vAlign w:val="center"/>
            <w:hideMark/>
          </w:tcPr>
          <w:p w14:paraId="1142012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0.0460***</w:t>
            </w:r>
          </w:p>
        </w:tc>
      </w:tr>
      <w:tr w:rsidR="004231BC" w:rsidRPr="004231BC" w14:paraId="6C18F551" w14:textId="77777777" w:rsidTr="004231BC">
        <w:trPr>
          <w:trHeight w:val="319"/>
        </w:trPr>
        <w:tc>
          <w:tcPr>
            <w:tcW w:w="1440" w:type="dxa"/>
            <w:tcBorders>
              <w:top w:val="nil"/>
              <w:left w:val="nil"/>
              <w:bottom w:val="nil"/>
              <w:right w:val="nil"/>
            </w:tcBorders>
            <w:shd w:val="clear" w:color="auto" w:fill="auto"/>
            <w:vAlign w:val="center"/>
            <w:hideMark/>
          </w:tcPr>
          <w:p w14:paraId="1BA2BB33"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Reprovação</w:t>
            </w:r>
          </w:p>
        </w:tc>
        <w:tc>
          <w:tcPr>
            <w:tcW w:w="807" w:type="dxa"/>
            <w:tcBorders>
              <w:top w:val="nil"/>
              <w:left w:val="nil"/>
              <w:bottom w:val="nil"/>
              <w:right w:val="nil"/>
            </w:tcBorders>
            <w:shd w:val="clear" w:color="auto" w:fill="auto"/>
            <w:vAlign w:val="center"/>
            <w:hideMark/>
          </w:tcPr>
          <w:p w14:paraId="4CF44A6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1.38</w:t>
            </w:r>
          </w:p>
        </w:tc>
        <w:tc>
          <w:tcPr>
            <w:tcW w:w="630" w:type="dxa"/>
            <w:tcBorders>
              <w:top w:val="nil"/>
              <w:left w:val="nil"/>
              <w:bottom w:val="nil"/>
              <w:right w:val="nil"/>
            </w:tcBorders>
            <w:shd w:val="clear" w:color="auto" w:fill="auto"/>
            <w:vAlign w:val="center"/>
            <w:hideMark/>
          </w:tcPr>
          <w:p w14:paraId="52D61D3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1.34</w:t>
            </w:r>
          </w:p>
        </w:tc>
        <w:tc>
          <w:tcPr>
            <w:tcW w:w="959" w:type="dxa"/>
            <w:tcBorders>
              <w:top w:val="nil"/>
              <w:left w:val="nil"/>
              <w:bottom w:val="nil"/>
              <w:right w:val="nil"/>
            </w:tcBorders>
            <w:shd w:val="clear" w:color="auto" w:fill="auto"/>
            <w:vAlign w:val="center"/>
            <w:hideMark/>
          </w:tcPr>
          <w:p w14:paraId="7B2BA6B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0.0396*</w:t>
            </w:r>
          </w:p>
        </w:tc>
        <w:tc>
          <w:tcPr>
            <w:tcW w:w="814" w:type="dxa"/>
            <w:tcBorders>
              <w:top w:val="nil"/>
              <w:left w:val="nil"/>
              <w:bottom w:val="nil"/>
              <w:right w:val="nil"/>
            </w:tcBorders>
            <w:shd w:val="clear" w:color="auto" w:fill="auto"/>
            <w:vAlign w:val="center"/>
            <w:hideMark/>
          </w:tcPr>
          <w:p w14:paraId="54A87FB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1.39</w:t>
            </w:r>
          </w:p>
        </w:tc>
        <w:tc>
          <w:tcPr>
            <w:tcW w:w="630" w:type="dxa"/>
            <w:tcBorders>
              <w:top w:val="nil"/>
              <w:left w:val="nil"/>
              <w:bottom w:val="nil"/>
              <w:right w:val="nil"/>
            </w:tcBorders>
            <w:shd w:val="clear" w:color="auto" w:fill="auto"/>
            <w:vAlign w:val="center"/>
            <w:hideMark/>
          </w:tcPr>
          <w:p w14:paraId="5F39893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1.36</w:t>
            </w:r>
          </w:p>
        </w:tc>
        <w:tc>
          <w:tcPr>
            <w:tcW w:w="1048" w:type="dxa"/>
            <w:tcBorders>
              <w:top w:val="nil"/>
              <w:left w:val="nil"/>
              <w:bottom w:val="nil"/>
              <w:right w:val="nil"/>
            </w:tcBorders>
            <w:shd w:val="clear" w:color="auto" w:fill="auto"/>
            <w:vAlign w:val="center"/>
            <w:hideMark/>
          </w:tcPr>
          <w:p w14:paraId="3D510F9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0.0295*</w:t>
            </w:r>
          </w:p>
        </w:tc>
        <w:tc>
          <w:tcPr>
            <w:tcW w:w="807" w:type="dxa"/>
            <w:tcBorders>
              <w:top w:val="nil"/>
              <w:left w:val="nil"/>
              <w:bottom w:val="nil"/>
              <w:right w:val="nil"/>
            </w:tcBorders>
            <w:shd w:val="clear" w:color="auto" w:fill="auto"/>
            <w:vAlign w:val="center"/>
            <w:hideMark/>
          </w:tcPr>
          <w:p w14:paraId="69CFF82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1.40</w:t>
            </w:r>
          </w:p>
        </w:tc>
        <w:tc>
          <w:tcPr>
            <w:tcW w:w="630" w:type="dxa"/>
            <w:tcBorders>
              <w:top w:val="nil"/>
              <w:left w:val="nil"/>
              <w:bottom w:val="nil"/>
              <w:right w:val="nil"/>
            </w:tcBorders>
            <w:shd w:val="clear" w:color="auto" w:fill="auto"/>
            <w:vAlign w:val="center"/>
            <w:hideMark/>
          </w:tcPr>
          <w:p w14:paraId="6A71053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1.35</w:t>
            </w:r>
          </w:p>
        </w:tc>
        <w:tc>
          <w:tcPr>
            <w:tcW w:w="959" w:type="dxa"/>
            <w:tcBorders>
              <w:top w:val="nil"/>
              <w:left w:val="nil"/>
              <w:bottom w:val="nil"/>
              <w:right w:val="nil"/>
            </w:tcBorders>
            <w:shd w:val="clear" w:color="auto" w:fill="auto"/>
            <w:vAlign w:val="center"/>
            <w:hideMark/>
          </w:tcPr>
          <w:p w14:paraId="0CE2805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0.0489**</w:t>
            </w:r>
          </w:p>
        </w:tc>
        <w:tc>
          <w:tcPr>
            <w:tcW w:w="807" w:type="dxa"/>
            <w:tcBorders>
              <w:top w:val="nil"/>
              <w:left w:val="nil"/>
              <w:bottom w:val="nil"/>
              <w:right w:val="nil"/>
            </w:tcBorders>
            <w:shd w:val="clear" w:color="auto" w:fill="auto"/>
            <w:vAlign w:val="center"/>
            <w:hideMark/>
          </w:tcPr>
          <w:p w14:paraId="6861CC7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1.38</w:t>
            </w:r>
          </w:p>
        </w:tc>
        <w:tc>
          <w:tcPr>
            <w:tcW w:w="630" w:type="dxa"/>
            <w:tcBorders>
              <w:top w:val="nil"/>
              <w:left w:val="nil"/>
              <w:bottom w:val="nil"/>
              <w:right w:val="nil"/>
            </w:tcBorders>
            <w:shd w:val="clear" w:color="auto" w:fill="auto"/>
            <w:vAlign w:val="center"/>
            <w:hideMark/>
          </w:tcPr>
          <w:p w14:paraId="0AEDC2A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1.40</w:t>
            </w:r>
          </w:p>
        </w:tc>
        <w:tc>
          <w:tcPr>
            <w:tcW w:w="959" w:type="dxa"/>
            <w:tcBorders>
              <w:top w:val="nil"/>
              <w:left w:val="nil"/>
              <w:bottom w:val="nil"/>
              <w:right w:val="nil"/>
            </w:tcBorders>
            <w:shd w:val="clear" w:color="auto" w:fill="auto"/>
            <w:vAlign w:val="center"/>
            <w:hideMark/>
          </w:tcPr>
          <w:p w14:paraId="5E5251B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-0.0262</w:t>
            </w:r>
          </w:p>
        </w:tc>
        <w:tc>
          <w:tcPr>
            <w:tcW w:w="807" w:type="dxa"/>
            <w:tcBorders>
              <w:top w:val="nil"/>
              <w:left w:val="nil"/>
              <w:bottom w:val="nil"/>
              <w:right w:val="nil"/>
            </w:tcBorders>
            <w:shd w:val="clear" w:color="auto" w:fill="auto"/>
            <w:vAlign w:val="center"/>
            <w:hideMark/>
          </w:tcPr>
          <w:p w14:paraId="1714F44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1.30</w:t>
            </w:r>
          </w:p>
        </w:tc>
        <w:tc>
          <w:tcPr>
            <w:tcW w:w="630" w:type="dxa"/>
            <w:tcBorders>
              <w:top w:val="nil"/>
              <w:left w:val="nil"/>
              <w:bottom w:val="nil"/>
              <w:right w:val="nil"/>
            </w:tcBorders>
            <w:shd w:val="clear" w:color="auto" w:fill="auto"/>
            <w:vAlign w:val="center"/>
            <w:hideMark/>
          </w:tcPr>
          <w:p w14:paraId="19EB2C3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1.31</w:t>
            </w:r>
          </w:p>
        </w:tc>
        <w:tc>
          <w:tcPr>
            <w:tcW w:w="959" w:type="dxa"/>
            <w:tcBorders>
              <w:top w:val="nil"/>
              <w:left w:val="nil"/>
              <w:bottom w:val="nil"/>
              <w:right w:val="nil"/>
            </w:tcBorders>
            <w:shd w:val="clear" w:color="auto" w:fill="auto"/>
            <w:vAlign w:val="center"/>
            <w:hideMark/>
          </w:tcPr>
          <w:p w14:paraId="6E0D1D1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-0.0115</w:t>
            </w:r>
          </w:p>
        </w:tc>
        <w:tc>
          <w:tcPr>
            <w:tcW w:w="798" w:type="dxa"/>
            <w:tcBorders>
              <w:top w:val="nil"/>
              <w:left w:val="nil"/>
              <w:bottom w:val="nil"/>
              <w:right w:val="nil"/>
            </w:tcBorders>
            <w:shd w:val="clear" w:color="auto" w:fill="auto"/>
            <w:vAlign w:val="center"/>
            <w:hideMark/>
          </w:tcPr>
          <w:p w14:paraId="0820E72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1.30</w:t>
            </w:r>
          </w:p>
        </w:tc>
        <w:tc>
          <w:tcPr>
            <w:tcW w:w="630" w:type="dxa"/>
            <w:tcBorders>
              <w:top w:val="nil"/>
              <w:left w:val="nil"/>
              <w:bottom w:val="nil"/>
              <w:right w:val="nil"/>
            </w:tcBorders>
            <w:shd w:val="clear" w:color="auto" w:fill="auto"/>
            <w:vAlign w:val="center"/>
            <w:hideMark/>
          </w:tcPr>
          <w:p w14:paraId="71506BD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1.26</w:t>
            </w:r>
          </w:p>
        </w:tc>
        <w:tc>
          <w:tcPr>
            <w:tcW w:w="959" w:type="dxa"/>
            <w:tcBorders>
              <w:top w:val="nil"/>
              <w:left w:val="nil"/>
              <w:bottom w:val="nil"/>
              <w:right w:val="nil"/>
            </w:tcBorders>
            <w:shd w:val="clear" w:color="auto" w:fill="auto"/>
            <w:vAlign w:val="center"/>
            <w:hideMark/>
          </w:tcPr>
          <w:p w14:paraId="35467C3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0.0482**</w:t>
            </w:r>
          </w:p>
        </w:tc>
      </w:tr>
      <w:tr w:rsidR="004231BC" w:rsidRPr="004231BC" w14:paraId="26E55269" w14:textId="77777777" w:rsidTr="004231BC">
        <w:trPr>
          <w:trHeight w:val="319"/>
        </w:trPr>
        <w:tc>
          <w:tcPr>
            <w:tcW w:w="1440" w:type="dxa"/>
            <w:tcBorders>
              <w:top w:val="nil"/>
              <w:left w:val="nil"/>
              <w:bottom w:val="nil"/>
              <w:right w:val="nil"/>
            </w:tcBorders>
            <w:shd w:val="clear" w:color="auto" w:fill="auto"/>
            <w:noWrap/>
            <w:vAlign w:val="bottom"/>
            <w:hideMark/>
          </w:tcPr>
          <w:p w14:paraId="1488175E"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Abandono</w:t>
            </w:r>
          </w:p>
        </w:tc>
        <w:tc>
          <w:tcPr>
            <w:tcW w:w="807" w:type="dxa"/>
            <w:tcBorders>
              <w:top w:val="nil"/>
              <w:left w:val="nil"/>
              <w:bottom w:val="nil"/>
              <w:right w:val="nil"/>
            </w:tcBorders>
            <w:shd w:val="clear" w:color="auto" w:fill="auto"/>
            <w:vAlign w:val="center"/>
            <w:hideMark/>
          </w:tcPr>
          <w:p w14:paraId="43F53D3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3239B56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1.05</w:t>
            </w:r>
          </w:p>
        </w:tc>
        <w:tc>
          <w:tcPr>
            <w:tcW w:w="959" w:type="dxa"/>
            <w:tcBorders>
              <w:top w:val="nil"/>
              <w:left w:val="nil"/>
              <w:bottom w:val="nil"/>
              <w:right w:val="nil"/>
            </w:tcBorders>
            <w:shd w:val="clear" w:color="auto" w:fill="auto"/>
            <w:vAlign w:val="center"/>
            <w:hideMark/>
          </w:tcPr>
          <w:p w14:paraId="6AF01AA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0.0439***</w:t>
            </w:r>
          </w:p>
        </w:tc>
        <w:tc>
          <w:tcPr>
            <w:tcW w:w="814" w:type="dxa"/>
            <w:tcBorders>
              <w:top w:val="nil"/>
              <w:left w:val="nil"/>
              <w:bottom w:val="nil"/>
              <w:right w:val="nil"/>
            </w:tcBorders>
            <w:shd w:val="clear" w:color="auto" w:fill="auto"/>
            <w:vAlign w:val="center"/>
            <w:hideMark/>
          </w:tcPr>
          <w:p w14:paraId="183AB53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1F47865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1.06</w:t>
            </w:r>
          </w:p>
        </w:tc>
        <w:tc>
          <w:tcPr>
            <w:tcW w:w="1048" w:type="dxa"/>
            <w:tcBorders>
              <w:top w:val="nil"/>
              <w:left w:val="nil"/>
              <w:bottom w:val="nil"/>
              <w:right w:val="nil"/>
            </w:tcBorders>
            <w:shd w:val="clear" w:color="auto" w:fill="auto"/>
            <w:vAlign w:val="center"/>
            <w:hideMark/>
          </w:tcPr>
          <w:p w14:paraId="15FA167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0.0305***</w:t>
            </w:r>
          </w:p>
        </w:tc>
        <w:tc>
          <w:tcPr>
            <w:tcW w:w="807" w:type="dxa"/>
            <w:tcBorders>
              <w:top w:val="nil"/>
              <w:left w:val="nil"/>
              <w:bottom w:val="nil"/>
              <w:right w:val="nil"/>
            </w:tcBorders>
            <w:shd w:val="clear" w:color="auto" w:fill="auto"/>
            <w:vAlign w:val="center"/>
            <w:hideMark/>
          </w:tcPr>
          <w:p w14:paraId="363BCE8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2F6F1D4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1.05</w:t>
            </w:r>
          </w:p>
        </w:tc>
        <w:tc>
          <w:tcPr>
            <w:tcW w:w="959" w:type="dxa"/>
            <w:tcBorders>
              <w:top w:val="nil"/>
              <w:left w:val="nil"/>
              <w:bottom w:val="nil"/>
              <w:right w:val="nil"/>
            </w:tcBorders>
            <w:shd w:val="clear" w:color="auto" w:fill="auto"/>
            <w:vAlign w:val="center"/>
            <w:hideMark/>
          </w:tcPr>
          <w:p w14:paraId="54C43AB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0.0491***</w:t>
            </w:r>
          </w:p>
        </w:tc>
        <w:tc>
          <w:tcPr>
            <w:tcW w:w="807" w:type="dxa"/>
            <w:tcBorders>
              <w:top w:val="nil"/>
              <w:left w:val="nil"/>
              <w:bottom w:val="nil"/>
              <w:right w:val="nil"/>
            </w:tcBorders>
            <w:shd w:val="clear" w:color="auto" w:fill="auto"/>
            <w:vAlign w:val="center"/>
            <w:hideMark/>
          </w:tcPr>
          <w:p w14:paraId="070E32B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1.11</w:t>
            </w:r>
          </w:p>
        </w:tc>
        <w:tc>
          <w:tcPr>
            <w:tcW w:w="630" w:type="dxa"/>
            <w:tcBorders>
              <w:top w:val="nil"/>
              <w:left w:val="nil"/>
              <w:bottom w:val="nil"/>
              <w:right w:val="nil"/>
            </w:tcBorders>
            <w:shd w:val="clear" w:color="auto" w:fill="auto"/>
            <w:vAlign w:val="center"/>
            <w:hideMark/>
          </w:tcPr>
          <w:p w14:paraId="46BD3A7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1.06</w:t>
            </w:r>
          </w:p>
        </w:tc>
        <w:tc>
          <w:tcPr>
            <w:tcW w:w="959" w:type="dxa"/>
            <w:tcBorders>
              <w:top w:val="nil"/>
              <w:left w:val="nil"/>
              <w:bottom w:val="nil"/>
              <w:right w:val="nil"/>
            </w:tcBorders>
            <w:shd w:val="clear" w:color="auto" w:fill="auto"/>
            <w:vAlign w:val="center"/>
            <w:hideMark/>
          </w:tcPr>
          <w:p w14:paraId="64792E8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0.0540***</w:t>
            </w:r>
          </w:p>
        </w:tc>
        <w:tc>
          <w:tcPr>
            <w:tcW w:w="807" w:type="dxa"/>
            <w:tcBorders>
              <w:top w:val="nil"/>
              <w:left w:val="nil"/>
              <w:bottom w:val="nil"/>
              <w:right w:val="nil"/>
            </w:tcBorders>
            <w:shd w:val="clear" w:color="auto" w:fill="auto"/>
            <w:vAlign w:val="center"/>
            <w:hideMark/>
          </w:tcPr>
          <w:p w14:paraId="17FB444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1.09</w:t>
            </w:r>
          </w:p>
        </w:tc>
        <w:tc>
          <w:tcPr>
            <w:tcW w:w="630" w:type="dxa"/>
            <w:tcBorders>
              <w:top w:val="nil"/>
              <w:left w:val="nil"/>
              <w:bottom w:val="nil"/>
              <w:right w:val="nil"/>
            </w:tcBorders>
            <w:shd w:val="clear" w:color="auto" w:fill="auto"/>
            <w:vAlign w:val="center"/>
            <w:hideMark/>
          </w:tcPr>
          <w:p w14:paraId="1D76C04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1.04</w:t>
            </w:r>
          </w:p>
        </w:tc>
        <w:tc>
          <w:tcPr>
            <w:tcW w:w="959" w:type="dxa"/>
            <w:tcBorders>
              <w:top w:val="nil"/>
              <w:left w:val="nil"/>
              <w:bottom w:val="nil"/>
              <w:right w:val="nil"/>
            </w:tcBorders>
            <w:shd w:val="clear" w:color="auto" w:fill="auto"/>
            <w:vAlign w:val="center"/>
            <w:hideMark/>
          </w:tcPr>
          <w:p w14:paraId="6FBAC93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0.0516***</w:t>
            </w:r>
          </w:p>
        </w:tc>
        <w:tc>
          <w:tcPr>
            <w:tcW w:w="798" w:type="dxa"/>
            <w:tcBorders>
              <w:top w:val="nil"/>
              <w:left w:val="nil"/>
              <w:bottom w:val="nil"/>
              <w:right w:val="nil"/>
            </w:tcBorders>
            <w:shd w:val="clear" w:color="auto" w:fill="auto"/>
            <w:vAlign w:val="center"/>
            <w:hideMark/>
          </w:tcPr>
          <w:p w14:paraId="6BC54A7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0AC7C0F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1.05</w:t>
            </w:r>
          </w:p>
        </w:tc>
        <w:tc>
          <w:tcPr>
            <w:tcW w:w="959" w:type="dxa"/>
            <w:tcBorders>
              <w:top w:val="nil"/>
              <w:left w:val="nil"/>
              <w:bottom w:val="nil"/>
              <w:right w:val="nil"/>
            </w:tcBorders>
            <w:shd w:val="clear" w:color="auto" w:fill="auto"/>
            <w:vAlign w:val="center"/>
            <w:hideMark/>
          </w:tcPr>
          <w:p w14:paraId="2C4324B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0.0502***</w:t>
            </w:r>
          </w:p>
        </w:tc>
      </w:tr>
      <w:tr w:rsidR="004231BC" w:rsidRPr="004231BC" w14:paraId="33AF8D3E" w14:textId="77777777" w:rsidTr="004231BC">
        <w:trPr>
          <w:trHeight w:val="319"/>
        </w:trPr>
        <w:tc>
          <w:tcPr>
            <w:tcW w:w="15903" w:type="dxa"/>
            <w:gridSpan w:val="19"/>
            <w:tcBorders>
              <w:top w:val="nil"/>
              <w:left w:val="nil"/>
              <w:bottom w:val="nil"/>
              <w:right w:val="nil"/>
            </w:tcBorders>
            <w:shd w:val="clear" w:color="auto" w:fill="auto"/>
            <w:vAlign w:val="center"/>
            <w:hideMark/>
          </w:tcPr>
          <w:p w14:paraId="46974143" w14:textId="77777777" w:rsidR="004231BC" w:rsidRPr="004231BC" w:rsidRDefault="004231BC"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Escola e Direção</w:t>
            </w:r>
          </w:p>
        </w:tc>
      </w:tr>
      <w:tr w:rsidR="004231BC" w:rsidRPr="004231BC" w14:paraId="515D58EC" w14:textId="77777777" w:rsidTr="004231BC">
        <w:trPr>
          <w:trHeight w:val="450"/>
        </w:trPr>
        <w:tc>
          <w:tcPr>
            <w:tcW w:w="1440" w:type="dxa"/>
            <w:tcBorders>
              <w:top w:val="nil"/>
              <w:left w:val="nil"/>
              <w:bottom w:val="nil"/>
              <w:right w:val="nil"/>
            </w:tcBorders>
            <w:shd w:val="clear" w:color="auto" w:fill="auto"/>
            <w:vAlign w:val="center"/>
            <w:hideMark/>
          </w:tcPr>
          <w:p w14:paraId="70CA5E8F"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Computadores Administrativos</w:t>
            </w:r>
          </w:p>
        </w:tc>
        <w:tc>
          <w:tcPr>
            <w:tcW w:w="807" w:type="dxa"/>
            <w:tcBorders>
              <w:top w:val="nil"/>
              <w:left w:val="nil"/>
              <w:bottom w:val="nil"/>
              <w:right w:val="nil"/>
            </w:tcBorders>
            <w:shd w:val="clear" w:color="auto" w:fill="auto"/>
            <w:vAlign w:val="center"/>
            <w:hideMark/>
          </w:tcPr>
          <w:p w14:paraId="1E9A886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3.46</w:t>
            </w:r>
          </w:p>
        </w:tc>
        <w:tc>
          <w:tcPr>
            <w:tcW w:w="630" w:type="dxa"/>
            <w:tcBorders>
              <w:top w:val="nil"/>
              <w:left w:val="nil"/>
              <w:bottom w:val="nil"/>
              <w:right w:val="nil"/>
            </w:tcBorders>
            <w:shd w:val="clear" w:color="auto" w:fill="auto"/>
            <w:vAlign w:val="center"/>
            <w:hideMark/>
          </w:tcPr>
          <w:p w14:paraId="296F224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3.86</w:t>
            </w:r>
          </w:p>
        </w:tc>
        <w:tc>
          <w:tcPr>
            <w:tcW w:w="959" w:type="dxa"/>
            <w:tcBorders>
              <w:top w:val="nil"/>
              <w:left w:val="nil"/>
              <w:bottom w:val="nil"/>
              <w:right w:val="nil"/>
            </w:tcBorders>
            <w:shd w:val="clear" w:color="auto" w:fill="auto"/>
            <w:vAlign w:val="center"/>
            <w:hideMark/>
          </w:tcPr>
          <w:p w14:paraId="2783796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-0.396***</w:t>
            </w:r>
          </w:p>
        </w:tc>
        <w:tc>
          <w:tcPr>
            <w:tcW w:w="814" w:type="dxa"/>
            <w:tcBorders>
              <w:top w:val="nil"/>
              <w:left w:val="nil"/>
              <w:bottom w:val="nil"/>
              <w:right w:val="nil"/>
            </w:tcBorders>
            <w:shd w:val="clear" w:color="auto" w:fill="auto"/>
            <w:vAlign w:val="center"/>
            <w:hideMark/>
          </w:tcPr>
          <w:p w14:paraId="79D53C4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3.57</w:t>
            </w:r>
          </w:p>
        </w:tc>
        <w:tc>
          <w:tcPr>
            <w:tcW w:w="630" w:type="dxa"/>
            <w:tcBorders>
              <w:top w:val="nil"/>
              <w:left w:val="nil"/>
              <w:bottom w:val="nil"/>
              <w:right w:val="nil"/>
            </w:tcBorders>
            <w:shd w:val="clear" w:color="auto" w:fill="auto"/>
            <w:vAlign w:val="center"/>
            <w:hideMark/>
          </w:tcPr>
          <w:p w14:paraId="04777F0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3.53</w:t>
            </w:r>
          </w:p>
        </w:tc>
        <w:tc>
          <w:tcPr>
            <w:tcW w:w="1048" w:type="dxa"/>
            <w:tcBorders>
              <w:top w:val="nil"/>
              <w:left w:val="nil"/>
              <w:bottom w:val="nil"/>
              <w:right w:val="nil"/>
            </w:tcBorders>
            <w:shd w:val="clear" w:color="auto" w:fill="auto"/>
            <w:vAlign w:val="center"/>
            <w:hideMark/>
          </w:tcPr>
          <w:p w14:paraId="7750678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0.034</w:t>
            </w:r>
          </w:p>
        </w:tc>
        <w:tc>
          <w:tcPr>
            <w:tcW w:w="807" w:type="dxa"/>
            <w:tcBorders>
              <w:top w:val="nil"/>
              <w:left w:val="nil"/>
              <w:bottom w:val="nil"/>
              <w:right w:val="nil"/>
            </w:tcBorders>
            <w:shd w:val="clear" w:color="auto" w:fill="auto"/>
            <w:vAlign w:val="center"/>
            <w:hideMark/>
          </w:tcPr>
          <w:p w14:paraId="62A0DD9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3.70</w:t>
            </w:r>
          </w:p>
        </w:tc>
        <w:tc>
          <w:tcPr>
            <w:tcW w:w="630" w:type="dxa"/>
            <w:tcBorders>
              <w:top w:val="nil"/>
              <w:left w:val="nil"/>
              <w:bottom w:val="nil"/>
              <w:right w:val="nil"/>
            </w:tcBorders>
            <w:shd w:val="clear" w:color="auto" w:fill="auto"/>
            <w:vAlign w:val="center"/>
            <w:hideMark/>
          </w:tcPr>
          <w:p w14:paraId="5062D12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3.96</w:t>
            </w:r>
          </w:p>
        </w:tc>
        <w:tc>
          <w:tcPr>
            <w:tcW w:w="959" w:type="dxa"/>
            <w:tcBorders>
              <w:top w:val="nil"/>
              <w:left w:val="nil"/>
              <w:bottom w:val="nil"/>
              <w:right w:val="nil"/>
            </w:tcBorders>
            <w:shd w:val="clear" w:color="auto" w:fill="auto"/>
            <w:vAlign w:val="center"/>
            <w:hideMark/>
          </w:tcPr>
          <w:p w14:paraId="79FE044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-0.263***</w:t>
            </w:r>
          </w:p>
        </w:tc>
        <w:tc>
          <w:tcPr>
            <w:tcW w:w="807" w:type="dxa"/>
            <w:tcBorders>
              <w:top w:val="nil"/>
              <w:left w:val="nil"/>
              <w:bottom w:val="nil"/>
              <w:right w:val="nil"/>
            </w:tcBorders>
            <w:shd w:val="clear" w:color="auto" w:fill="auto"/>
            <w:vAlign w:val="center"/>
            <w:hideMark/>
          </w:tcPr>
          <w:p w14:paraId="20F70C7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3.67</w:t>
            </w:r>
          </w:p>
        </w:tc>
        <w:tc>
          <w:tcPr>
            <w:tcW w:w="630" w:type="dxa"/>
            <w:tcBorders>
              <w:top w:val="nil"/>
              <w:left w:val="nil"/>
              <w:bottom w:val="nil"/>
              <w:right w:val="nil"/>
            </w:tcBorders>
            <w:shd w:val="clear" w:color="auto" w:fill="auto"/>
            <w:vAlign w:val="center"/>
            <w:hideMark/>
          </w:tcPr>
          <w:p w14:paraId="40A5B74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3.44</w:t>
            </w:r>
          </w:p>
        </w:tc>
        <w:tc>
          <w:tcPr>
            <w:tcW w:w="959" w:type="dxa"/>
            <w:tcBorders>
              <w:top w:val="nil"/>
              <w:left w:val="nil"/>
              <w:bottom w:val="nil"/>
              <w:right w:val="nil"/>
            </w:tcBorders>
            <w:shd w:val="clear" w:color="auto" w:fill="auto"/>
            <w:vAlign w:val="center"/>
            <w:hideMark/>
          </w:tcPr>
          <w:p w14:paraId="3075D3C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0.222***</w:t>
            </w:r>
          </w:p>
        </w:tc>
        <w:tc>
          <w:tcPr>
            <w:tcW w:w="807" w:type="dxa"/>
            <w:tcBorders>
              <w:top w:val="nil"/>
              <w:left w:val="nil"/>
              <w:bottom w:val="nil"/>
              <w:right w:val="nil"/>
            </w:tcBorders>
            <w:shd w:val="clear" w:color="auto" w:fill="auto"/>
            <w:vAlign w:val="center"/>
            <w:hideMark/>
          </w:tcPr>
          <w:p w14:paraId="334B163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3.69</w:t>
            </w:r>
          </w:p>
        </w:tc>
        <w:tc>
          <w:tcPr>
            <w:tcW w:w="630" w:type="dxa"/>
            <w:tcBorders>
              <w:top w:val="nil"/>
              <w:left w:val="nil"/>
              <w:bottom w:val="nil"/>
              <w:right w:val="nil"/>
            </w:tcBorders>
            <w:shd w:val="clear" w:color="auto" w:fill="auto"/>
            <w:vAlign w:val="center"/>
            <w:hideMark/>
          </w:tcPr>
          <w:p w14:paraId="62A1404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3.79</w:t>
            </w:r>
          </w:p>
        </w:tc>
        <w:tc>
          <w:tcPr>
            <w:tcW w:w="959" w:type="dxa"/>
            <w:tcBorders>
              <w:top w:val="nil"/>
              <w:left w:val="nil"/>
              <w:bottom w:val="nil"/>
              <w:right w:val="nil"/>
            </w:tcBorders>
            <w:shd w:val="clear" w:color="auto" w:fill="auto"/>
            <w:vAlign w:val="center"/>
            <w:hideMark/>
          </w:tcPr>
          <w:p w14:paraId="5F2B07D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-0.106***</w:t>
            </w:r>
          </w:p>
        </w:tc>
        <w:tc>
          <w:tcPr>
            <w:tcW w:w="798" w:type="dxa"/>
            <w:tcBorders>
              <w:top w:val="nil"/>
              <w:left w:val="nil"/>
              <w:bottom w:val="nil"/>
              <w:right w:val="nil"/>
            </w:tcBorders>
            <w:shd w:val="clear" w:color="auto" w:fill="auto"/>
            <w:vAlign w:val="center"/>
            <w:hideMark/>
          </w:tcPr>
          <w:p w14:paraId="10D93B4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3.64</w:t>
            </w:r>
          </w:p>
        </w:tc>
        <w:tc>
          <w:tcPr>
            <w:tcW w:w="630" w:type="dxa"/>
            <w:tcBorders>
              <w:top w:val="nil"/>
              <w:left w:val="nil"/>
              <w:bottom w:val="nil"/>
              <w:right w:val="nil"/>
            </w:tcBorders>
            <w:shd w:val="clear" w:color="auto" w:fill="auto"/>
            <w:vAlign w:val="center"/>
            <w:hideMark/>
          </w:tcPr>
          <w:p w14:paraId="78C3905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3.67</w:t>
            </w:r>
          </w:p>
        </w:tc>
        <w:tc>
          <w:tcPr>
            <w:tcW w:w="959" w:type="dxa"/>
            <w:tcBorders>
              <w:top w:val="nil"/>
              <w:left w:val="nil"/>
              <w:bottom w:val="nil"/>
              <w:right w:val="nil"/>
            </w:tcBorders>
            <w:shd w:val="clear" w:color="auto" w:fill="auto"/>
            <w:vAlign w:val="center"/>
            <w:hideMark/>
          </w:tcPr>
          <w:p w14:paraId="018473D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-0.0311</w:t>
            </w:r>
          </w:p>
        </w:tc>
      </w:tr>
      <w:tr w:rsidR="004231BC" w:rsidRPr="004231BC" w14:paraId="58BFBC03" w14:textId="77777777" w:rsidTr="004231BC">
        <w:trPr>
          <w:trHeight w:val="450"/>
        </w:trPr>
        <w:tc>
          <w:tcPr>
            <w:tcW w:w="1440" w:type="dxa"/>
            <w:tcBorders>
              <w:top w:val="nil"/>
              <w:left w:val="nil"/>
              <w:bottom w:val="nil"/>
              <w:right w:val="nil"/>
            </w:tcBorders>
            <w:shd w:val="clear" w:color="auto" w:fill="auto"/>
            <w:vAlign w:val="center"/>
            <w:hideMark/>
          </w:tcPr>
          <w:p w14:paraId="052930B4"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Problemas de Direção</w:t>
            </w:r>
          </w:p>
        </w:tc>
        <w:tc>
          <w:tcPr>
            <w:tcW w:w="807" w:type="dxa"/>
            <w:tcBorders>
              <w:top w:val="nil"/>
              <w:left w:val="nil"/>
              <w:bottom w:val="nil"/>
              <w:right w:val="nil"/>
            </w:tcBorders>
            <w:shd w:val="clear" w:color="auto" w:fill="auto"/>
            <w:vAlign w:val="center"/>
            <w:hideMark/>
          </w:tcPr>
          <w:p w14:paraId="183E159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20CF6ED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0.43</w:t>
            </w:r>
          </w:p>
        </w:tc>
        <w:tc>
          <w:tcPr>
            <w:tcW w:w="959" w:type="dxa"/>
            <w:tcBorders>
              <w:top w:val="nil"/>
              <w:left w:val="nil"/>
              <w:bottom w:val="nil"/>
              <w:right w:val="nil"/>
            </w:tcBorders>
            <w:shd w:val="clear" w:color="auto" w:fill="auto"/>
            <w:vAlign w:val="center"/>
            <w:hideMark/>
          </w:tcPr>
          <w:p w14:paraId="50DCFDC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-0.00193</w:t>
            </w:r>
          </w:p>
        </w:tc>
        <w:tc>
          <w:tcPr>
            <w:tcW w:w="814" w:type="dxa"/>
            <w:tcBorders>
              <w:top w:val="nil"/>
              <w:left w:val="nil"/>
              <w:bottom w:val="nil"/>
              <w:right w:val="nil"/>
            </w:tcBorders>
            <w:shd w:val="clear" w:color="auto" w:fill="auto"/>
            <w:vAlign w:val="center"/>
            <w:hideMark/>
          </w:tcPr>
          <w:p w14:paraId="4900D84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0.45</w:t>
            </w:r>
          </w:p>
        </w:tc>
        <w:tc>
          <w:tcPr>
            <w:tcW w:w="630" w:type="dxa"/>
            <w:tcBorders>
              <w:top w:val="nil"/>
              <w:left w:val="nil"/>
              <w:bottom w:val="nil"/>
              <w:right w:val="nil"/>
            </w:tcBorders>
            <w:shd w:val="clear" w:color="auto" w:fill="auto"/>
            <w:vAlign w:val="center"/>
            <w:hideMark/>
          </w:tcPr>
          <w:p w14:paraId="4075972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1048" w:type="dxa"/>
            <w:tcBorders>
              <w:top w:val="nil"/>
              <w:left w:val="nil"/>
              <w:bottom w:val="nil"/>
              <w:right w:val="nil"/>
            </w:tcBorders>
            <w:shd w:val="clear" w:color="auto" w:fill="auto"/>
            <w:vAlign w:val="center"/>
            <w:hideMark/>
          </w:tcPr>
          <w:p w14:paraId="7A345C9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0.0251***</w:t>
            </w:r>
          </w:p>
        </w:tc>
        <w:tc>
          <w:tcPr>
            <w:tcW w:w="807" w:type="dxa"/>
            <w:tcBorders>
              <w:top w:val="nil"/>
              <w:left w:val="nil"/>
              <w:bottom w:val="nil"/>
              <w:right w:val="nil"/>
            </w:tcBorders>
            <w:shd w:val="clear" w:color="auto" w:fill="auto"/>
            <w:vAlign w:val="center"/>
            <w:hideMark/>
          </w:tcPr>
          <w:p w14:paraId="45D16AF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0.45</w:t>
            </w:r>
          </w:p>
        </w:tc>
        <w:tc>
          <w:tcPr>
            <w:tcW w:w="630" w:type="dxa"/>
            <w:tcBorders>
              <w:top w:val="nil"/>
              <w:left w:val="nil"/>
              <w:bottom w:val="nil"/>
              <w:right w:val="nil"/>
            </w:tcBorders>
            <w:shd w:val="clear" w:color="auto" w:fill="auto"/>
            <w:vAlign w:val="center"/>
            <w:hideMark/>
          </w:tcPr>
          <w:p w14:paraId="0E00881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0.51</w:t>
            </w:r>
          </w:p>
        </w:tc>
        <w:tc>
          <w:tcPr>
            <w:tcW w:w="959" w:type="dxa"/>
            <w:tcBorders>
              <w:top w:val="nil"/>
              <w:left w:val="nil"/>
              <w:bottom w:val="nil"/>
              <w:right w:val="nil"/>
            </w:tcBorders>
            <w:shd w:val="clear" w:color="auto" w:fill="auto"/>
            <w:vAlign w:val="center"/>
            <w:hideMark/>
          </w:tcPr>
          <w:p w14:paraId="457129A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-0.0582***</w:t>
            </w:r>
          </w:p>
        </w:tc>
        <w:tc>
          <w:tcPr>
            <w:tcW w:w="807" w:type="dxa"/>
            <w:tcBorders>
              <w:top w:val="nil"/>
              <w:left w:val="nil"/>
              <w:bottom w:val="nil"/>
              <w:right w:val="nil"/>
            </w:tcBorders>
            <w:shd w:val="clear" w:color="auto" w:fill="auto"/>
            <w:vAlign w:val="center"/>
            <w:hideMark/>
          </w:tcPr>
          <w:p w14:paraId="2157C2F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3EDF224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0.51</w:t>
            </w:r>
          </w:p>
        </w:tc>
        <w:tc>
          <w:tcPr>
            <w:tcW w:w="959" w:type="dxa"/>
            <w:tcBorders>
              <w:top w:val="nil"/>
              <w:left w:val="nil"/>
              <w:bottom w:val="nil"/>
              <w:right w:val="nil"/>
            </w:tcBorders>
            <w:shd w:val="clear" w:color="auto" w:fill="auto"/>
            <w:vAlign w:val="center"/>
            <w:hideMark/>
          </w:tcPr>
          <w:p w14:paraId="113389A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-0.0719***</w:t>
            </w:r>
          </w:p>
        </w:tc>
        <w:tc>
          <w:tcPr>
            <w:tcW w:w="807" w:type="dxa"/>
            <w:tcBorders>
              <w:top w:val="nil"/>
              <w:left w:val="nil"/>
              <w:bottom w:val="nil"/>
              <w:right w:val="nil"/>
            </w:tcBorders>
            <w:shd w:val="clear" w:color="auto" w:fill="auto"/>
            <w:vAlign w:val="center"/>
            <w:hideMark/>
          </w:tcPr>
          <w:p w14:paraId="0135004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0.41</w:t>
            </w:r>
          </w:p>
        </w:tc>
        <w:tc>
          <w:tcPr>
            <w:tcW w:w="630" w:type="dxa"/>
            <w:tcBorders>
              <w:top w:val="nil"/>
              <w:left w:val="nil"/>
              <w:bottom w:val="nil"/>
              <w:right w:val="nil"/>
            </w:tcBorders>
            <w:shd w:val="clear" w:color="auto" w:fill="auto"/>
            <w:vAlign w:val="center"/>
            <w:hideMark/>
          </w:tcPr>
          <w:p w14:paraId="6957414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0.43</w:t>
            </w:r>
          </w:p>
        </w:tc>
        <w:tc>
          <w:tcPr>
            <w:tcW w:w="959" w:type="dxa"/>
            <w:tcBorders>
              <w:top w:val="nil"/>
              <w:left w:val="nil"/>
              <w:bottom w:val="nil"/>
              <w:right w:val="nil"/>
            </w:tcBorders>
            <w:shd w:val="clear" w:color="auto" w:fill="auto"/>
            <w:vAlign w:val="center"/>
            <w:hideMark/>
          </w:tcPr>
          <w:p w14:paraId="5370638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-0.0155***</w:t>
            </w:r>
          </w:p>
        </w:tc>
        <w:tc>
          <w:tcPr>
            <w:tcW w:w="798" w:type="dxa"/>
            <w:tcBorders>
              <w:top w:val="nil"/>
              <w:left w:val="nil"/>
              <w:bottom w:val="nil"/>
              <w:right w:val="nil"/>
            </w:tcBorders>
            <w:shd w:val="clear" w:color="auto" w:fill="auto"/>
            <w:vAlign w:val="center"/>
            <w:hideMark/>
          </w:tcPr>
          <w:p w14:paraId="19A7782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48B953E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0.47</w:t>
            </w:r>
          </w:p>
        </w:tc>
        <w:tc>
          <w:tcPr>
            <w:tcW w:w="959" w:type="dxa"/>
            <w:tcBorders>
              <w:top w:val="nil"/>
              <w:left w:val="nil"/>
              <w:bottom w:val="nil"/>
              <w:right w:val="nil"/>
            </w:tcBorders>
            <w:shd w:val="clear" w:color="auto" w:fill="auto"/>
            <w:vAlign w:val="center"/>
            <w:hideMark/>
          </w:tcPr>
          <w:p w14:paraId="08D46F5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-0.0453***</w:t>
            </w:r>
          </w:p>
        </w:tc>
      </w:tr>
      <w:tr w:rsidR="004231BC" w:rsidRPr="004231BC" w14:paraId="6EDE2818" w14:textId="77777777" w:rsidTr="004231BC">
        <w:trPr>
          <w:trHeight w:val="450"/>
        </w:trPr>
        <w:tc>
          <w:tcPr>
            <w:tcW w:w="15903" w:type="dxa"/>
            <w:gridSpan w:val="19"/>
            <w:tcBorders>
              <w:top w:val="nil"/>
              <w:left w:val="nil"/>
              <w:bottom w:val="nil"/>
              <w:right w:val="nil"/>
            </w:tcBorders>
            <w:shd w:val="clear" w:color="auto" w:fill="auto"/>
            <w:vAlign w:val="center"/>
            <w:hideMark/>
          </w:tcPr>
          <w:p w14:paraId="37811A63" w14:textId="2B4D419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b/>
                <w:bCs/>
                <w:color w:val="000000"/>
                <w:sz w:val="16"/>
                <w:szCs w:val="16"/>
                <w:lang w:eastAsia="pt-BR"/>
              </w:rPr>
              <w:t>Outros Programas</w:t>
            </w:r>
          </w:p>
        </w:tc>
      </w:tr>
      <w:tr w:rsidR="004231BC" w:rsidRPr="004231BC" w14:paraId="4D2E667F" w14:textId="77777777" w:rsidTr="004231BC">
        <w:trPr>
          <w:trHeight w:val="319"/>
        </w:trPr>
        <w:tc>
          <w:tcPr>
            <w:tcW w:w="1440" w:type="dxa"/>
            <w:tcBorders>
              <w:top w:val="nil"/>
              <w:left w:val="nil"/>
              <w:bottom w:val="nil"/>
              <w:right w:val="nil"/>
            </w:tcBorders>
            <w:shd w:val="clear" w:color="auto" w:fill="auto"/>
            <w:vAlign w:val="center"/>
            <w:hideMark/>
          </w:tcPr>
          <w:p w14:paraId="5BB522A5"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PBLE</w:t>
            </w:r>
          </w:p>
        </w:tc>
        <w:tc>
          <w:tcPr>
            <w:tcW w:w="807" w:type="dxa"/>
            <w:tcBorders>
              <w:top w:val="nil"/>
              <w:left w:val="nil"/>
              <w:bottom w:val="nil"/>
              <w:right w:val="nil"/>
            </w:tcBorders>
            <w:shd w:val="clear" w:color="auto" w:fill="auto"/>
            <w:vAlign w:val="center"/>
            <w:hideMark/>
          </w:tcPr>
          <w:p w14:paraId="4EFEEC9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w:t>
            </w:r>
          </w:p>
        </w:tc>
        <w:tc>
          <w:tcPr>
            <w:tcW w:w="630" w:type="dxa"/>
            <w:tcBorders>
              <w:top w:val="nil"/>
              <w:left w:val="nil"/>
              <w:bottom w:val="nil"/>
              <w:right w:val="nil"/>
            </w:tcBorders>
            <w:shd w:val="clear" w:color="auto" w:fill="auto"/>
            <w:vAlign w:val="center"/>
            <w:hideMark/>
          </w:tcPr>
          <w:p w14:paraId="24C6E56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w:t>
            </w:r>
          </w:p>
        </w:tc>
        <w:tc>
          <w:tcPr>
            <w:tcW w:w="959" w:type="dxa"/>
            <w:tcBorders>
              <w:top w:val="nil"/>
              <w:left w:val="nil"/>
              <w:bottom w:val="nil"/>
              <w:right w:val="nil"/>
            </w:tcBorders>
            <w:shd w:val="clear" w:color="auto" w:fill="auto"/>
            <w:vAlign w:val="center"/>
            <w:hideMark/>
          </w:tcPr>
          <w:p w14:paraId="7D5B48A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w:t>
            </w:r>
          </w:p>
        </w:tc>
        <w:tc>
          <w:tcPr>
            <w:tcW w:w="814" w:type="dxa"/>
            <w:tcBorders>
              <w:top w:val="nil"/>
              <w:left w:val="nil"/>
              <w:bottom w:val="nil"/>
              <w:right w:val="nil"/>
            </w:tcBorders>
            <w:shd w:val="clear" w:color="auto" w:fill="auto"/>
            <w:vAlign w:val="center"/>
            <w:hideMark/>
          </w:tcPr>
          <w:p w14:paraId="31FF1D4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2312711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0.49</w:t>
            </w:r>
          </w:p>
        </w:tc>
        <w:tc>
          <w:tcPr>
            <w:tcW w:w="1048" w:type="dxa"/>
            <w:tcBorders>
              <w:top w:val="nil"/>
              <w:left w:val="nil"/>
              <w:bottom w:val="nil"/>
              <w:right w:val="nil"/>
            </w:tcBorders>
            <w:shd w:val="clear" w:color="auto" w:fill="auto"/>
            <w:vAlign w:val="center"/>
            <w:hideMark/>
          </w:tcPr>
          <w:p w14:paraId="1588C8A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0.0404***</w:t>
            </w:r>
          </w:p>
        </w:tc>
        <w:tc>
          <w:tcPr>
            <w:tcW w:w="807" w:type="dxa"/>
            <w:tcBorders>
              <w:top w:val="nil"/>
              <w:left w:val="nil"/>
              <w:bottom w:val="nil"/>
              <w:right w:val="nil"/>
            </w:tcBorders>
            <w:shd w:val="clear" w:color="auto" w:fill="auto"/>
            <w:vAlign w:val="center"/>
            <w:hideMark/>
          </w:tcPr>
          <w:p w14:paraId="3B86BE4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0.84</w:t>
            </w:r>
          </w:p>
        </w:tc>
        <w:tc>
          <w:tcPr>
            <w:tcW w:w="630" w:type="dxa"/>
            <w:tcBorders>
              <w:top w:val="nil"/>
              <w:left w:val="nil"/>
              <w:bottom w:val="nil"/>
              <w:right w:val="nil"/>
            </w:tcBorders>
            <w:shd w:val="clear" w:color="auto" w:fill="auto"/>
            <w:vAlign w:val="center"/>
            <w:hideMark/>
          </w:tcPr>
          <w:p w14:paraId="3B3F980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0.90</w:t>
            </w:r>
          </w:p>
        </w:tc>
        <w:tc>
          <w:tcPr>
            <w:tcW w:w="959" w:type="dxa"/>
            <w:tcBorders>
              <w:top w:val="nil"/>
              <w:left w:val="nil"/>
              <w:bottom w:val="nil"/>
              <w:right w:val="nil"/>
            </w:tcBorders>
            <w:shd w:val="clear" w:color="auto" w:fill="auto"/>
            <w:vAlign w:val="center"/>
            <w:hideMark/>
          </w:tcPr>
          <w:p w14:paraId="11B8B27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-0.0588***</w:t>
            </w:r>
          </w:p>
        </w:tc>
        <w:tc>
          <w:tcPr>
            <w:tcW w:w="807" w:type="dxa"/>
            <w:tcBorders>
              <w:top w:val="nil"/>
              <w:left w:val="nil"/>
              <w:bottom w:val="nil"/>
              <w:right w:val="nil"/>
            </w:tcBorders>
            <w:shd w:val="clear" w:color="auto" w:fill="auto"/>
            <w:vAlign w:val="center"/>
            <w:hideMark/>
          </w:tcPr>
          <w:p w14:paraId="75A267B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630" w:type="dxa"/>
            <w:tcBorders>
              <w:top w:val="nil"/>
              <w:left w:val="nil"/>
              <w:bottom w:val="nil"/>
              <w:right w:val="nil"/>
            </w:tcBorders>
            <w:shd w:val="clear" w:color="auto" w:fill="auto"/>
            <w:vAlign w:val="center"/>
            <w:hideMark/>
          </w:tcPr>
          <w:p w14:paraId="727219C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1.00</w:t>
            </w:r>
          </w:p>
        </w:tc>
        <w:tc>
          <w:tcPr>
            <w:tcW w:w="959" w:type="dxa"/>
            <w:tcBorders>
              <w:top w:val="nil"/>
              <w:left w:val="nil"/>
              <w:bottom w:val="nil"/>
              <w:right w:val="nil"/>
            </w:tcBorders>
            <w:shd w:val="clear" w:color="auto" w:fill="auto"/>
            <w:vAlign w:val="center"/>
            <w:hideMark/>
          </w:tcPr>
          <w:p w14:paraId="1E53744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-0.0358***</w:t>
            </w:r>
          </w:p>
        </w:tc>
        <w:tc>
          <w:tcPr>
            <w:tcW w:w="807" w:type="dxa"/>
            <w:tcBorders>
              <w:top w:val="nil"/>
              <w:left w:val="nil"/>
              <w:bottom w:val="nil"/>
              <w:right w:val="nil"/>
            </w:tcBorders>
            <w:shd w:val="clear" w:color="auto" w:fill="auto"/>
            <w:vAlign w:val="center"/>
            <w:hideMark/>
          </w:tcPr>
          <w:p w14:paraId="029FCBC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0.97</w:t>
            </w:r>
          </w:p>
        </w:tc>
        <w:tc>
          <w:tcPr>
            <w:tcW w:w="630" w:type="dxa"/>
            <w:tcBorders>
              <w:top w:val="nil"/>
              <w:left w:val="nil"/>
              <w:bottom w:val="nil"/>
              <w:right w:val="nil"/>
            </w:tcBorders>
            <w:shd w:val="clear" w:color="auto" w:fill="auto"/>
            <w:vAlign w:val="center"/>
            <w:hideMark/>
          </w:tcPr>
          <w:p w14:paraId="4759C69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1.00</w:t>
            </w:r>
          </w:p>
        </w:tc>
        <w:tc>
          <w:tcPr>
            <w:tcW w:w="959" w:type="dxa"/>
            <w:tcBorders>
              <w:top w:val="nil"/>
              <w:left w:val="nil"/>
              <w:bottom w:val="nil"/>
              <w:right w:val="nil"/>
            </w:tcBorders>
            <w:shd w:val="clear" w:color="auto" w:fill="auto"/>
            <w:vAlign w:val="center"/>
            <w:hideMark/>
          </w:tcPr>
          <w:p w14:paraId="5A258B1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-0.0287***</w:t>
            </w:r>
          </w:p>
        </w:tc>
        <w:tc>
          <w:tcPr>
            <w:tcW w:w="798" w:type="dxa"/>
            <w:tcBorders>
              <w:top w:val="nil"/>
              <w:left w:val="nil"/>
              <w:bottom w:val="nil"/>
              <w:right w:val="nil"/>
            </w:tcBorders>
            <w:shd w:val="clear" w:color="auto" w:fill="auto"/>
            <w:vAlign w:val="center"/>
            <w:hideMark/>
          </w:tcPr>
          <w:p w14:paraId="6D56E81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0.98</w:t>
            </w:r>
          </w:p>
        </w:tc>
        <w:tc>
          <w:tcPr>
            <w:tcW w:w="630" w:type="dxa"/>
            <w:tcBorders>
              <w:top w:val="nil"/>
              <w:left w:val="nil"/>
              <w:bottom w:val="nil"/>
              <w:right w:val="nil"/>
            </w:tcBorders>
            <w:shd w:val="clear" w:color="auto" w:fill="auto"/>
            <w:vAlign w:val="center"/>
            <w:hideMark/>
          </w:tcPr>
          <w:p w14:paraId="3A11E32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1.00</w:t>
            </w:r>
          </w:p>
        </w:tc>
        <w:tc>
          <w:tcPr>
            <w:tcW w:w="959" w:type="dxa"/>
            <w:tcBorders>
              <w:top w:val="nil"/>
              <w:left w:val="nil"/>
              <w:bottom w:val="nil"/>
              <w:right w:val="nil"/>
            </w:tcBorders>
            <w:shd w:val="clear" w:color="auto" w:fill="auto"/>
            <w:vAlign w:val="center"/>
            <w:hideMark/>
          </w:tcPr>
          <w:p w14:paraId="5B43A56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-0.0185***</w:t>
            </w:r>
          </w:p>
        </w:tc>
      </w:tr>
      <w:tr w:rsidR="004231BC" w:rsidRPr="004231BC" w14:paraId="02637D3E" w14:textId="77777777" w:rsidTr="004231BC">
        <w:trPr>
          <w:trHeight w:val="225"/>
        </w:trPr>
        <w:tc>
          <w:tcPr>
            <w:tcW w:w="1440" w:type="dxa"/>
            <w:tcBorders>
              <w:top w:val="nil"/>
              <w:left w:val="nil"/>
              <w:bottom w:val="nil"/>
              <w:right w:val="nil"/>
            </w:tcBorders>
            <w:shd w:val="clear" w:color="auto" w:fill="auto"/>
            <w:noWrap/>
            <w:vAlign w:val="bottom"/>
            <w:hideMark/>
          </w:tcPr>
          <w:p w14:paraId="081EE172"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p>
        </w:tc>
        <w:tc>
          <w:tcPr>
            <w:tcW w:w="807" w:type="dxa"/>
            <w:tcBorders>
              <w:top w:val="nil"/>
              <w:left w:val="nil"/>
              <w:bottom w:val="nil"/>
              <w:right w:val="nil"/>
            </w:tcBorders>
            <w:shd w:val="clear" w:color="auto" w:fill="auto"/>
            <w:vAlign w:val="center"/>
            <w:hideMark/>
          </w:tcPr>
          <w:p w14:paraId="23BB749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69744B5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2D7C742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814" w:type="dxa"/>
            <w:tcBorders>
              <w:top w:val="nil"/>
              <w:left w:val="nil"/>
              <w:bottom w:val="nil"/>
              <w:right w:val="nil"/>
            </w:tcBorders>
            <w:shd w:val="clear" w:color="auto" w:fill="auto"/>
            <w:vAlign w:val="center"/>
            <w:hideMark/>
          </w:tcPr>
          <w:p w14:paraId="1A809A3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52A9039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38FBF9B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807" w:type="dxa"/>
            <w:tcBorders>
              <w:top w:val="nil"/>
              <w:left w:val="nil"/>
              <w:bottom w:val="nil"/>
              <w:right w:val="nil"/>
            </w:tcBorders>
            <w:shd w:val="clear" w:color="auto" w:fill="auto"/>
            <w:vAlign w:val="center"/>
            <w:hideMark/>
          </w:tcPr>
          <w:p w14:paraId="35A6F7D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617E7BD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4C62FD8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807" w:type="dxa"/>
            <w:tcBorders>
              <w:top w:val="nil"/>
              <w:left w:val="nil"/>
              <w:bottom w:val="nil"/>
              <w:right w:val="nil"/>
            </w:tcBorders>
            <w:shd w:val="clear" w:color="auto" w:fill="auto"/>
            <w:vAlign w:val="center"/>
            <w:hideMark/>
          </w:tcPr>
          <w:p w14:paraId="0CA4933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20AF50F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00C0B90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807" w:type="dxa"/>
            <w:tcBorders>
              <w:top w:val="nil"/>
              <w:left w:val="nil"/>
              <w:bottom w:val="nil"/>
              <w:right w:val="nil"/>
            </w:tcBorders>
            <w:shd w:val="clear" w:color="auto" w:fill="auto"/>
            <w:vAlign w:val="center"/>
            <w:hideMark/>
          </w:tcPr>
          <w:p w14:paraId="7C86A045" w14:textId="77777777" w:rsidR="004231BC" w:rsidRPr="004231BC" w:rsidRDefault="004231BC" w:rsidP="004231BC">
            <w:pPr>
              <w:spacing w:after="0" w:line="240" w:lineRule="auto"/>
              <w:jc w:val="center"/>
              <w:rPr>
                <w:rFonts w:ascii="Garamond" w:eastAsia="Times New Roman" w:hAnsi="Garamond" w:cs="Calibri"/>
                <w:color w:val="000000"/>
                <w:sz w:val="16"/>
                <w:szCs w:val="16"/>
                <w:lang w:eastAsia="pt-BR"/>
              </w:rPr>
            </w:pPr>
          </w:p>
        </w:tc>
        <w:tc>
          <w:tcPr>
            <w:tcW w:w="630" w:type="dxa"/>
            <w:tcBorders>
              <w:top w:val="nil"/>
              <w:left w:val="nil"/>
              <w:bottom w:val="nil"/>
              <w:right w:val="nil"/>
            </w:tcBorders>
            <w:shd w:val="clear" w:color="auto" w:fill="auto"/>
            <w:vAlign w:val="center"/>
            <w:hideMark/>
          </w:tcPr>
          <w:p w14:paraId="53BF84C2" w14:textId="77777777" w:rsidR="004231BC" w:rsidRPr="004231BC" w:rsidRDefault="004231BC" w:rsidP="004231BC">
            <w:pPr>
              <w:spacing w:after="0" w:line="240" w:lineRule="auto"/>
              <w:jc w:val="center"/>
              <w:rPr>
                <w:rFonts w:ascii="Garamond" w:eastAsia="Times New Roman" w:hAnsi="Garamond" w:cs="Calibri"/>
                <w:color w:val="000000"/>
                <w:sz w:val="16"/>
                <w:szCs w:val="16"/>
                <w:lang w:eastAsia="pt-BR"/>
              </w:rPr>
            </w:pPr>
          </w:p>
        </w:tc>
        <w:tc>
          <w:tcPr>
            <w:tcW w:w="959" w:type="dxa"/>
            <w:tcBorders>
              <w:top w:val="nil"/>
              <w:left w:val="nil"/>
              <w:bottom w:val="nil"/>
              <w:right w:val="nil"/>
            </w:tcBorders>
            <w:shd w:val="clear" w:color="auto" w:fill="auto"/>
            <w:vAlign w:val="center"/>
            <w:hideMark/>
          </w:tcPr>
          <w:p w14:paraId="7554D81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52F2235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2E41F98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noWrap/>
            <w:vAlign w:val="center"/>
            <w:hideMark/>
          </w:tcPr>
          <w:p w14:paraId="340D6EE1" w14:textId="77777777" w:rsidR="004231BC" w:rsidRPr="004231BC" w:rsidRDefault="004231BC" w:rsidP="004231BC">
            <w:pPr>
              <w:spacing w:after="0" w:line="240" w:lineRule="auto"/>
              <w:jc w:val="center"/>
              <w:rPr>
                <w:rFonts w:ascii="Calibri" w:eastAsia="Times New Roman" w:hAnsi="Calibri" w:cs="Calibri"/>
                <w:color w:val="000000"/>
                <w:sz w:val="16"/>
                <w:szCs w:val="16"/>
                <w:lang w:eastAsia="pt-BR"/>
              </w:rPr>
            </w:pPr>
          </w:p>
        </w:tc>
      </w:tr>
      <w:tr w:rsidR="004231BC" w:rsidRPr="004231BC" w14:paraId="4A892F2B" w14:textId="77777777" w:rsidTr="004231BC">
        <w:trPr>
          <w:trHeight w:val="225"/>
        </w:trPr>
        <w:tc>
          <w:tcPr>
            <w:tcW w:w="15903" w:type="dxa"/>
            <w:gridSpan w:val="19"/>
            <w:tcBorders>
              <w:top w:val="nil"/>
              <w:left w:val="nil"/>
              <w:bottom w:val="nil"/>
              <w:right w:val="nil"/>
            </w:tcBorders>
            <w:shd w:val="clear" w:color="auto" w:fill="auto"/>
            <w:noWrap/>
            <w:vAlign w:val="center"/>
            <w:hideMark/>
          </w:tcPr>
          <w:p w14:paraId="3DC85C49" w14:textId="525DC299" w:rsidR="004231BC" w:rsidRPr="004231BC" w:rsidRDefault="00FF0699" w:rsidP="004231BC">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Variáveis</w:t>
            </w:r>
            <w:r w:rsidR="004231BC" w:rsidRPr="004231BC">
              <w:rPr>
                <w:rFonts w:ascii="Arial" w:eastAsia="Times New Roman" w:hAnsi="Arial" w:cs="Arial"/>
                <w:b/>
                <w:bCs/>
                <w:color w:val="000000"/>
                <w:sz w:val="16"/>
                <w:szCs w:val="16"/>
                <w:lang w:eastAsia="pt-BR"/>
              </w:rPr>
              <w:t xml:space="preserve"> Municipais</w:t>
            </w:r>
          </w:p>
        </w:tc>
      </w:tr>
      <w:tr w:rsidR="004231BC" w:rsidRPr="004231BC" w14:paraId="6F196A05" w14:textId="77777777" w:rsidTr="004231BC">
        <w:trPr>
          <w:trHeight w:val="225"/>
        </w:trPr>
        <w:tc>
          <w:tcPr>
            <w:tcW w:w="1440" w:type="dxa"/>
            <w:tcBorders>
              <w:top w:val="nil"/>
              <w:left w:val="nil"/>
              <w:bottom w:val="nil"/>
              <w:right w:val="nil"/>
            </w:tcBorders>
            <w:shd w:val="clear" w:color="auto" w:fill="auto"/>
            <w:vAlign w:val="center"/>
            <w:hideMark/>
          </w:tcPr>
          <w:p w14:paraId="0BE35C84"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IDHM Educação</w:t>
            </w:r>
          </w:p>
        </w:tc>
        <w:tc>
          <w:tcPr>
            <w:tcW w:w="807" w:type="dxa"/>
            <w:tcBorders>
              <w:top w:val="nil"/>
              <w:left w:val="nil"/>
              <w:bottom w:val="nil"/>
              <w:right w:val="nil"/>
            </w:tcBorders>
            <w:shd w:val="clear" w:color="auto" w:fill="auto"/>
            <w:vAlign w:val="center"/>
            <w:hideMark/>
          </w:tcPr>
          <w:p w14:paraId="2C60E9E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1CFA145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40EC1EA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-0.0379</w:t>
            </w:r>
          </w:p>
        </w:tc>
        <w:tc>
          <w:tcPr>
            <w:tcW w:w="814" w:type="dxa"/>
            <w:tcBorders>
              <w:top w:val="nil"/>
              <w:left w:val="nil"/>
              <w:bottom w:val="nil"/>
              <w:right w:val="nil"/>
            </w:tcBorders>
            <w:shd w:val="clear" w:color="auto" w:fill="auto"/>
            <w:vAlign w:val="center"/>
            <w:hideMark/>
          </w:tcPr>
          <w:p w14:paraId="3D60077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280A44AE"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0.55</w:t>
            </w:r>
          </w:p>
        </w:tc>
        <w:tc>
          <w:tcPr>
            <w:tcW w:w="1048" w:type="dxa"/>
            <w:tcBorders>
              <w:top w:val="nil"/>
              <w:left w:val="nil"/>
              <w:bottom w:val="nil"/>
              <w:right w:val="nil"/>
            </w:tcBorders>
            <w:shd w:val="clear" w:color="auto" w:fill="auto"/>
            <w:vAlign w:val="center"/>
            <w:hideMark/>
          </w:tcPr>
          <w:p w14:paraId="2CF99DC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-0.0379</w:t>
            </w:r>
          </w:p>
        </w:tc>
        <w:tc>
          <w:tcPr>
            <w:tcW w:w="807" w:type="dxa"/>
            <w:tcBorders>
              <w:top w:val="nil"/>
              <w:left w:val="nil"/>
              <w:bottom w:val="nil"/>
              <w:right w:val="nil"/>
            </w:tcBorders>
            <w:shd w:val="clear" w:color="auto" w:fill="auto"/>
            <w:vAlign w:val="center"/>
            <w:hideMark/>
          </w:tcPr>
          <w:p w14:paraId="7F25C71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675365E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0578C00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-0.0379</w:t>
            </w:r>
          </w:p>
        </w:tc>
        <w:tc>
          <w:tcPr>
            <w:tcW w:w="807" w:type="dxa"/>
            <w:tcBorders>
              <w:top w:val="nil"/>
              <w:left w:val="nil"/>
              <w:bottom w:val="nil"/>
              <w:right w:val="nil"/>
            </w:tcBorders>
            <w:shd w:val="clear" w:color="auto" w:fill="auto"/>
            <w:vAlign w:val="center"/>
            <w:hideMark/>
          </w:tcPr>
          <w:p w14:paraId="046AE0F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1344840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468A9BE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-0.0379</w:t>
            </w:r>
          </w:p>
        </w:tc>
        <w:tc>
          <w:tcPr>
            <w:tcW w:w="807" w:type="dxa"/>
            <w:tcBorders>
              <w:top w:val="nil"/>
              <w:left w:val="nil"/>
              <w:bottom w:val="nil"/>
              <w:right w:val="nil"/>
            </w:tcBorders>
            <w:shd w:val="clear" w:color="auto" w:fill="auto"/>
            <w:vAlign w:val="center"/>
            <w:hideMark/>
          </w:tcPr>
          <w:p w14:paraId="4E8C853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7FDFC96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473E4B4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-0.0379</w:t>
            </w:r>
          </w:p>
        </w:tc>
        <w:tc>
          <w:tcPr>
            <w:tcW w:w="798" w:type="dxa"/>
            <w:tcBorders>
              <w:top w:val="nil"/>
              <w:left w:val="nil"/>
              <w:bottom w:val="nil"/>
              <w:right w:val="nil"/>
            </w:tcBorders>
            <w:shd w:val="clear" w:color="auto" w:fill="auto"/>
            <w:vAlign w:val="center"/>
            <w:hideMark/>
          </w:tcPr>
          <w:p w14:paraId="3BDA10E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37C70CF0"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6A4834A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-0.0379</w:t>
            </w:r>
          </w:p>
        </w:tc>
      </w:tr>
      <w:tr w:rsidR="004231BC" w:rsidRPr="004231BC" w14:paraId="36606B0B" w14:textId="77777777" w:rsidTr="004231BC">
        <w:trPr>
          <w:trHeight w:val="225"/>
        </w:trPr>
        <w:tc>
          <w:tcPr>
            <w:tcW w:w="1440" w:type="dxa"/>
            <w:tcBorders>
              <w:top w:val="nil"/>
              <w:left w:val="nil"/>
              <w:right w:val="nil"/>
            </w:tcBorders>
            <w:shd w:val="clear" w:color="auto" w:fill="auto"/>
            <w:vAlign w:val="center"/>
            <w:hideMark/>
          </w:tcPr>
          <w:p w14:paraId="3D054338"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IDHM Renda</w:t>
            </w:r>
          </w:p>
        </w:tc>
        <w:tc>
          <w:tcPr>
            <w:tcW w:w="807" w:type="dxa"/>
            <w:tcBorders>
              <w:top w:val="nil"/>
              <w:left w:val="nil"/>
              <w:right w:val="nil"/>
            </w:tcBorders>
            <w:shd w:val="clear" w:color="auto" w:fill="auto"/>
            <w:vAlign w:val="center"/>
            <w:hideMark/>
          </w:tcPr>
          <w:p w14:paraId="0DF0897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center"/>
            <w:hideMark/>
          </w:tcPr>
          <w:p w14:paraId="5FD791E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6C05DAD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-0.0283</w:t>
            </w:r>
          </w:p>
        </w:tc>
        <w:tc>
          <w:tcPr>
            <w:tcW w:w="814" w:type="dxa"/>
            <w:tcBorders>
              <w:top w:val="nil"/>
              <w:left w:val="nil"/>
              <w:right w:val="nil"/>
            </w:tcBorders>
            <w:shd w:val="clear" w:color="auto" w:fill="auto"/>
            <w:vAlign w:val="center"/>
            <w:hideMark/>
          </w:tcPr>
          <w:p w14:paraId="37A8FDE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center"/>
            <w:hideMark/>
          </w:tcPr>
          <w:p w14:paraId="6920C58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0.64</w:t>
            </w:r>
          </w:p>
        </w:tc>
        <w:tc>
          <w:tcPr>
            <w:tcW w:w="1048" w:type="dxa"/>
            <w:tcBorders>
              <w:top w:val="nil"/>
              <w:left w:val="nil"/>
              <w:right w:val="nil"/>
            </w:tcBorders>
            <w:shd w:val="clear" w:color="auto" w:fill="auto"/>
            <w:vAlign w:val="center"/>
            <w:hideMark/>
          </w:tcPr>
          <w:p w14:paraId="2945D01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-0.0283</w:t>
            </w:r>
          </w:p>
        </w:tc>
        <w:tc>
          <w:tcPr>
            <w:tcW w:w="807" w:type="dxa"/>
            <w:tcBorders>
              <w:top w:val="nil"/>
              <w:left w:val="nil"/>
              <w:right w:val="nil"/>
            </w:tcBorders>
            <w:shd w:val="clear" w:color="auto" w:fill="auto"/>
            <w:vAlign w:val="center"/>
            <w:hideMark/>
          </w:tcPr>
          <w:p w14:paraId="764DB1B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center"/>
            <w:hideMark/>
          </w:tcPr>
          <w:p w14:paraId="1DA88B4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65F3368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-0.0283</w:t>
            </w:r>
          </w:p>
        </w:tc>
        <w:tc>
          <w:tcPr>
            <w:tcW w:w="807" w:type="dxa"/>
            <w:tcBorders>
              <w:top w:val="nil"/>
              <w:left w:val="nil"/>
              <w:right w:val="nil"/>
            </w:tcBorders>
            <w:shd w:val="clear" w:color="auto" w:fill="auto"/>
            <w:vAlign w:val="center"/>
            <w:hideMark/>
          </w:tcPr>
          <w:p w14:paraId="3E7F7A76"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center"/>
            <w:hideMark/>
          </w:tcPr>
          <w:p w14:paraId="3B89DB2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32A962A7"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-0.0283</w:t>
            </w:r>
          </w:p>
        </w:tc>
        <w:tc>
          <w:tcPr>
            <w:tcW w:w="807" w:type="dxa"/>
            <w:tcBorders>
              <w:top w:val="nil"/>
              <w:left w:val="nil"/>
              <w:right w:val="nil"/>
            </w:tcBorders>
            <w:shd w:val="clear" w:color="auto" w:fill="auto"/>
            <w:vAlign w:val="center"/>
            <w:hideMark/>
          </w:tcPr>
          <w:p w14:paraId="273A6155"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center"/>
            <w:hideMark/>
          </w:tcPr>
          <w:p w14:paraId="05B4CA5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03C3BBA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-0.0283</w:t>
            </w:r>
          </w:p>
        </w:tc>
        <w:tc>
          <w:tcPr>
            <w:tcW w:w="798" w:type="dxa"/>
            <w:tcBorders>
              <w:top w:val="nil"/>
              <w:left w:val="nil"/>
              <w:right w:val="nil"/>
            </w:tcBorders>
            <w:shd w:val="clear" w:color="auto" w:fill="auto"/>
            <w:vAlign w:val="center"/>
            <w:hideMark/>
          </w:tcPr>
          <w:p w14:paraId="0703EC03"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center"/>
            <w:hideMark/>
          </w:tcPr>
          <w:p w14:paraId="3C81F4D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609B06C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-0.0283</w:t>
            </w:r>
          </w:p>
        </w:tc>
      </w:tr>
      <w:tr w:rsidR="004231BC" w:rsidRPr="004231BC" w14:paraId="5611ECDC" w14:textId="77777777" w:rsidTr="004231BC">
        <w:trPr>
          <w:trHeight w:val="465"/>
        </w:trPr>
        <w:tc>
          <w:tcPr>
            <w:tcW w:w="1440" w:type="dxa"/>
            <w:tcBorders>
              <w:top w:val="nil"/>
              <w:left w:val="nil"/>
              <w:bottom w:val="single" w:sz="12" w:space="0" w:color="auto"/>
              <w:right w:val="nil"/>
            </w:tcBorders>
            <w:shd w:val="clear" w:color="auto" w:fill="auto"/>
            <w:vAlign w:val="center"/>
            <w:hideMark/>
          </w:tcPr>
          <w:p w14:paraId="2BF761E9"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Indicador de Acesso</w:t>
            </w:r>
          </w:p>
        </w:tc>
        <w:tc>
          <w:tcPr>
            <w:tcW w:w="807" w:type="dxa"/>
            <w:tcBorders>
              <w:top w:val="nil"/>
              <w:left w:val="nil"/>
              <w:bottom w:val="single" w:sz="12" w:space="0" w:color="auto"/>
              <w:right w:val="nil"/>
            </w:tcBorders>
            <w:shd w:val="clear" w:color="auto" w:fill="auto"/>
            <w:vAlign w:val="center"/>
            <w:hideMark/>
          </w:tcPr>
          <w:p w14:paraId="4C73E41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1502F66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2DB41E18"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0.000085</w:t>
            </w:r>
          </w:p>
        </w:tc>
        <w:tc>
          <w:tcPr>
            <w:tcW w:w="814" w:type="dxa"/>
            <w:tcBorders>
              <w:top w:val="nil"/>
              <w:left w:val="nil"/>
              <w:bottom w:val="single" w:sz="12" w:space="0" w:color="auto"/>
              <w:right w:val="nil"/>
            </w:tcBorders>
            <w:shd w:val="clear" w:color="auto" w:fill="auto"/>
            <w:vAlign w:val="center"/>
            <w:hideMark/>
          </w:tcPr>
          <w:p w14:paraId="71F3538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1ED8A04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7789F18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0.000085</w:t>
            </w:r>
          </w:p>
        </w:tc>
        <w:tc>
          <w:tcPr>
            <w:tcW w:w="807" w:type="dxa"/>
            <w:tcBorders>
              <w:top w:val="nil"/>
              <w:left w:val="nil"/>
              <w:bottom w:val="single" w:sz="12" w:space="0" w:color="auto"/>
              <w:right w:val="nil"/>
            </w:tcBorders>
            <w:shd w:val="clear" w:color="auto" w:fill="auto"/>
            <w:vAlign w:val="center"/>
            <w:hideMark/>
          </w:tcPr>
          <w:p w14:paraId="020490AF"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042F30C4"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216E829C"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0.000085</w:t>
            </w:r>
          </w:p>
        </w:tc>
        <w:tc>
          <w:tcPr>
            <w:tcW w:w="807" w:type="dxa"/>
            <w:tcBorders>
              <w:top w:val="nil"/>
              <w:left w:val="nil"/>
              <w:bottom w:val="single" w:sz="12" w:space="0" w:color="auto"/>
              <w:right w:val="nil"/>
            </w:tcBorders>
            <w:shd w:val="clear" w:color="auto" w:fill="auto"/>
            <w:vAlign w:val="center"/>
            <w:hideMark/>
          </w:tcPr>
          <w:p w14:paraId="2795560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27114FE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5E33F3FA"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0.000085</w:t>
            </w:r>
          </w:p>
        </w:tc>
        <w:tc>
          <w:tcPr>
            <w:tcW w:w="807" w:type="dxa"/>
            <w:tcBorders>
              <w:top w:val="nil"/>
              <w:left w:val="nil"/>
              <w:bottom w:val="single" w:sz="12" w:space="0" w:color="auto"/>
              <w:right w:val="nil"/>
            </w:tcBorders>
            <w:shd w:val="clear" w:color="auto" w:fill="auto"/>
            <w:vAlign w:val="center"/>
            <w:hideMark/>
          </w:tcPr>
          <w:p w14:paraId="0A239AD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12F82A89"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558489FB"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0.000085</w:t>
            </w:r>
          </w:p>
        </w:tc>
        <w:tc>
          <w:tcPr>
            <w:tcW w:w="798" w:type="dxa"/>
            <w:tcBorders>
              <w:top w:val="nil"/>
              <w:left w:val="nil"/>
              <w:bottom w:val="single" w:sz="12" w:space="0" w:color="auto"/>
              <w:right w:val="nil"/>
            </w:tcBorders>
            <w:shd w:val="clear" w:color="auto" w:fill="auto"/>
            <w:vAlign w:val="center"/>
            <w:hideMark/>
          </w:tcPr>
          <w:p w14:paraId="58AE5592"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0.002</w:t>
            </w:r>
          </w:p>
        </w:tc>
        <w:tc>
          <w:tcPr>
            <w:tcW w:w="630" w:type="dxa"/>
            <w:tcBorders>
              <w:top w:val="nil"/>
              <w:left w:val="nil"/>
              <w:bottom w:val="single" w:sz="12" w:space="0" w:color="auto"/>
              <w:right w:val="nil"/>
            </w:tcBorders>
            <w:shd w:val="clear" w:color="auto" w:fill="auto"/>
            <w:vAlign w:val="center"/>
            <w:hideMark/>
          </w:tcPr>
          <w:p w14:paraId="3315B7C1"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0.002</w:t>
            </w:r>
          </w:p>
        </w:tc>
        <w:tc>
          <w:tcPr>
            <w:tcW w:w="959" w:type="dxa"/>
            <w:tcBorders>
              <w:top w:val="nil"/>
              <w:left w:val="nil"/>
              <w:bottom w:val="single" w:sz="12" w:space="0" w:color="auto"/>
              <w:right w:val="nil"/>
            </w:tcBorders>
            <w:shd w:val="clear" w:color="auto" w:fill="auto"/>
            <w:vAlign w:val="center"/>
            <w:hideMark/>
          </w:tcPr>
          <w:p w14:paraId="6337284D" w14:textId="77777777" w:rsidR="004231BC" w:rsidRPr="004231BC" w:rsidRDefault="004231BC" w:rsidP="004231BC">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0.000085</w:t>
            </w:r>
          </w:p>
        </w:tc>
      </w:tr>
    </w:tbl>
    <w:p w14:paraId="27FC59C3" w14:textId="59E39974" w:rsidR="00F87C1D" w:rsidRDefault="00F87C1D" w:rsidP="00775A42">
      <w:pPr>
        <w:spacing w:after="0" w:line="360" w:lineRule="auto"/>
        <w:rPr>
          <w:rFonts w:ascii="Arial" w:hAnsi="Arial" w:cs="Arial"/>
          <w:sz w:val="20"/>
          <w:szCs w:val="20"/>
        </w:rPr>
      </w:pPr>
      <w:r w:rsidRPr="00F87C1D">
        <w:rPr>
          <w:rFonts w:ascii="Arial" w:hAnsi="Arial" w:cs="Arial"/>
          <w:sz w:val="20"/>
          <w:szCs w:val="20"/>
        </w:rPr>
        <w:t>* p&lt;0.05, ** p&lt;0.01, *** p&lt;0.001</w:t>
      </w:r>
      <w:r w:rsidR="00775A42">
        <w:rPr>
          <w:rFonts w:ascii="Arial" w:hAnsi="Arial" w:cs="Arial"/>
          <w:sz w:val="20"/>
          <w:szCs w:val="20"/>
        </w:rPr>
        <w:t xml:space="preserve"> e Dif. = Média Controle - Média GP 2013 (GP = Grupo</w:t>
      </w:r>
      <w:proofErr w:type="gramStart"/>
      <w:r w:rsidR="00775A42">
        <w:rPr>
          <w:rFonts w:ascii="Arial" w:hAnsi="Arial" w:cs="Arial"/>
          <w:sz w:val="20"/>
          <w:szCs w:val="20"/>
        </w:rPr>
        <w:t>)</w:t>
      </w:r>
      <w:proofErr w:type="gramEnd"/>
    </w:p>
    <w:p w14:paraId="128D0B9F" w14:textId="5CC7FB68" w:rsidR="004231BC" w:rsidRDefault="00EE1D5C" w:rsidP="00EE1D5C">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0D81CEDA" w14:textId="77777777" w:rsidR="004231BC" w:rsidRDefault="004231BC" w:rsidP="00BC1B06">
      <w:pPr>
        <w:spacing w:after="0" w:line="360" w:lineRule="auto"/>
        <w:jc w:val="both"/>
        <w:rPr>
          <w:rFonts w:ascii="Arial" w:hAnsi="Arial" w:cs="Arial"/>
          <w:sz w:val="24"/>
        </w:rPr>
      </w:pPr>
    </w:p>
    <w:p w14:paraId="4F5ED6E4" w14:textId="77777777" w:rsidR="004231BC" w:rsidRDefault="004231BC" w:rsidP="004231BC">
      <w:pPr>
        <w:spacing w:after="0" w:line="240" w:lineRule="auto"/>
        <w:rPr>
          <w:rFonts w:ascii="Arial" w:eastAsia="Times New Roman" w:hAnsi="Arial" w:cs="Arial"/>
          <w:b/>
          <w:bCs/>
          <w:color w:val="000000"/>
          <w:sz w:val="16"/>
          <w:szCs w:val="16"/>
          <w:lang w:eastAsia="pt-BR"/>
        </w:rPr>
        <w:sectPr w:rsidR="004231BC" w:rsidSect="004231BC">
          <w:pgSz w:w="16838" w:h="11906" w:orient="landscape"/>
          <w:pgMar w:top="567" w:right="567" w:bottom="567" w:left="567" w:header="709" w:footer="709" w:gutter="0"/>
          <w:cols w:space="708"/>
          <w:docGrid w:linePitch="360"/>
        </w:sectPr>
      </w:pPr>
    </w:p>
    <w:p w14:paraId="6A20F65C" w14:textId="145D1F11" w:rsidR="00594C70" w:rsidRPr="00594C70" w:rsidRDefault="00594C70" w:rsidP="00594C70">
      <w:pPr>
        <w:pStyle w:val="Legenda"/>
        <w:keepNext/>
        <w:jc w:val="center"/>
        <w:rPr>
          <w:rFonts w:ascii="Arial" w:hAnsi="Arial" w:cs="Arial"/>
          <w:i w:val="0"/>
          <w:color w:val="auto"/>
          <w:sz w:val="24"/>
        </w:rPr>
      </w:pPr>
      <w:r w:rsidRPr="00594C70">
        <w:rPr>
          <w:rFonts w:ascii="Arial" w:hAnsi="Arial" w:cs="Arial"/>
          <w:i w:val="0"/>
          <w:color w:val="auto"/>
          <w:sz w:val="24"/>
        </w:rPr>
        <w:lastRenderedPageBreak/>
        <w:t xml:space="preserve">Tabela </w:t>
      </w:r>
      <w:r w:rsidRPr="00594C70">
        <w:rPr>
          <w:rFonts w:ascii="Arial" w:hAnsi="Arial" w:cs="Arial"/>
          <w:i w:val="0"/>
          <w:color w:val="auto"/>
          <w:sz w:val="24"/>
        </w:rPr>
        <w:fldChar w:fldCharType="begin"/>
      </w:r>
      <w:r w:rsidRPr="00594C70">
        <w:rPr>
          <w:rFonts w:ascii="Arial" w:hAnsi="Arial" w:cs="Arial"/>
          <w:i w:val="0"/>
          <w:color w:val="auto"/>
          <w:sz w:val="24"/>
        </w:rPr>
        <w:instrText xml:space="preserve"> SEQ Tabela \* ARABIC </w:instrText>
      </w:r>
      <w:r w:rsidRPr="00594C70">
        <w:rPr>
          <w:rFonts w:ascii="Arial" w:hAnsi="Arial" w:cs="Arial"/>
          <w:i w:val="0"/>
          <w:color w:val="auto"/>
          <w:sz w:val="24"/>
        </w:rPr>
        <w:fldChar w:fldCharType="separate"/>
      </w:r>
      <w:r w:rsidR="00E073E3">
        <w:rPr>
          <w:rFonts w:ascii="Arial" w:hAnsi="Arial" w:cs="Arial"/>
          <w:i w:val="0"/>
          <w:noProof/>
          <w:color w:val="auto"/>
          <w:sz w:val="24"/>
        </w:rPr>
        <w:t>13</w:t>
      </w:r>
      <w:r w:rsidRPr="00594C70">
        <w:rPr>
          <w:rFonts w:ascii="Arial" w:hAnsi="Arial" w:cs="Arial"/>
          <w:i w:val="0"/>
          <w:color w:val="auto"/>
          <w:sz w:val="24"/>
        </w:rPr>
        <w:fldChar w:fldCharType="end"/>
      </w:r>
      <w:r w:rsidRPr="00594C70">
        <w:rPr>
          <w:rFonts w:ascii="Arial" w:hAnsi="Arial" w:cs="Arial"/>
          <w:i w:val="0"/>
          <w:color w:val="auto"/>
          <w:sz w:val="24"/>
        </w:rPr>
        <w:t xml:space="preserve"> - </w:t>
      </w:r>
      <w:r w:rsidR="00E67E93">
        <w:rPr>
          <w:rFonts w:ascii="Arial" w:hAnsi="Arial" w:cs="Arial"/>
          <w:i w:val="0"/>
          <w:color w:val="auto"/>
          <w:sz w:val="24"/>
        </w:rPr>
        <w:t xml:space="preserve">Tabela de Média das </w:t>
      </w:r>
      <w:proofErr w:type="spellStart"/>
      <w:r w:rsidR="00E67E93">
        <w:rPr>
          <w:rFonts w:ascii="Arial" w:hAnsi="Arial" w:cs="Arial"/>
          <w:i w:val="0"/>
          <w:color w:val="auto"/>
          <w:sz w:val="24"/>
        </w:rPr>
        <w:t>Covariadas</w:t>
      </w:r>
      <w:proofErr w:type="spellEnd"/>
      <w:r w:rsidR="00E67E93">
        <w:rPr>
          <w:rFonts w:ascii="Arial" w:hAnsi="Arial" w:cs="Arial"/>
          <w:i w:val="0"/>
          <w:color w:val="auto"/>
          <w:sz w:val="24"/>
        </w:rPr>
        <w:t xml:space="preserve"> dos Grupos de Controle e de 2015 para o 5º Ano do Ensino Fundamental</w:t>
      </w:r>
    </w:p>
    <w:tbl>
      <w:tblPr>
        <w:tblW w:w="16291" w:type="dxa"/>
        <w:tblInd w:w="55" w:type="dxa"/>
        <w:tblCellMar>
          <w:left w:w="70" w:type="dxa"/>
          <w:right w:w="70" w:type="dxa"/>
        </w:tblCellMar>
        <w:tblLook w:val="04A0" w:firstRow="1" w:lastRow="0" w:firstColumn="1" w:lastColumn="0" w:noHBand="0" w:noVBand="1"/>
      </w:tblPr>
      <w:tblGrid>
        <w:gridCol w:w="1440"/>
        <w:gridCol w:w="814"/>
        <w:gridCol w:w="630"/>
        <w:gridCol w:w="1048"/>
        <w:gridCol w:w="798"/>
        <w:gridCol w:w="630"/>
        <w:gridCol w:w="995"/>
        <w:gridCol w:w="814"/>
        <w:gridCol w:w="630"/>
        <w:gridCol w:w="1048"/>
        <w:gridCol w:w="798"/>
        <w:gridCol w:w="630"/>
        <w:gridCol w:w="1048"/>
        <w:gridCol w:w="814"/>
        <w:gridCol w:w="630"/>
        <w:gridCol w:w="1048"/>
        <w:gridCol w:w="798"/>
        <w:gridCol w:w="630"/>
        <w:gridCol w:w="1048"/>
      </w:tblGrid>
      <w:tr w:rsidR="004231BC" w:rsidRPr="004231BC" w14:paraId="1362D799" w14:textId="77777777" w:rsidTr="00FF0699">
        <w:trPr>
          <w:trHeight w:val="319"/>
        </w:trPr>
        <w:tc>
          <w:tcPr>
            <w:tcW w:w="1440" w:type="dxa"/>
            <w:tcBorders>
              <w:top w:val="single" w:sz="12" w:space="0" w:color="auto"/>
              <w:left w:val="nil"/>
              <w:bottom w:val="nil"/>
              <w:right w:val="nil"/>
            </w:tcBorders>
            <w:shd w:val="clear" w:color="auto" w:fill="auto"/>
            <w:noWrap/>
            <w:vAlign w:val="bottom"/>
            <w:hideMark/>
          </w:tcPr>
          <w:p w14:paraId="65E90347" w14:textId="6DAE361D"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 </w:t>
            </w:r>
          </w:p>
        </w:tc>
        <w:tc>
          <w:tcPr>
            <w:tcW w:w="2492" w:type="dxa"/>
            <w:gridSpan w:val="3"/>
            <w:tcBorders>
              <w:top w:val="single" w:sz="12" w:space="0" w:color="auto"/>
              <w:left w:val="nil"/>
              <w:bottom w:val="nil"/>
              <w:right w:val="nil"/>
            </w:tcBorders>
            <w:shd w:val="clear" w:color="auto" w:fill="auto"/>
            <w:noWrap/>
            <w:vAlign w:val="center"/>
            <w:hideMark/>
          </w:tcPr>
          <w:p w14:paraId="372FA903" w14:textId="77777777"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2007</w:t>
            </w:r>
          </w:p>
        </w:tc>
        <w:tc>
          <w:tcPr>
            <w:tcW w:w="2423" w:type="dxa"/>
            <w:gridSpan w:val="3"/>
            <w:tcBorders>
              <w:top w:val="single" w:sz="12" w:space="0" w:color="auto"/>
              <w:left w:val="nil"/>
              <w:bottom w:val="nil"/>
              <w:right w:val="nil"/>
            </w:tcBorders>
            <w:shd w:val="clear" w:color="auto" w:fill="auto"/>
            <w:noWrap/>
            <w:vAlign w:val="center"/>
            <w:hideMark/>
          </w:tcPr>
          <w:p w14:paraId="3A73B959" w14:textId="77777777"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2009</w:t>
            </w:r>
          </w:p>
        </w:tc>
        <w:tc>
          <w:tcPr>
            <w:tcW w:w="2492" w:type="dxa"/>
            <w:gridSpan w:val="3"/>
            <w:tcBorders>
              <w:top w:val="single" w:sz="12" w:space="0" w:color="auto"/>
              <w:left w:val="nil"/>
              <w:bottom w:val="nil"/>
              <w:right w:val="nil"/>
            </w:tcBorders>
            <w:shd w:val="clear" w:color="auto" w:fill="auto"/>
            <w:noWrap/>
            <w:vAlign w:val="center"/>
            <w:hideMark/>
          </w:tcPr>
          <w:p w14:paraId="049A5C55" w14:textId="77777777"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2011</w:t>
            </w:r>
          </w:p>
        </w:tc>
        <w:tc>
          <w:tcPr>
            <w:tcW w:w="1428" w:type="dxa"/>
            <w:gridSpan w:val="2"/>
            <w:tcBorders>
              <w:top w:val="single" w:sz="12" w:space="0" w:color="auto"/>
              <w:left w:val="nil"/>
              <w:bottom w:val="nil"/>
              <w:right w:val="nil"/>
            </w:tcBorders>
            <w:shd w:val="clear" w:color="auto" w:fill="auto"/>
            <w:noWrap/>
            <w:vAlign w:val="center"/>
            <w:hideMark/>
          </w:tcPr>
          <w:p w14:paraId="30D4E9EB" w14:textId="77777777"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2013</w:t>
            </w:r>
          </w:p>
        </w:tc>
        <w:tc>
          <w:tcPr>
            <w:tcW w:w="1048" w:type="dxa"/>
            <w:tcBorders>
              <w:top w:val="single" w:sz="12" w:space="0" w:color="auto"/>
              <w:left w:val="nil"/>
              <w:bottom w:val="nil"/>
              <w:right w:val="nil"/>
            </w:tcBorders>
            <w:shd w:val="clear" w:color="auto" w:fill="auto"/>
            <w:noWrap/>
            <w:vAlign w:val="center"/>
            <w:hideMark/>
          </w:tcPr>
          <w:p w14:paraId="731EA952" w14:textId="1C79A703"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p>
        </w:tc>
        <w:tc>
          <w:tcPr>
            <w:tcW w:w="2492" w:type="dxa"/>
            <w:gridSpan w:val="3"/>
            <w:tcBorders>
              <w:top w:val="single" w:sz="12" w:space="0" w:color="auto"/>
              <w:left w:val="nil"/>
              <w:bottom w:val="nil"/>
              <w:right w:val="nil"/>
            </w:tcBorders>
            <w:shd w:val="clear" w:color="auto" w:fill="auto"/>
            <w:noWrap/>
            <w:vAlign w:val="center"/>
            <w:hideMark/>
          </w:tcPr>
          <w:p w14:paraId="7A529D88" w14:textId="77777777"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2015</w:t>
            </w:r>
          </w:p>
        </w:tc>
        <w:tc>
          <w:tcPr>
            <w:tcW w:w="2476" w:type="dxa"/>
            <w:gridSpan w:val="3"/>
            <w:tcBorders>
              <w:top w:val="single" w:sz="12" w:space="0" w:color="auto"/>
              <w:left w:val="nil"/>
              <w:bottom w:val="nil"/>
              <w:right w:val="nil"/>
            </w:tcBorders>
            <w:shd w:val="clear" w:color="auto" w:fill="auto"/>
            <w:noWrap/>
            <w:vAlign w:val="center"/>
            <w:hideMark/>
          </w:tcPr>
          <w:p w14:paraId="4E72563A" w14:textId="77777777"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2017</w:t>
            </w:r>
          </w:p>
        </w:tc>
      </w:tr>
      <w:tr w:rsidR="00FF0699" w:rsidRPr="004231BC" w14:paraId="399D3A14" w14:textId="77777777" w:rsidTr="00FF0699">
        <w:trPr>
          <w:trHeight w:val="765"/>
        </w:trPr>
        <w:tc>
          <w:tcPr>
            <w:tcW w:w="1440" w:type="dxa"/>
            <w:tcBorders>
              <w:top w:val="nil"/>
              <w:left w:val="nil"/>
              <w:bottom w:val="single" w:sz="4" w:space="0" w:color="auto"/>
              <w:right w:val="nil"/>
            </w:tcBorders>
            <w:shd w:val="clear" w:color="auto" w:fill="auto"/>
            <w:vAlign w:val="center"/>
            <w:hideMark/>
          </w:tcPr>
          <w:p w14:paraId="51F5CAF8" w14:textId="0EEFB183"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Pr>
                <w:rFonts w:ascii="Arial" w:eastAsia="Times New Roman" w:hAnsi="Arial" w:cs="Arial"/>
                <w:b/>
                <w:bCs/>
                <w:color w:val="000000"/>
                <w:sz w:val="16"/>
                <w:szCs w:val="16"/>
                <w:lang w:eastAsia="pt-BR"/>
              </w:rPr>
              <w:t>Variáveis</w:t>
            </w:r>
          </w:p>
        </w:tc>
        <w:tc>
          <w:tcPr>
            <w:tcW w:w="814" w:type="dxa"/>
            <w:tcBorders>
              <w:top w:val="nil"/>
              <w:left w:val="nil"/>
              <w:bottom w:val="single" w:sz="4" w:space="0" w:color="auto"/>
              <w:right w:val="nil"/>
            </w:tcBorders>
            <w:shd w:val="clear" w:color="auto" w:fill="auto"/>
            <w:vAlign w:val="center"/>
            <w:hideMark/>
          </w:tcPr>
          <w:p w14:paraId="5D786362"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6E8997E4"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vAlign w:val="center"/>
            <w:hideMark/>
          </w:tcPr>
          <w:p w14:paraId="2F94F83F"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01044A74"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1CA8F525"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2015</w:t>
            </w:r>
          </w:p>
        </w:tc>
        <w:tc>
          <w:tcPr>
            <w:tcW w:w="995" w:type="dxa"/>
            <w:tcBorders>
              <w:top w:val="nil"/>
              <w:left w:val="nil"/>
              <w:bottom w:val="single" w:sz="4" w:space="0" w:color="auto"/>
              <w:right w:val="nil"/>
            </w:tcBorders>
            <w:shd w:val="clear" w:color="auto" w:fill="auto"/>
            <w:vAlign w:val="center"/>
            <w:hideMark/>
          </w:tcPr>
          <w:p w14:paraId="18D15E58"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814" w:type="dxa"/>
            <w:tcBorders>
              <w:top w:val="nil"/>
              <w:left w:val="nil"/>
              <w:bottom w:val="single" w:sz="4" w:space="0" w:color="auto"/>
              <w:right w:val="nil"/>
            </w:tcBorders>
            <w:shd w:val="clear" w:color="auto" w:fill="auto"/>
            <w:vAlign w:val="center"/>
            <w:hideMark/>
          </w:tcPr>
          <w:p w14:paraId="331D030A"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7B0A6724"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vAlign w:val="center"/>
            <w:hideMark/>
          </w:tcPr>
          <w:p w14:paraId="5923C3BB"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4C18B187"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6A5F64A7"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vAlign w:val="center"/>
            <w:hideMark/>
          </w:tcPr>
          <w:p w14:paraId="68A547FC"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814" w:type="dxa"/>
            <w:tcBorders>
              <w:top w:val="nil"/>
              <w:left w:val="nil"/>
              <w:bottom w:val="single" w:sz="4" w:space="0" w:color="auto"/>
              <w:right w:val="nil"/>
            </w:tcBorders>
            <w:shd w:val="clear" w:color="auto" w:fill="auto"/>
            <w:vAlign w:val="center"/>
            <w:hideMark/>
          </w:tcPr>
          <w:p w14:paraId="27C78F47"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2DD04C85"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vAlign w:val="center"/>
            <w:hideMark/>
          </w:tcPr>
          <w:p w14:paraId="2B1446DC"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43EF36C5"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proofErr w:type="gramStart"/>
            <w:r w:rsidRPr="004231BC">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4B14FD08"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noWrap/>
            <w:vAlign w:val="center"/>
            <w:hideMark/>
          </w:tcPr>
          <w:p w14:paraId="7F3BF119" w14:textId="77777777" w:rsidR="00FF0699"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Dif.</w:t>
            </w:r>
          </w:p>
        </w:tc>
      </w:tr>
      <w:tr w:rsidR="004231BC" w:rsidRPr="004231BC" w14:paraId="5E47D3C2" w14:textId="77777777" w:rsidTr="00FF0699">
        <w:trPr>
          <w:trHeight w:val="330"/>
        </w:trPr>
        <w:tc>
          <w:tcPr>
            <w:tcW w:w="16291" w:type="dxa"/>
            <w:gridSpan w:val="19"/>
            <w:tcBorders>
              <w:top w:val="single" w:sz="4" w:space="0" w:color="auto"/>
              <w:left w:val="nil"/>
              <w:bottom w:val="nil"/>
              <w:right w:val="nil"/>
            </w:tcBorders>
            <w:shd w:val="clear" w:color="auto" w:fill="auto"/>
            <w:vAlign w:val="center"/>
            <w:hideMark/>
          </w:tcPr>
          <w:p w14:paraId="5FC9DD9E" w14:textId="77777777"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Variável de Interesse</w:t>
            </w:r>
          </w:p>
        </w:tc>
      </w:tr>
      <w:tr w:rsidR="004231BC" w:rsidRPr="004231BC" w14:paraId="5CDEF63E" w14:textId="77777777" w:rsidTr="00FF0699">
        <w:trPr>
          <w:trHeight w:val="450"/>
        </w:trPr>
        <w:tc>
          <w:tcPr>
            <w:tcW w:w="1440" w:type="dxa"/>
            <w:tcBorders>
              <w:top w:val="nil"/>
              <w:left w:val="nil"/>
              <w:bottom w:val="nil"/>
              <w:right w:val="nil"/>
            </w:tcBorders>
            <w:shd w:val="clear" w:color="auto" w:fill="auto"/>
            <w:vAlign w:val="center"/>
            <w:hideMark/>
          </w:tcPr>
          <w:p w14:paraId="04939FC2"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proofErr w:type="spellStart"/>
            <w:r w:rsidRPr="004231BC">
              <w:rPr>
                <w:rFonts w:ascii="Arial" w:eastAsia="Times New Roman" w:hAnsi="Arial" w:cs="Arial"/>
                <w:b/>
                <w:bCs/>
                <w:color w:val="000000"/>
                <w:sz w:val="16"/>
                <w:szCs w:val="16"/>
                <w:lang w:eastAsia="pt-BR"/>
              </w:rPr>
              <w:t>Profic</w:t>
            </w:r>
            <w:proofErr w:type="spellEnd"/>
            <w:r w:rsidRPr="004231BC">
              <w:rPr>
                <w:rFonts w:ascii="Arial" w:eastAsia="Times New Roman" w:hAnsi="Arial" w:cs="Arial"/>
                <w:b/>
                <w:bCs/>
                <w:color w:val="000000"/>
                <w:sz w:val="16"/>
                <w:szCs w:val="16"/>
                <w:lang w:eastAsia="pt-BR"/>
              </w:rPr>
              <w:t>. Língua Portuguesa</w:t>
            </w:r>
          </w:p>
        </w:tc>
        <w:tc>
          <w:tcPr>
            <w:tcW w:w="814" w:type="dxa"/>
            <w:tcBorders>
              <w:top w:val="nil"/>
              <w:left w:val="nil"/>
              <w:bottom w:val="nil"/>
              <w:right w:val="nil"/>
            </w:tcBorders>
            <w:shd w:val="clear" w:color="auto" w:fill="auto"/>
            <w:vAlign w:val="center"/>
            <w:hideMark/>
          </w:tcPr>
          <w:p w14:paraId="2E6486A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170.81</w:t>
            </w:r>
          </w:p>
        </w:tc>
        <w:tc>
          <w:tcPr>
            <w:tcW w:w="630" w:type="dxa"/>
            <w:tcBorders>
              <w:top w:val="nil"/>
              <w:left w:val="nil"/>
              <w:bottom w:val="nil"/>
              <w:right w:val="nil"/>
            </w:tcBorders>
            <w:shd w:val="clear" w:color="auto" w:fill="auto"/>
            <w:vAlign w:val="center"/>
            <w:hideMark/>
          </w:tcPr>
          <w:p w14:paraId="618DAE5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180.47</w:t>
            </w:r>
          </w:p>
        </w:tc>
        <w:tc>
          <w:tcPr>
            <w:tcW w:w="1048" w:type="dxa"/>
            <w:tcBorders>
              <w:top w:val="nil"/>
              <w:left w:val="nil"/>
              <w:bottom w:val="nil"/>
              <w:right w:val="nil"/>
            </w:tcBorders>
            <w:shd w:val="clear" w:color="auto" w:fill="auto"/>
            <w:vAlign w:val="center"/>
            <w:hideMark/>
          </w:tcPr>
          <w:p w14:paraId="136565D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-9.653***</w:t>
            </w:r>
          </w:p>
        </w:tc>
        <w:tc>
          <w:tcPr>
            <w:tcW w:w="798" w:type="dxa"/>
            <w:tcBorders>
              <w:top w:val="nil"/>
              <w:left w:val="nil"/>
              <w:bottom w:val="nil"/>
              <w:right w:val="nil"/>
            </w:tcBorders>
            <w:shd w:val="clear" w:color="auto" w:fill="auto"/>
            <w:vAlign w:val="center"/>
            <w:hideMark/>
          </w:tcPr>
          <w:p w14:paraId="3400D21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178.32</w:t>
            </w:r>
          </w:p>
        </w:tc>
        <w:tc>
          <w:tcPr>
            <w:tcW w:w="630" w:type="dxa"/>
            <w:tcBorders>
              <w:top w:val="nil"/>
              <w:left w:val="nil"/>
              <w:bottom w:val="nil"/>
              <w:right w:val="nil"/>
            </w:tcBorders>
            <w:shd w:val="clear" w:color="auto" w:fill="auto"/>
            <w:vAlign w:val="center"/>
            <w:hideMark/>
          </w:tcPr>
          <w:p w14:paraId="1E88357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187.35</w:t>
            </w:r>
          </w:p>
        </w:tc>
        <w:tc>
          <w:tcPr>
            <w:tcW w:w="995" w:type="dxa"/>
            <w:tcBorders>
              <w:top w:val="nil"/>
              <w:left w:val="nil"/>
              <w:bottom w:val="nil"/>
              <w:right w:val="nil"/>
            </w:tcBorders>
            <w:shd w:val="clear" w:color="auto" w:fill="auto"/>
            <w:vAlign w:val="center"/>
            <w:hideMark/>
          </w:tcPr>
          <w:p w14:paraId="6A77D4C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-9.029***</w:t>
            </w:r>
          </w:p>
        </w:tc>
        <w:tc>
          <w:tcPr>
            <w:tcW w:w="814" w:type="dxa"/>
            <w:tcBorders>
              <w:top w:val="nil"/>
              <w:left w:val="nil"/>
              <w:bottom w:val="nil"/>
              <w:right w:val="nil"/>
            </w:tcBorders>
            <w:shd w:val="clear" w:color="auto" w:fill="auto"/>
            <w:vAlign w:val="center"/>
            <w:hideMark/>
          </w:tcPr>
          <w:p w14:paraId="122B634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184.29</w:t>
            </w:r>
          </w:p>
        </w:tc>
        <w:tc>
          <w:tcPr>
            <w:tcW w:w="630" w:type="dxa"/>
            <w:tcBorders>
              <w:top w:val="nil"/>
              <w:left w:val="nil"/>
              <w:bottom w:val="nil"/>
              <w:right w:val="nil"/>
            </w:tcBorders>
            <w:shd w:val="clear" w:color="auto" w:fill="auto"/>
            <w:vAlign w:val="center"/>
            <w:hideMark/>
          </w:tcPr>
          <w:p w14:paraId="258CC4C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193.70</w:t>
            </w:r>
          </w:p>
        </w:tc>
        <w:tc>
          <w:tcPr>
            <w:tcW w:w="1048" w:type="dxa"/>
            <w:tcBorders>
              <w:top w:val="nil"/>
              <w:left w:val="nil"/>
              <w:bottom w:val="nil"/>
              <w:right w:val="nil"/>
            </w:tcBorders>
            <w:shd w:val="clear" w:color="auto" w:fill="auto"/>
            <w:vAlign w:val="center"/>
            <w:hideMark/>
          </w:tcPr>
          <w:p w14:paraId="2466F22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-9.416***</w:t>
            </w:r>
          </w:p>
        </w:tc>
        <w:tc>
          <w:tcPr>
            <w:tcW w:w="798" w:type="dxa"/>
            <w:tcBorders>
              <w:top w:val="nil"/>
              <w:left w:val="nil"/>
              <w:bottom w:val="nil"/>
              <w:right w:val="nil"/>
            </w:tcBorders>
            <w:shd w:val="clear" w:color="auto" w:fill="auto"/>
            <w:vAlign w:val="center"/>
            <w:hideMark/>
          </w:tcPr>
          <w:p w14:paraId="1C64511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190.42</w:t>
            </w:r>
          </w:p>
        </w:tc>
        <w:tc>
          <w:tcPr>
            <w:tcW w:w="630" w:type="dxa"/>
            <w:tcBorders>
              <w:top w:val="nil"/>
              <w:left w:val="nil"/>
              <w:bottom w:val="nil"/>
              <w:right w:val="nil"/>
            </w:tcBorders>
            <w:shd w:val="clear" w:color="auto" w:fill="auto"/>
            <w:vAlign w:val="center"/>
            <w:hideMark/>
          </w:tcPr>
          <w:p w14:paraId="4F874BB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197.30</w:t>
            </w:r>
          </w:p>
        </w:tc>
        <w:tc>
          <w:tcPr>
            <w:tcW w:w="1048" w:type="dxa"/>
            <w:tcBorders>
              <w:top w:val="nil"/>
              <w:left w:val="nil"/>
              <w:bottom w:val="nil"/>
              <w:right w:val="nil"/>
            </w:tcBorders>
            <w:shd w:val="clear" w:color="auto" w:fill="auto"/>
            <w:vAlign w:val="center"/>
            <w:hideMark/>
          </w:tcPr>
          <w:p w14:paraId="1470E1C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-6.881***</w:t>
            </w:r>
          </w:p>
        </w:tc>
        <w:tc>
          <w:tcPr>
            <w:tcW w:w="814" w:type="dxa"/>
            <w:tcBorders>
              <w:top w:val="nil"/>
              <w:left w:val="nil"/>
              <w:bottom w:val="nil"/>
              <w:right w:val="nil"/>
            </w:tcBorders>
            <w:shd w:val="clear" w:color="auto" w:fill="auto"/>
            <w:vAlign w:val="center"/>
            <w:hideMark/>
          </w:tcPr>
          <w:p w14:paraId="49928CD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205.04</w:t>
            </w:r>
          </w:p>
        </w:tc>
        <w:tc>
          <w:tcPr>
            <w:tcW w:w="630" w:type="dxa"/>
            <w:tcBorders>
              <w:top w:val="nil"/>
              <w:left w:val="nil"/>
              <w:bottom w:val="nil"/>
              <w:right w:val="nil"/>
            </w:tcBorders>
            <w:shd w:val="clear" w:color="auto" w:fill="auto"/>
            <w:vAlign w:val="center"/>
            <w:hideMark/>
          </w:tcPr>
          <w:p w14:paraId="1633315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207.96</w:t>
            </w:r>
          </w:p>
        </w:tc>
        <w:tc>
          <w:tcPr>
            <w:tcW w:w="1048" w:type="dxa"/>
            <w:tcBorders>
              <w:top w:val="nil"/>
              <w:left w:val="nil"/>
              <w:bottom w:val="nil"/>
              <w:right w:val="nil"/>
            </w:tcBorders>
            <w:shd w:val="clear" w:color="auto" w:fill="auto"/>
            <w:vAlign w:val="center"/>
            <w:hideMark/>
          </w:tcPr>
          <w:p w14:paraId="44F8806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-2.914***</w:t>
            </w:r>
          </w:p>
        </w:tc>
        <w:tc>
          <w:tcPr>
            <w:tcW w:w="798" w:type="dxa"/>
            <w:tcBorders>
              <w:top w:val="nil"/>
              <w:left w:val="nil"/>
              <w:bottom w:val="nil"/>
              <w:right w:val="nil"/>
            </w:tcBorders>
            <w:shd w:val="clear" w:color="auto" w:fill="auto"/>
            <w:vAlign w:val="center"/>
            <w:hideMark/>
          </w:tcPr>
          <w:p w14:paraId="0C6349F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210.36</w:t>
            </w:r>
          </w:p>
        </w:tc>
        <w:tc>
          <w:tcPr>
            <w:tcW w:w="630" w:type="dxa"/>
            <w:tcBorders>
              <w:top w:val="nil"/>
              <w:left w:val="nil"/>
              <w:bottom w:val="nil"/>
              <w:right w:val="nil"/>
            </w:tcBorders>
            <w:shd w:val="clear" w:color="auto" w:fill="auto"/>
            <w:vAlign w:val="center"/>
            <w:hideMark/>
          </w:tcPr>
          <w:p w14:paraId="581A1C7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215.21</w:t>
            </w:r>
          </w:p>
        </w:tc>
        <w:tc>
          <w:tcPr>
            <w:tcW w:w="1048" w:type="dxa"/>
            <w:tcBorders>
              <w:top w:val="nil"/>
              <w:left w:val="nil"/>
              <w:bottom w:val="nil"/>
              <w:right w:val="nil"/>
            </w:tcBorders>
            <w:shd w:val="clear" w:color="auto" w:fill="auto"/>
            <w:vAlign w:val="center"/>
            <w:hideMark/>
          </w:tcPr>
          <w:p w14:paraId="7CC2EBD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-4.853***</w:t>
            </w:r>
          </w:p>
        </w:tc>
      </w:tr>
      <w:tr w:rsidR="004231BC" w:rsidRPr="004231BC" w14:paraId="5CD6B367" w14:textId="77777777" w:rsidTr="00FF0699">
        <w:trPr>
          <w:trHeight w:val="450"/>
        </w:trPr>
        <w:tc>
          <w:tcPr>
            <w:tcW w:w="1440" w:type="dxa"/>
            <w:tcBorders>
              <w:top w:val="nil"/>
              <w:left w:val="nil"/>
              <w:bottom w:val="nil"/>
              <w:right w:val="nil"/>
            </w:tcBorders>
            <w:shd w:val="clear" w:color="auto" w:fill="auto"/>
            <w:vAlign w:val="center"/>
            <w:hideMark/>
          </w:tcPr>
          <w:p w14:paraId="70997FAA"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proofErr w:type="spellStart"/>
            <w:r w:rsidRPr="004231BC">
              <w:rPr>
                <w:rFonts w:ascii="Arial" w:eastAsia="Times New Roman" w:hAnsi="Arial" w:cs="Arial"/>
                <w:b/>
                <w:bCs/>
                <w:color w:val="000000"/>
                <w:sz w:val="16"/>
                <w:szCs w:val="16"/>
                <w:lang w:eastAsia="pt-BR"/>
              </w:rPr>
              <w:t>Profic</w:t>
            </w:r>
            <w:proofErr w:type="spellEnd"/>
            <w:r w:rsidRPr="004231BC">
              <w:rPr>
                <w:rFonts w:ascii="Arial" w:eastAsia="Times New Roman" w:hAnsi="Arial" w:cs="Arial"/>
                <w:b/>
                <w:bCs/>
                <w:color w:val="000000"/>
                <w:sz w:val="16"/>
                <w:szCs w:val="16"/>
                <w:lang w:eastAsia="pt-BR"/>
              </w:rPr>
              <w:t>. Matemática</w:t>
            </w:r>
          </w:p>
        </w:tc>
        <w:tc>
          <w:tcPr>
            <w:tcW w:w="814" w:type="dxa"/>
            <w:tcBorders>
              <w:top w:val="nil"/>
              <w:left w:val="nil"/>
              <w:bottom w:val="nil"/>
              <w:right w:val="nil"/>
            </w:tcBorders>
            <w:shd w:val="clear" w:color="auto" w:fill="auto"/>
            <w:vAlign w:val="center"/>
            <w:hideMark/>
          </w:tcPr>
          <w:p w14:paraId="4BC3801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187.68</w:t>
            </w:r>
          </w:p>
        </w:tc>
        <w:tc>
          <w:tcPr>
            <w:tcW w:w="630" w:type="dxa"/>
            <w:tcBorders>
              <w:top w:val="nil"/>
              <w:left w:val="nil"/>
              <w:bottom w:val="nil"/>
              <w:right w:val="nil"/>
            </w:tcBorders>
            <w:shd w:val="clear" w:color="auto" w:fill="auto"/>
            <w:vAlign w:val="center"/>
            <w:hideMark/>
          </w:tcPr>
          <w:p w14:paraId="2616ACF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196.76</w:t>
            </w:r>
          </w:p>
        </w:tc>
        <w:tc>
          <w:tcPr>
            <w:tcW w:w="1048" w:type="dxa"/>
            <w:tcBorders>
              <w:top w:val="nil"/>
              <w:left w:val="nil"/>
              <w:bottom w:val="nil"/>
              <w:right w:val="nil"/>
            </w:tcBorders>
            <w:shd w:val="clear" w:color="auto" w:fill="auto"/>
            <w:vAlign w:val="center"/>
            <w:hideMark/>
          </w:tcPr>
          <w:p w14:paraId="4EF6E7D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-9.073***</w:t>
            </w:r>
          </w:p>
        </w:tc>
        <w:tc>
          <w:tcPr>
            <w:tcW w:w="798" w:type="dxa"/>
            <w:tcBorders>
              <w:top w:val="nil"/>
              <w:left w:val="nil"/>
              <w:bottom w:val="nil"/>
              <w:right w:val="nil"/>
            </w:tcBorders>
            <w:shd w:val="clear" w:color="auto" w:fill="auto"/>
            <w:vAlign w:val="center"/>
            <w:hideMark/>
          </w:tcPr>
          <w:p w14:paraId="7129B21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198.58</w:t>
            </w:r>
          </w:p>
        </w:tc>
        <w:tc>
          <w:tcPr>
            <w:tcW w:w="630" w:type="dxa"/>
            <w:tcBorders>
              <w:top w:val="nil"/>
              <w:left w:val="nil"/>
              <w:bottom w:val="nil"/>
              <w:right w:val="nil"/>
            </w:tcBorders>
            <w:shd w:val="clear" w:color="auto" w:fill="auto"/>
            <w:vAlign w:val="center"/>
            <w:hideMark/>
          </w:tcPr>
          <w:p w14:paraId="67A328E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206.98</w:t>
            </w:r>
          </w:p>
        </w:tc>
        <w:tc>
          <w:tcPr>
            <w:tcW w:w="995" w:type="dxa"/>
            <w:tcBorders>
              <w:top w:val="nil"/>
              <w:left w:val="nil"/>
              <w:bottom w:val="nil"/>
              <w:right w:val="nil"/>
            </w:tcBorders>
            <w:shd w:val="clear" w:color="auto" w:fill="auto"/>
            <w:vAlign w:val="center"/>
            <w:hideMark/>
          </w:tcPr>
          <w:p w14:paraId="7963FC8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-8.401***</w:t>
            </w:r>
          </w:p>
        </w:tc>
        <w:tc>
          <w:tcPr>
            <w:tcW w:w="814" w:type="dxa"/>
            <w:tcBorders>
              <w:top w:val="nil"/>
              <w:left w:val="nil"/>
              <w:bottom w:val="nil"/>
              <w:right w:val="nil"/>
            </w:tcBorders>
            <w:shd w:val="clear" w:color="auto" w:fill="auto"/>
            <w:vAlign w:val="center"/>
            <w:hideMark/>
          </w:tcPr>
          <w:p w14:paraId="0BDAC69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204.00</w:t>
            </w:r>
          </w:p>
        </w:tc>
        <w:tc>
          <w:tcPr>
            <w:tcW w:w="630" w:type="dxa"/>
            <w:tcBorders>
              <w:top w:val="nil"/>
              <w:left w:val="nil"/>
              <w:bottom w:val="nil"/>
              <w:right w:val="nil"/>
            </w:tcBorders>
            <w:shd w:val="clear" w:color="auto" w:fill="auto"/>
            <w:vAlign w:val="center"/>
            <w:hideMark/>
          </w:tcPr>
          <w:p w14:paraId="630268A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211.95</w:t>
            </w:r>
          </w:p>
        </w:tc>
        <w:tc>
          <w:tcPr>
            <w:tcW w:w="1048" w:type="dxa"/>
            <w:tcBorders>
              <w:top w:val="nil"/>
              <w:left w:val="nil"/>
              <w:bottom w:val="nil"/>
              <w:right w:val="nil"/>
            </w:tcBorders>
            <w:shd w:val="clear" w:color="auto" w:fill="auto"/>
            <w:vAlign w:val="center"/>
            <w:hideMark/>
          </w:tcPr>
          <w:p w14:paraId="6E758C8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-7.950***</w:t>
            </w:r>
          </w:p>
        </w:tc>
        <w:tc>
          <w:tcPr>
            <w:tcW w:w="798" w:type="dxa"/>
            <w:tcBorders>
              <w:top w:val="nil"/>
              <w:left w:val="nil"/>
              <w:bottom w:val="nil"/>
              <w:right w:val="nil"/>
            </w:tcBorders>
            <w:shd w:val="clear" w:color="auto" w:fill="auto"/>
            <w:vAlign w:val="center"/>
            <w:hideMark/>
          </w:tcPr>
          <w:p w14:paraId="2E9E252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205.94</w:t>
            </w:r>
          </w:p>
        </w:tc>
        <w:tc>
          <w:tcPr>
            <w:tcW w:w="630" w:type="dxa"/>
            <w:tcBorders>
              <w:top w:val="nil"/>
              <w:left w:val="nil"/>
              <w:bottom w:val="nil"/>
              <w:right w:val="nil"/>
            </w:tcBorders>
            <w:shd w:val="clear" w:color="auto" w:fill="auto"/>
            <w:vAlign w:val="center"/>
            <w:hideMark/>
          </w:tcPr>
          <w:p w14:paraId="04038BC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212.45</w:t>
            </w:r>
          </w:p>
        </w:tc>
        <w:tc>
          <w:tcPr>
            <w:tcW w:w="1048" w:type="dxa"/>
            <w:tcBorders>
              <w:top w:val="nil"/>
              <w:left w:val="nil"/>
              <w:bottom w:val="nil"/>
              <w:right w:val="nil"/>
            </w:tcBorders>
            <w:shd w:val="clear" w:color="auto" w:fill="auto"/>
            <w:vAlign w:val="center"/>
            <w:hideMark/>
          </w:tcPr>
          <w:p w14:paraId="17171A6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-6.512***</w:t>
            </w:r>
          </w:p>
        </w:tc>
        <w:tc>
          <w:tcPr>
            <w:tcW w:w="814" w:type="dxa"/>
            <w:tcBorders>
              <w:top w:val="nil"/>
              <w:left w:val="nil"/>
              <w:bottom w:val="nil"/>
              <w:right w:val="nil"/>
            </w:tcBorders>
            <w:shd w:val="clear" w:color="auto" w:fill="auto"/>
            <w:vAlign w:val="center"/>
            <w:hideMark/>
          </w:tcPr>
          <w:p w14:paraId="6C5BCC1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217.25</w:t>
            </w:r>
          </w:p>
        </w:tc>
        <w:tc>
          <w:tcPr>
            <w:tcW w:w="630" w:type="dxa"/>
            <w:tcBorders>
              <w:top w:val="nil"/>
              <w:left w:val="nil"/>
              <w:bottom w:val="nil"/>
              <w:right w:val="nil"/>
            </w:tcBorders>
            <w:shd w:val="clear" w:color="auto" w:fill="auto"/>
            <w:vAlign w:val="center"/>
            <w:hideMark/>
          </w:tcPr>
          <w:p w14:paraId="18B1417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217.34</w:t>
            </w:r>
          </w:p>
        </w:tc>
        <w:tc>
          <w:tcPr>
            <w:tcW w:w="1048" w:type="dxa"/>
            <w:tcBorders>
              <w:top w:val="nil"/>
              <w:left w:val="nil"/>
              <w:bottom w:val="nil"/>
              <w:right w:val="nil"/>
            </w:tcBorders>
            <w:shd w:val="clear" w:color="auto" w:fill="auto"/>
            <w:vAlign w:val="center"/>
            <w:hideMark/>
          </w:tcPr>
          <w:p w14:paraId="6328FAD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-0.0934</w:t>
            </w:r>
          </w:p>
        </w:tc>
        <w:tc>
          <w:tcPr>
            <w:tcW w:w="798" w:type="dxa"/>
            <w:tcBorders>
              <w:top w:val="nil"/>
              <w:left w:val="nil"/>
              <w:bottom w:val="nil"/>
              <w:right w:val="nil"/>
            </w:tcBorders>
            <w:shd w:val="clear" w:color="auto" w:fill="auto"/>
            <w:vAlign w:val="center"/>
            <w:hideMark/>
          </w:tcPr>
          <w:p w14:paraId="362C2C6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220.01</w:t>
            </w:r>
          </w:p>
        </w:tc>
        <w:tc>
          <w:tcPr>
            <w:tcW w:w="630" w:type="dxa"/>
            <w:tcBorders>
              <w:top w:val="nil"/>
              <w:left w:val="nil"/>
              <w:bottom w:val="nil"/>
              <w:right w:val="nil"/>
            </w:tcBorders>
            <w:shd w:val="clear" w:color="auto" w:fill="auto"/>
            <w:vAlign w:val="center"/>
            <w:hideMark/>
          </w:tcPr>
          <w:p w14:paraId="57B02F8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223.65</w:t>
            </w:r>
          </w:p>
        </w:tc>
        <w:tc>
          <w:tcPr>
            <w:tcW w:w="1048" w:type="dxa"/>
            <w:tcBorders>
              <w:top w:val="nil"/>
              <w:left w:val="nil"/>
              <w:bottom w:val="nil"/>
              <w:right w:val="nil"/>
            </w:tcBorders>
            <w:shd w:val="clear" w:color="auto" w:fill="auto"/>
            <w:vAlign w:val="center"/>
            <w:hideMark/>
          </w:tcPr>
          <w:p w14:paraId="1D1C2C2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-3.648***</w:t>
            </w:r>
          </w:p>
        </w:tc>
      </w:tr>
      <w:tr w:rsidR="004231BC" w:rsidRPr="004231BC" w14:paraId="1A266E93" w14:textId="77777777" w:rsidTr="00FF0699">
        <w:trPr>
          <w:trHeight w:val="319"/>
        </w:trPr>
        <w:tc>
          <w:tcPr>
            <w:tcW w:w="16291" w:type="dxa"/>
            <w:gridSpan w:val="19"/>
            <w:tcBorders>
              <w:top w:val="nil"/>
              <w:left w:val="nil"/>
              <w:bottom w:val="nil"/>
              <w:right w:val="nil"/>
            </w:tcBorders>
            <w:shd w:val="clear" w:color="auto" w:fill="auto"/>
            <w:vAlign w:val="center"/>
            <w:hideMark/>
          </w:tcPr>
          <w:p w14:paraId="33AD4B17" w14:textId="77777777"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Individuais</w:t>
            </w:r>
          </w:p>
        </w:tc>
      </w:tr>
      <w:tr w:rsidR="004231BC" w:rsidRPr="004231BC" w14:paraId="321C7236" w14:textId="77777777" w:rsidTr="00FF0699">
        <w:trPr>
          <w:trHeight w:val="319"/>
        </w:trPr>
        <w:tc>
          <w:tcPr>
            <w:tcW w:w="1440" w:type="dxa"/>
            <w:tcBorders>
              <w:top w:val="nil"/>
              <w:left w:val="nil"/>
              <w:bottom w:val="nil"/>
              <w:right w:val="nil"/>
            </w:tcBorders>
            <w:shd w:val="clear" w:color="auto" w:fill="auto"/>
            <w:vAlign w:val="center"/>
            <w:hideMark/>
          </w:tcPr>
          <w:p w14:paraId="4F6CC03D"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Raça</w:t>
            </w:r>
          </w:p>
        </w:tc>
        <w:tc>
          <w:tcPr>
            <w:tcW w:w="814" w:type="dxa"/>
            <w:tcBorders>
              <w:top w:val="nil"/>
              <w:left w:val="nil"/>
              <w:bottom w:val="nil"/>
              <w:right w:val="nil"/>
            </w:tcBorders>
            <w:shd w:val="clear" w:color="auto" w:fill="auto"/>
            <w:vAlign w:val="center"/>
            <w:hideMark/>
          </w:tcPr>
          <w:p w14:paraId="1A17BEE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2.33</w:t>
            </w:r>
          </w:p>
        </w:tc>
        <w:tc>
          <w:tcPr>
            <w:tcW w:w="630" w:type="dxa"/>
            <w:tcBorders>
              <w:top w:val="nil"/>
              <w:left w:val="nil"/>
              <w:bottom w:val="nil"/>
              <w:right w:val="nil"/>
            </w:tcBorders>
            <w:shd w:val="clear" w:color="auto" w:fill="auto"/>
            <w:vAlign w:val="center"/>
            <w:hideMark/>
          </w:tcPr>
          <w:p w14:paraId="1C03561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2.51</w:t>
            </w:r>
          </w:p>
        </w:tc>
        <w:tc>
          <w:tcPr>
            <w:tcW w:w="1048" w:type="dxa"/>
            <w:tcBorders>
              <w:top w:val="nil"/>
              <w:left w:val="nil"/>
              <w:bottom w:val="nil"/>
              <w:right w:val="nil"/>
            </w:tcBorders>
            <w:shd w:val="clear" w:color="auto" w:fill="auto"/>
            <w:vAlign w:val="center"/>
            <w:hideMark/>
          </w:tcPr>
          <w:p w14:paraId="470BB19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-0.179***</w:t>
            </w:r>
          </w:p>
        </w:tc>
        <w:tc>
          <w:tcPr>
            <w:tcW w:w="798" w:type="dxa"/>
            <w:tcBorders>
              <w:top w:val="nil"/>
              <w:left w:val="nil"/>
              <w:bottom w:val="nil"/>
              <w:right w:val="nil"/>
            </w:tcBorders>
            <w:shd w:val="clear" w:color="auto" w:fill="auto"/>
            <w:vAlign w:val="center"/>
            <w:hideMark/>
          </w:tcPr>
          <w:p w14:paraId="26A7B40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2.30</w:t>
            </w:r>
          </w:p>
        </w:tc>
        <w:tc>
          <w:tcPr>
            <w:tcW w:w="630" w:type="dxa"/>
            <w:tcBorders>
              <w:top w:val="nil"/>
              <w:left w:val="nil"/>
              <w:bottom w:val="nil"/>
              <w:right w:val="nil"/>
            </w:tcBorders>
            <w:shd w:val="clear" w:color="auto" w:fill="auto"/>
            <w:vAlign w:val="center"/>
            <w:hideMark/>
          </w:tcPr>
          <w:p w14:paraId="0AB2852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2.48</w:t>
            </w:r>
          </w:p>
        </w:tc>
        <w:tc>
          <w:tcPr>
            <w:tcW w:w="995" w:type="dxa"/>
            <w:tcBorders>
              <w:top w:val="nil"/>
              <w:left w:val="nil"/>
              <w:bottom w:val="nil"/>
              <w:right w:val="nil"/>
            </w:tcBorders>
            <w:shd w:val="clear" w:color="auto" w:fill="auto"/>
            <w:vAlign w:val="center"/>
            <w:hideMark/>
          </w:tcPr>
          <w:p w14:paraId="7DA9FDE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-0.189***</w:t>
            </w:r>
          </w:p>
        </w:tc>
        <w:tc>
          <w:tcPr>
            <w:tcW w:w="814" w:type="dxa"/>
            <w:tcBorders>
              <w:top w:val="nil"/>
              <w:left w:val="nil"/>
              <w:bottom w:val="nil"/>
              <w:right w:val="nil"/>
            </w:tcBorders>
            <w:shd w:val="clear" w:color="auto" w:fill="auto"/>
            <w:vAlign w:val="center"/>
            <w:hideMark/>
          </w:tcPr>
          <w:p w14:paraId="7D7D981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2.68</w:t>
            </w:r>
          </w:p>
        </w:tc>
        <w:tc>
          <w:tcPr>
            <w:tcW w:w="630" w:type="dxa"/>
            <w:tcBorders>
              <w:top w:val="nil"/>
              <w:left w:val="nil"/>
              <w:bottom w:val="nil"/>
              <w:right w:val="nil"/>
            </w:tcBorders>
            <w:shd w:val="clear" w:color="auto" w:fill="auto"/>
            <w:vAlign w:val="center"/>
            <w:hideMark/>
          </w:tcPr>
          <w:p w14:paraId="5640DE8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2.90</w:t>
            </w:r>
          </w:p>
        </w:tc>
        <w:tc>
          <w:tcPr>
            <w:tcW w:w="1048" w:type="dxa"/>
            <w:tcBorders>
              <w:top w:val="nil"/>
              <w:left w:val="nil"/>
              <w:bottom w:val="nil"/>
              <w:right w:val="nil"/>
            </w:tcBorders>
            <w:shd w:val="clear" w:color="auto" w:fill="auto"/>
            <w:vAlign w:val="center"/>
            <w:hideMark/>
          </w:tcPr>
          <w:p w14:paraId="11A6E7F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-0.224***</w:t>
            </w:r>
          </w:p>
        </w:tc>
        <w:tc>
          <w:tcPr>
            <w:tcW w:w="798" w:type="dxa"/>
            <w:tcBorders>
              <w:top w:val="nil"/>
              <w:left w:val="nil"/>
              <w:bottom w:val="nil"/>
              <w:right w:val="nil"/>
            </w:tcBorders>
            <w:shd w:val="clear" w:color="auto" w:fill="auto"/>
            <w:vAlign w:val="center"/>
            <w:hideMark/>
          </w:tcPr>
          <w:p w14:paraId="4B1CFA2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2.79</w:t>
            </w:r>
          </w:p>
        </w:tc>
        <w:tc>
          <w:tcPr>
            <w:tcW w:w="630" w:type="dxa"/>
            <w:tcBorders>
              <w:top w:val="nil"/>
              <w:left w:val="nil"/>
              <w:bottom w:val="nil"/>
              <w:right w:val="nil"/>
            </w:tcBorders>
            <w:shd w:val="clear" w:color="auto" w:fill="auto"/>
            <w:vAlign w:val="center"/>
            <w:hideMark/>
          </w:tcPr>
          <w:p w14:paraId="31B51F0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2.98</w:t>
            </w:r>
          </w:p>
        </w:tc>
        <w:tc>
          <w:tcPr>
            <w:tcW w:w="1048" w:type="dxa"/>
            <w:tcBorders>
              <w:top w:val="nil"/>
              <w:left w:val="nil"/>
              <w:bottom w:val="nil"/>
              <w:right w:val="nil"/>
            </w:tcBorders>
            <w:shd w:val="clear" w:color="auto" w:fill="auto"/>
            <w:vAlign w:val="center"/>
            <w:hideMark/>
          </w:tcPr>
          <w:p w14:paraId="0C7340B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-0.186***</w:t>
            </w:r>
          </w:p>
        </w:tc>
        <w:tc>
          <w:tcPr>
            <w:tcW w:w="814" w:type="dxa"/>
            <w:tcBorders>
              <w:top w:val="nil"/>
              <w:left w:val="nil"/>
              <w:bottom w:val="nil"/>
              <w:right w:val="nil"/>
            </w:tcBorders>
            <w:shd w:val="clear" w:color="auto" w:fill="auto"/>
            <w:vAlign w:val="center"/>
            <w:hideMark/>
          </w:tcPr>
          <w:p w14:paraId="3C8717D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2.84</w:t>
            </w:r>
          </w:p>
        </w:tc>
        <w:tc>
          <w:tcPr>
            <w:tcW w:w="630" w:type="dxa"/>
            <w:tcBorders>
              <w:top w:val="nil"/>
              <w:left w:val="nil"/>
              <w:bottom w:val="nil"/>
              <w:right w:val="nil"/>
            </w:tcBorders>
            <w:shd w:val="clear" w:color="auto" w:fill="auto"/>
            <w:vAlign w:val="center"/>
            <w:hideMark/>
          </w:tcPr>
          <w:p w14:paraId="25AA0E5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2.98</w:t>
            </w:r>
          </w:p>
        </w:tc>
        <w:tc>
          <w:tcPr>
            <w:tcW w:w="1048" w:type="dxa"/>
            <w:tcBorders>
              <w:top w:val="nil"/>
              <w:left w:val="nil"/>
              <w:bottom w:val="nil"/>
              <w:right w:val="nil"/>
            </w:tcBorders>
            <w:shd w:val="clear" w:color="auto" w:fill="auto"/>
            <w:vAlign w:val="center"/>
            <w:hideMark/>
          </w:tcPr>
          <w:p w14:paraId="07F3D4E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-0.138***</w:t>
            </w:r>
          </w:p>
        </w:tc>
        <w:tc>
          <w:tcPr>
            <w:tcW w:w="798" w:type="dxa"/>
            <w:tcBorders>
              <w:top w:val="nil"/>
              <w:left w:val="nil"/>
              <w:bottom w:val="nil"/>
              <w:right w:val="nil"/>
            </w:tcBorders>
            <w:shd w:val="clear" w:color="auto" w:fill="auto"/>
            <w:vAlign w:val="center"/>
            <w:hideMark/>
          </w:tcPr>
          <w:p w14:paraId="303C54F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2.72</w:t>
            </w:r>
          </w:p>
        </w:tc>
        <w:tc>
          <w:tcPr>
            <w:tcW w:w="630" w:type="dxa"/>
            <w:tcBorders>
              <w:top w:val="nil"/>
              <w:left w:val="nil"/>
              <w:bottom w:val="nil"/>
              <w:right w:val="nil"/>
            </w:tcBorders>
            <w:shd w:val="clear" w:color="auto" w:fill="auto"/>
            <w:vAlign w:val="center"/>
            <w:hideMark/>
          </w:tcPr>
          <w:p w14:paraId="1594BC3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2.89</w:t>
            </w:r>
          </w:p>
        </w:tc>
        <w:tc>
          <w:tcPr>
            <w:tcW w:w="1048" w:type="dxa"/>
            <w:tcBorders>
              <w:top w:val="nil"/>
              <w:left w:val="nil"/>
              <w:bottom w:val="nil"/>
              <w:right w:val="nil"/>
            </w:tcBorders>
            <w:shd w:val="clear" w:color="auto" w:fill="auto"/>
            <w:vAlign w:val="center"/>
            <w:hideMark/>
          </w:tcPr>
          <w:p w14:paraId="0606133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-0.171***</w:t>
            </w:r>
          </w:p>
        </w:tc>
      </w:tr>
      <w:tr w:rsidR="004231BC" w:rsidRPr="004231BC" w14:paraId="3B37516D" w14:textId="77777777" w:rsidTr="00FF0699">
        <w:trPr>
          <w:trHeight w:val="450"/>
        </w:trPr>
        <w:tc>
          <w:tcPr>
            <w:tcW w:w="1440" w:type="dxa"/>
            <w:tcBorders>
              <w:top w:val="nil"/>
              <w:left w:val="nil"/>
              <w:bottom w:val="nil"/>
              <w:right w:val="nil"/>
            </w:tcBorders>
            <w:shd w:val="clear" w:color="auto" w:fill="auto"/>
            <w:vAlign w:val="center"/>
            <w:hideMark/>
          </w:tcPr>
          <w:p w14:paraId="085648CE" w14:textId="2E694932"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 xml:space="preserve">Status </w:t>
            </w:r>
            <w:r w:rsidR="00F81DC8" w:rsidRPr="004231BC">
              <w:rPr>
                <w:rFonts w:ascii="Arial" w:eastAsia="Times New Roman" w:hAnsi="Arial" w:cs="Arial"/>
                <w:b/>
                <w:bCs/>
                <w:color w:val="000000"/>
                <w:sz w:val="16"/>
                <w:szCs w:val="16"/>
                <w:lang w:eastAsia="pt-BR"/>
              </w:rPr>
              <w:t>Socioeconômico</w:t>
            </w:r>
          </w:p>
        </w:tc>
        <w:tc>
          <w:tcPr>
            <w:tcW w:w="814" w:type="dxa"/>
            <w:tcBorders>
              <w:top w:val="nil"/>
              <w:left w:val="nil"/>
              <w:bottom w:val="nil"/>
              <w:right w:val="nil"/>
            </w:tcBorders>
            <w:shd w:val="clear" w:color="auto" w:fill="auto"/>
            <w:vAlign w:val="center"/>
            <w:hideMark/>
          </w:tcPr>
          <w:p w14:paraId="7133A96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65F5BDF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1048" w:type="dxa"/>
            <w:tcBorders>
              <w:top w:val="nil"/>
              <w:left w:val="nil"/>
              <w:bottom w:val="nil"/>
              <w:right w:val="nil"/>
            </w:tcBorders>
            <w:shd w:val="clear" w:color="auto" w:fill="auto"/>
            <w:vAlign w:val="center"/>
            <w:hideMark/>
          </w:tcPr>
          <w:p w14:paraId="1F856A6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-0.00280**</w:t>
            </w:r>
          </w:p>
        </w:tc>
        <w:tc>
          <w:tcPr>
            <w:tcW w:w="798" w:type="dxa"/>
            <w:tcBorders>
              <w:top w:val="nil"/>
              <w:left w:val="nil"/>
              <w:bottom w:val="nil"/>
              <w:right w:val="nil"/>
            </w:tcBorders>
            <w:shd w:val="clear" w:color="auto" w:fill="auto"/>
            <w:vAlign w:val="center"/>
            <w:hideMark/>
          </w:tcPr>
          <w:p w14:paraId="5C4F915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7387789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995" w:type="dxa"/>
            <w:tcBorders>
              <w:top w:val="nil"/>
              <w:left w:val="nil"/>
              <w:bottom w:val="nil"/>
              <w:right w:val="nil"/>
            </w:tcBorders>
            <w:shd w:val="clear" w:color="auto" w:fill="auto"/>
            <w:vAlign w:val="center"/>
            <w:hideMark/>
          </w:tcPr>
          <w:p w14:paraId="2F2B203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0.00403***</w:t>
            </w:r>
          </w:p>
        </w:tc>
        <w:tc>
          <w:tcPr>
            <w:tcW w:w="814" w:type="dxa"/>
            <w:tcBorders>
              <w:top w:val="nil"/>
              <w:left w:val="nil"/>
              <w:bottom w:val="nil"/>
              <w:right w:val="nil"/>
            </w:tcBorders>
            <w:shd w:val="clear" w:color="auto" w:fill="auto"/>
            <w:vAlign w:val="center"/>
            <w:hideMark/>
          </w:tcPr>
          <w:p w14:paraId="247F972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4DD67D5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1048" w:type="dxa"/>
            <w:tcBorders>
              <w:top w:val="nil"/>
              <w:left w:val="nil"/>
              <w:bottom w:val="nil"/>
              <w:right w:val="nil"/>
            </w:tcBorders>
            <w:shd w:val="clear" w:color="auto" w:fill="auto"/>
            <w:vAlign w:val="center"/>
            <w:hideMark/>
          </w:tcPr>
          <w:p w14:paraId="3893926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-0.00476***</w:t>
            </w:r>
          </w:p>
        </w:tc>
        <w:tc>
          <w:tcPr>
            <w:tcW w:w="798" w:type="dxa"/>
            <w:tcBorders>
              <w:top w:val="nil"/>
              <w:left w:val="nil"/>
              <w:bottom w:val="nil"/>
              <w:right w:val="nil"/>
            </w:tcBorders>
            <w:shd w:val="clear" w:color="auto" w:fill="auto"/>
            <w:vAlign w:val="center"/>
            <w:hideMark/>
          </w:tcPr>
          <w:p w14:paraId="10654A4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0.41</w:t>
            </w:r>
          </w:p>
        </w:tc>
        <w:tc>
          <w:tcPr>
            <w:tcW w:w="630" w:type="dxa"/>
            <w:tcBorders>
              <w:top w:val="nil"/>
              <w:left w:val="nil"/>
              <w:bottom w:val="nil"/>
              <w:right w:val="nil"/>
            </w:tcBorders>
            <w:shd w:val="clear" w:color="auto" w:fill="auto"/>
            <w:vAlign w:val="center"/>
            <w:hideMark/>
          </w:tcPr>
          <w:p w14:paraId="18E0124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1048" w:type="dxa"/>
            <w:tcBorders>
              <w:top w:val="nil"/>
              <w:left w:val="nil"/>
              <w:bottom w:val="nil"/>
              <w:right w:val="nil"/>
            </w:tcBorders>
            <w:shd w:val="clear" w:color="auto" w:fill="auto"/>
            <w:vAlign w:val="center"/>
            <w:hideMark/>
          </w:tcPr>
          <w:p w14:paraId="6729673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-0.00446***</w:t>
            </w:r>
          </w:p>
        </w:tc>
        <w:tc>
          <w:tcPr>
            <w:tcW w:w="814" w:type="dxa"/>
            <w:tcBorders>
              <w:top w:val="nil"/>
              <w:left w:val="nil"/>
              <w:bottom w:val="nil"/>
              <w:right w:val="nil"/>
            </w:tcBorders>
            <w:shd w:val="clear" w:color="auto" w:fill="auto"/>
            <w:vAlign w:val="center"/>
            <w:hideMark/>
          </w:tcPr>
          <w:p w14:paraId="3A69586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0.41</w:t>
            </w:r>
          </w:p>
        </w:tc>
        <w:tc>
          <w:tcPr>
            <w:tcW w:w="630" w:type="dxa"/>
            <w:tcBorders>
              <w:top w:val="nil"/>
              <w:left w:val="nil"/>
              <w:bottom w:val="nil"/>
              <w:right w:val="nil"/>
            </w:tcBorders>
            <w:shd w:val="clear" w:color="auto" w:fill="auto"/>
            <w:vAlign w:val="center"/>
            <w:hideMark/>
          </w:tcPr>
          <w:p w14:paraId="76718D2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1048" w:type="dxa"/>
            <w:tcBorders>
              <w:top w:val="nil"/>
              <w:left w:val="nil"/>
              <w:bottom w:val="nil"/>
              <w:right w:val="nil"/>
            </w:tcBorders>
            <w:shd w:val="clear" w:color="auto" w:fill="auto"/>
            <w:vAlign w:val="center"/>
            <w:hideMark/>
          </w:tcPr>
          <w:p w14:paraId="7D412FA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-0.00667***</w:t>
            </w:r>
          </w:p>
        </w:tc>
        <w:tc>
          <w:tcPr>
            <w:tcW w:w="798" w:type="dxa"/>
            <w:tcBorders>
              <w:top w:val="nil"/>
              <w:left w:val="nil"/>
              <w:bottom w:val="nil"/>
              <w:right w:val="nil"/>
            </w:tcBorders>
            <w:shd w:val="clear" w:color="auto" w:fill="auto"/>
            <w:vAlign w:val="center"/>
            <w:hideMark/>
          </w:tcPr>
          <w:p w14:paraId="48CD870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0FC14F3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1048" w:type="dxa"/>
            <w:tcBorders>
              <w:top w:val="nil"/>
              <w:left w:val="nil"/>
              <w:bottom w:val="nil"/>
              <w:right w:val="nil"/>
            </w:tcBorders>
            <w:shd w:val="clear" w:color="auto" w:fill="auto"/>
            <w:vAlign w:val="center"/>
            <w:hideMark/>
          </w:tcPr>
          <w:p w14:paraId="0609A62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-0.00135</w:t>
            </w:r>
          </w:p>
        </w:tc>
      </w:tr>
      <w:tr w:rsidR="004231BC" w:rsidRPr="004231BC" w14:paraId="10EC79D0" w14:textId="77777777" w:rsidTr="00FF0699">
        <w:trPr>
          <w:trHeight w:val="319"/>
        </w:trPr>
        <w:tc>
          <w:tcPr>
            <w:tcW w:w="1440" w:type="dxa"/>
            <w:tcBorders>
              <w:top w:val="nil"/>
              <w:left w:val="nil"/>
              <w:bottom w:val="nil"/>
              <w:right w:val="nil"/>
            </w:tcBorders>
            <w:shd w:val="clear" w:color="auto" w:fill="auto"/>
            <w:vAlign w:val="center"/>
            <w:hideMark/>
          </w:tcPr>
          <w:p w14:paraId="543B8BBA"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Computador</w:t>
            </w:r>
          </w:p>
        </w:tc>
        <w:tc>
          <w:tcPr>
            <w:tcW w:w="814" w:type="dxa"/>
            <w:tcBorders>
              <w:top w:val="nil"/>
              <w:left w:val="nil"/>
              <w:bottom w:val="nil"/>
              <w:right w:val="nil"/>
            </w:tcBorders>
            <w:shd w:val="clear" w:color="auto" w:fill="auto"/>
            <w:vAlign w:val="center"/>
            <w:hideMark/>
          </w:tcPr>
          <w:p w14:paraId="0B6C433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0.30</w:t>
            </w:r>
          </w:p>
        </w:tc>
        <w:tc>
          <w:tcPr>
            <w:tcW w:w="630" w:type="dxa"/>
            <w:tcBorders>
              <w:top w:val="nil"/>
              <w:left w:val="nil"/>
              <w:bottom w:val="nil"/>
              <w:right w:val="nil"/>
            </w:tcBorders>
            <w:shd w:val="clear" w:color="auto" w:fill="auto"/>
            <w:vAlign w:val="center"/>
            <w:hideMark/>
          </w:tcPr>
          <w:p w14:paraId="535AD33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0.34</w:t>
            </w:r>
          </w:p>
        </w:tc>
        <w:tc>
          <w:tcPr>
            <w:tcW w:w="1048" w:type="dxa"/>
            <w:tcBorders>
              <w:top w:val="nil"/>
              <w:left w:val="nil"/>
              <w:bottom w:val="nil"/>
              <w:right w:val="nil"/>
            </w:tcBorders>
            <w:shd w:val="clear" w:color="auto" w:fill="auto"/>
            <w:vAlign w:val="center"/>
            <w:hideMark/>
          </w:tcPr>
          <w:p w14:paraId="5E64EC9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-0.0364***</w:t>
            </w:r>
          </w:p>
        </w:tc>
        <w:tc>
          <w:tcPr>
            <w:tcW w:w="798" w:type="dxa"/>
            <w:tcBorders>
              <w:top w:val="nil"/>
              <w:left w:val="nil"/>
              <w:bottom w:val="nil"/>
              <w:right w:val="nil"/>
            </w:tcBorders>
            <w:shd w:val="clear" w:color="auto" w:fill="auto"/>
            <w:vAlign w:val="center"/>
            <w:hideMark/>
          </w:tcPr>
          <w:p w14:paraId="60D47AD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0.40</w:t>
            </w:r>
          </w:p>
        </w:tc>
        <w:tc>
          <w:tcPr>
            <w:tcW w:w="630" w:type="dxa"/>
            <w:tcBorders>
              <w:top w:val="nil"/>
              <w:left w:val="nil"/>
              <w:bottom w:val="nil"/>
              <w:right w:val="nil"/>
            </w:tcBorders>
            <w:shd w:val="clear" w:color="auto" w:fill="auto"/>
            <w:vAlign w:val="center"/>
            <w:hideMark/>
          </w:tcPr>
          <w:p w14:paraId="5279C08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0.41</w:t>
            </w:r>
          </w:p>
        </w:tc>
        <w:tc>
          <w:tcPr>
            <w:tcW w:w="995" w:type="dxa"/>
            <w:tcBorders>
              <w:top w:val="nil"/>
              <w:left w:val="nil"/>
              <w:bottom w:val="nil"/>
              <w:right w:val="nil"/>
            </w:tcBorders>
            <w:shd w:val="clear" w:color="auto" w:fill="auto"/>
            <w:vAlign w:val="center"/>
            <w:hideMark/>
          </w:tcPr>
          <w:p w14:paraId="23DCECB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-0.0110***</w:t>
            </w:r>
          </w:p>
        </w:tc>
        <w:tc>
          <w:tcPr>
            <w:tcW w:w="814" w:type="dxa"/>
            <w:tcBorders>
              <w:top w:val="nil"/>
              <w:left w:val="nil"/>
              <w:bottom w:val="nil"/>
              <w:right w:val="nil"/>
            </w:tcBorders>
            <w:shd w:val="clear" w:color="auto" w:fill="auto"/>
            <w:vAlign w:val="center"/>
            <w:hideMark/>
          </w:tcPr>
          <w:p w14:paraId="6D72F0B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0.51</w:t>
            </w:r>
          </w:p>
        </w:tc>
        <w:tc>
          <w:tcPr>
            <w:tcW w:w="630" w:type="dxa"/>
            <w:tcBorders>
              <w:top w:val="nil"/>
              <w:left w:val="nil"/>
              <w:bottom w:val="nil"/>
              <w:right w:val="nil"/>
            </w:tcBorders>
            <w:shd w:val="clear" w:color="auto" w:fill="auto"/>
            <w:vAlign w:val="center"/>
            <w:hideMark/>
          </w:tcPr>
          <w:p w14:paraId="6D8A79F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0.55</w:t>
            </w:r>
          </w:p>
        </w:tc>
        <w:tc>
          <w:tcPr>
            <w:tcW w:w="1048" w:type="dxa"/>
            <w:tcBorders>
              <w:top w:val="nil"/>
              <w:left w:val="nil"/>
              <w:bottom w:val="nil"/>
              <w:right w:val="nil"/>
            </w:tcBorders>
            <w:shd w:val="clear" w:color="auto" w:fill="auto"/>
            <w:vAlign w:val="center"/>
            <w:hideMark/>
          </w:tcPr>
          <w:p w14:paraId="7475195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-0.0357***</w:t>
            </w:r>
          </w:p>
        </w:tc>
        <w:tc>
          <w:tcPr>
            <w:tcW w:w="798" w:type="dxa"/>
            <w:tcBorders>
              <w:top w:val="nil"/>
              <w:left w:val="nil"/>
              <w:bottom w:val="nil"/>
              <w:right w:val="nil"/>
            </w:tcBorders>
            <w:shd w:val="clear" w:color="auto" w:fill="auto"/>
            <w:vAlign w:val="center"/>
            <w:hideMark/>
          </w:tcPr>
          <w:p w14:paraId="4B5A3C7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bottom w:val="nil"/>
              <w:right w:val="nil"/>
            </w:tcBorders>
            <w:shd w:val="clear" w:color="auto" w:fill="auto"/>
            <w:vAlign w:val="center"/>
            <w:hideMark/>
          </w:tcPr>
          <w:p w14:paraId="5FCF09B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0.66</w:t>
            </w:r>
          </w:p>
        </w:tc>
        <w:tc>
          <w:tcPr>
            <w:tcW w:w="1048" w:type="dxa"/>
            <w:tcBorders>
              <w:top w:val="nil"/>
              <w:left w:val="nil"/>
              <w:bottom w:val="nil"/>
              <w:right w:val="nil"/>
            </w:tcBorders>
            <w:shd w:val="clear" w:color="auto" w:fill="auto"/>
            <w:vAlign w:val="center"/>
            <w:hideMark/>
          </w:tcPr>
          <w:p w14:paraId="24B53CF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-0.0499***</w:t>
            </w:r>
          </w:p>
        </w:tc>
        <w:tc>
          <w:tcPr>
            <w:tcW w:w="814" w:type="dxa"/>
            <w:tcBorders>
              <w:top w:val="nil"/>
              <w:left w:val="nil"/>
              <w:bottom w:val="nil"/>
              <w:right w:val="nil"/>
            </w:tcBorders>
            <w:shd w:val="clear" w:color="auto" w:fill="auto"/>
            <w:vAlign w:val="center"/>
            <w:hideMark/>
          </w:tcPr>
          <w:p w14:paraId="57F107D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0.60</w:t>
            </w:r>
          </w:p>
        </w:tc>
        <w:tc>
          <w:tcPr>
            <w:tcW w:w="630" w:type="dxa"/>
            <w:tcBorders>
              <w:top w:val="nil"/>
              <w:left w:val="nil"/>
              <w:bottom w:val="nil"/>
              <w:right w:val="nil"/>
            </w:tcBorders>
            <w:shd w:val="clear" w:color="auto" w:fill="auto"/>
            <w:vAlign w:val="center"/>
            <w:hideMark/>
          </w:tcPr>
          <w:p w14:paraId="54C6350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0.64</w:t>
            </w:r>
          </w:p>
        </w:tc>
        <w:tc>
          <w:tcPr>
            <w:tcW w:w="1048" w:type="dxa"/>
            <w:tcBorders>
              <w:top w:val="nil"/>
              <w:left w:val="nil"/>
              <w:bottom w:val="nil"/>
              <w:right w:val="nil"/>
            </w:tcBorders>
            <w:shd w:val="clear" w:color="auto" w:fill="auto"/>
            <w:vAlign w:val="center"/>
            <w:hideMark/>
          </w:tcPr>
          <w:p w14:paraId="52ECD4F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-0.0465***</w:t>
            </w:r>
          </w:p>
        </w:tc>
        <w:tc>
          <w:tcPr>
            <w:tcW w:w="798" w:type="dxa"/>
            <w:tcBorders>
              <w:top w:val="nil"/>
              <w:left w:val="nil"/>
              <w:bottom w:val="nil"/>
              <w:right w:val="nil"/>
            </w:tcBorders>
            <w:shd w:val="clear" w:color="auto" w:fill="auto"/>
            <w:vAlign w:val="center"/>
            <w:hideMark/>
          </w:tcPr>
          <w:p w14:paraId="62B2BA8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7DAAD31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0.55</w:t>
            </w:r>
          </w:p>
        </w:tc>
        <w:tc>
          <w:tcPr>
            <w:tcW w:w="1048" w:type="dxa"/>
            <w:tcBorders>
              <w:top w:val="nil"/>
              <w:left w:val="nil"/>
              <w:bottom w:val="nil"/>
              <w:right w:val="nil"/>
            </w:tcBorders>
            <w:shd w:val="clear" w:color="auto" w:fill="auto"/>
            <w:vAlign w:val="center"/>
            <w:hideMark/>
          </w:tcPr>
          <w:p w14:paraId="1D70F17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-0.0294***</w:t>
            </w:r>
          </w:p>
        </w:tc>
      </w:tr>
      <w:tr w:rsidR="004231BC" w:rsidRPr="004231BC" w14:paraId="1CD12A1E" w14:textId="77777777" w:rsidTr="00FF0699">
        <w:trPr>
          <w:trHeight w:val="319"/>
        </w:trPr>
        <w:tc>
          <w:tcPr>
            <w:tcW w:w="1440" w:type="dxa"/>
            <w:tcBorders>
              <w:top w:val="nil"/>
              <w:left w:val="nil"/>
              <w:bottom w:val="nil"/>
              <w:right w:val="nil"/>
            </w:tcBorders>
            <w:shd w:val="clear" w:color="auto" w:fill="auto"/>
            <w:vAlign w:val="center"/>
            <w:hideMark/>
          </w:tcPr>
          <w:p w14:paraId="5B09E5A5"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Apoio Parental</w:t>
            </w:r>
          </w:p>
        </w:tc>
        <w:tc>
          <w:tcPr>
            <w:tcW w:w="814" w:type="dxa"/>
            <w:tcBorders>
              <w:top w:val="nil"/>
              <w:left w:val="nil"/>
              <w:bottom w:val="nil"/>
              <w:right w:val="nil"/>
            </w:tcBorders>
            <w:shd w:val="clear" w:color="auto" w:fill="auto"/>
            <w:vAlign w:val="center"/>
            <w:hideMark/>
          </w:tcPr>
          <w:p w14:paraId="25BBD6E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32309F0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1048" w:type="dxa"/>
            <w:tcBorders>
              <w:top w:val="nil"/>
              <w:left w:val="nil"/>
              <w:bottom w:val="nil"/>
              <w:right w:val="nil"/>
            </w:tcBorders>
            <w:shd w:val="clear" w:color="auto" w:fill="auto"/>
            <w:vAlign w:val="center"/>
            <w:hideMark/>
          </w:tcPr>
          <w:p w14:paraId="0E51CF7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-0.00361***</w:t>
            </w:r>
          </w:p>
        </w:tc>
        <w:tc>
          <w:tcPr>
            <w:tcW w:w="798" w:type="dxa"/>
            <w:tcBorders>
              <w:top w:val="nil"/>
              <w:left w:val="nil"/>
              <w:bottom w:val="nil"/>
              <w:right w:val="nil"/>
            </w:tcBorders>
            <w:shd w:val="clear" w:color="auto" w:fill="auto"/>
            <w:vAlign w:val="center"/>
            <w:hideMark/>
          </w:tcPr>
          <w:p w14:paraId="7390249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630" w:type="dxa"/>
            <w:tcBorders>
              <w:top w:val="nil"/>
              <w:left w:val="nil"/>
              <w:bottom w:val="nil"/>
              <w:right w:val="nil"/>
            </w:tcBorders>
            <w:shd w:val="clear" w:color="auto" w:fill="auto"/>
            <w:vAlign w:val="center"/>
            <w:hideMark/>
          </w:tcPr>
          <w:p w14:paraId="7BD8054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995" w:type="dxa"/>
            <w:tcBorders>
              <w:top w:val="nil"/>
              <w:left w:val="nil"/>
              <w:bottom w:val="nil"/>
              <w:right w:val="nil"/>
            </w:tcBorders>
            <w:shd w:val="clear" w:color="auto" w:fill="auto"/>
            <w:vAlign w:val="center"/>
            <w:hideMark/>
          </w:tcPr>
          <w:p w14:paraId="294F419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0.000872</w:t>
            </w:r>
          </w:p>
        </w:tc>
        <w:tc>
          <w:tcPr>
            <w:tcW w:w="814" w:type="dxa"/>
            <w:tcBorders>
              <w:top w:val="nil"/>
              <w:left w:val="nil"/>
              <w:bottom w:val="nil"/>
              <w:right w:val="nil"/>
            </w:tcBorders>
            <w:shd w:val="clear" w:color="auto" w:fill="auto"/>
            <w:vAlign w:val="center"/>
            <w:hideMark/>
          </w:tcPr>
          <w:p w14:paraId="6094451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332BCAF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1048" w:type="dxa"/>
            <w:tcBorders>
              <w:top w:val="nil"/>
              <w:left w:val="nil"/>
              <w:bottom w:val="nil"/>
              <w:right w:val="nil"/>
            </w:tcBorders>
            <w:shd w:val="clear" w:color="auto" w:fill="auto"/>
            <w:vAlign w:val="center"/>
            <w:hideMark/>
          </w:tcPr>
          <w:p w14:paraId="32163B6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-0.00410***</w:t>
            </w:r>
          </w:p>
        </w:tc>
        <w:tc>
          <w:tcPr>
            <w:tcW w:w="798" w:type="dxa"/>
            <w:tcBorders>
              <w:top w:val="nil"/>
              <w:left w:val="nil"/>
              <w:bottom w:val="nil"/>
              <w:right w:val="nil"/>
            </w:tcBorders>
            <w:shd w:val="clear" w:color="auto" w:fill="auto"/>
            <w:vAlign w:val="center"/>
            <w:hideMark/>
          </w:tcPr>
          <w:p w14:paraId="19F09CF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3EC216A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1048" w:type="dxa"/>
            <w:tcBorders>
              <w:top w:val="nil"/>
              <w:left w:val="nil"/>
              <w:bottom w:val="nil"/>
              <w:right w:val="nil"/>
            </w:tcBorders>
            <w:shd w:val="clear" w:color="auto" w:fill="auto"/>
            <w:vAlign w:val="center"/>
            <w:hideMark/>
          </w:tcPr>
          <w:p w14:paraId="36EAFE1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-0.00603***</w:t>
            </w:r>
          </w:p>
        </w:tc>
        <w:tc>
          <w:tcPr>
            <w:tcW w:w="814" w:type="dxa"/>
            <w:tcBorders>
              <w:top w:val="nil"/>
              <w:left w:val="nil"/>
              <w:bottom w:val="nil"/>
              <w:right w:val="nil"/>
            </w:tcBorders>
            <w:shd w:val="clear" w:color="auto" w:fill="auto"/>
            <w:vAlign w:val="center"/>
            <w:hideMark/>
          </w:tcPr>
          <w:p w14:paraId="7022D63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0381646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1048" w:type="dxa"/>
            <w:tcBorders>
              <w:top w:val="nil"/>
              <w:left w:val="nil"/>
              <w:bottom w:val="nil"/>
              <w:right w:val="nil"/>
            </w:tcBorders>
            <w:shd w:val="clear" w:color="auto" w:fill="auto"/>
            <w:vAlign w:val="center"/>
            <w:hideMark/>
          </w:tcPr>
          <w:p w14:paraId="15F5D50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-0.00640***</w:t>
            </w:r>
          </w:p>
        </w:tc>
        <w:tc>
          <w:tcPr>
            <w:tcW w:w="798" w:type="dxa"/>
            <w:tcBorders>
              <w:top w:val="nil"/>
              <w:left w:val="nil"/>
              <w:bottom w:val="nil"/>
              <w:right w:val="nil"/>
            </w:tcBorders>
            <w:shd w:val="clear" w:color="auto" w:fill="auto"/>
            <w:vAlign w:val="center"/>
            <w:hideMark/>
          </w:tcPr>
          <w:p w14:paraId="12F95E6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03A87E5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1048" w:type="dxa"/>
            <w:tcBorders>
              <w:top w:val="nil"/>
              <w:left w:val="nil"/>
              <w:bottom w:val="nil"/>
              <w:right w:val="nil"/>
            </w:tcBorders>
            <w:shd w:val="clear" w:color="auto" w:fill="auto"/>
            <w:vAlign w:val="center"/>
            <w:hideMark/>
          </w:tcPr>
          <w:p w14:paraId="7203F4B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-0.00879***</w:t>
            </w:r>
          </w:p>
        </w:tc>
      </w:tr>
      <w:tr w:rsidR="004231BC" w:rsidRPr="004231BC" w14:paraId="5DFEAF4B" w14:textId="77777777" w:rsidTr="00FF0699">
        <w:trPr>
          <w:trHeight w:val="319"/>
        </w:trPr>
        <w:tc>
          <w:tcPr>
            <w:tcW w:w="1440" w:type="dxa"/>
            <w:tcBorders>
              <w:top w:val="nil"/>
              <w:left w:val="nil"/>
              <w:bottom w:val="nil"/>
              <w:right w:val="nil"/>
            </w:tcBorders>
            <w:shd w:val="clear" w:color="auto" w:fill="auto"/>
            <w:vAlign w:val="center"/>
            <w:hideMark/>
          </w:tcPr>
          <w:p w14:paraId="1F497593"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Trabalha Fora</w:t>
            </w:r>
          </w:p>
        </w:tc>
        <w:tc>
          <w:tcPr>
            <w:tcW w:w="814" w:type="dxa"/>
            <w:tcBorders>
              <w:top w:val="nil"/>
              <w:left w:val="nil"/>
              <w:bottom w:val="nil"/>
              <w:right w:val="nil"/>
            </w:tcBorders>
            <w:shd w:val="clear" w:color="auto" w:fill="auto"/>
            <w:vAlign w:val="center"/>
            <w:hideMark/>
          </w:tcPr>
          <w:p w14:paraId="6030567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1.15</w:t>
            </w:r>
          </w:p>
        </w:tc>
        <w:tc>
          <w:tcPr>
            <w:tcW w:w="630" w:type="dxa"/>
            <w:tcBorders>
              <w:top w:val="nil"/>
              <w:left w:val="nil"/>
              <w:bottom w:val="nil"/>
              <w:right w:val="nil"/>
            </w:tcBorders>
            <w:shd w:val="clear" w:color="auto" w:fill="auto"/>
            <w:vAlign w:val="center"/>
            <w:hideMark/>
          </w:tcPr>
          <w:p w14:paraId="39726A8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1.12</w:t>
            </w:r>
          </w:p>
        </w:tc>
        <w:tc>
          <w:tcPr>
            <w:tcW w:w="1048" w:type="dxa"/>
            <w:tcBorders>
              <w:top w:val="nil"/>
              <w:left w:val="nil"/>
              <w:bottom w:val="nil"/>
              <w:right w:val="nil"/>
            </w:tcBorders>
            <w:shd w:val="clear" w:color="auto" w:fill="auto"/>
            <w:vAlign w:val="center"/>
            <w:hideMark/>
          </w:tcPr>
          <w:p w14:paraId="756C84B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0.0352***</w:t>
            </w:r>
          </w:p>
        </w:tc>
        <w:tc>
          <w:tcPr>
            <w:tcW w:w="798" w:type="dxa"/>
            <w:tcBorders>
              <w:top w:val="nil"/>
              <w:left w:val="nil"/>
              <w:bottom w:val="nil"/>
              <w:right w:val="nil"/>
            </w:tcBorders>
            <w:shd w:val="clear" w:color="auto" w:fill="auto"/>
            <w:vAlign w:val="center"/>
            <w:hideMark/>
          </w:tcPr>
          <w:p w14:paraId="5F2C66F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1.16</w:t>
            </w:r>
          </w:p>
        </w:tc>
        <w:tc>
          <w:tcPr>
            <w:tcW w:w="630" w:type="dxa"/>
            <w:tcBorders>
              <w:top w:val="nil"/>
              <w:left w:val="nil"/>
              <w:bottom w:val="nil"/>
              <w:right w:val="nil"/>
            </w:tcBorders>
            <w:shd w:val="clear" w:color="auto" w:fill="auto"/>
            <w:vAlign w:val="center"/>
            <w:hideMark/>
          </w:tcPr>
          <w:p w14:paraId="4577607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1.15</w:t>
            </w:r>
          </w:p>
        </w:tc>
        <w:tc>
          <w:tcPr>
            <w:tcW w:w="995" w:type="dxa"/>
            <w:tcBorders>
              <w:top w:val="nil"/>
              <w:left w:val="nil"/>
              <w:bottom w:val="nil"/>
              <w:right w:val="nil"/>
            </w:tcBorders>
            <w:shd w:val="clear" w:color="auto" w:fill="auto"/>
            <w:vAlign w:val="center"/>
            <w:hideMark/>
          </w:tcPr>
          <w:p w14:paraId="0FBC47F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0.00431*</w:t>
            </w:r>
          </w:p>
        </w:tc>
        <w:tc>
          <w:tcPr>
            <w:tcW w:w="814" w:type="dxa"/>
            <w:tcBorders>
              <w:top w:val="nil"/>
              <w:left w:val="nil"/>
              <w:bottom w:val="nil"/>
              <w:right w:val="nil"/>
            </w:tcBorders>
            <w:shd w:val="clear" w:color="auto" w:fill="auto"/>
            <w:vAlign w:val="center"/>
            <w:hideMark/>
          </w:tcPr>
          <w:p w14:paraId="452191F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1.14</w:t>
            </w:r>
          </w:p>
        </w:tc>
        <w:tc>
          <w:tcPr>
            <w:tcW w:w="630" w:type="dxa"/>
            <w:tcBorders>
              <w:top w:val="nil"/>
              <w:left w:val="nil"/>
              <w:bottom w:val="nil"/>
              <w:right w:val="nil"/>
            </w:tcBorders>
            <w:shd w:val="clear" w:color="auto" w:fill="auto"/>
            <w:vAlign w:val="center"/>
            <w:hideMark/>
          </w:tcPr>
          <w:p w14:paraId="33E8A1C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1.11</w:t>
            </w:r>
          </w:p>
        </w:tc>
        <w:tc>
          <w:tcPr>
            <w:tcW w:w="1048" w:type="dxa"/>
            <w:tcBorders>
              <w:top w:val="nil"/>
              <w:left w:val="nil"/>
              <w:bottom w:val="nil"/>
              <w:right w:val="nil"/>
            </w:tcBorders>
            <w:shd w:val="clear" w:color="auto" w:fill="auto"/>
            <w:vAlign w:val="center"/>
            <w:hideMark/>
          </w:tcPr>
          <w:p w14:paraId="7E92C68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0.0344***</w:t>
            </w:r>
          </w:p>
        </w:tc>
        <w:tc>
          <w:tcPr>
            <w:tcW w:w="798" w:type="dxa"/>
            <w:tcBorders>
              <w:top w:val="nil"/>
              <w:left w:val="nil"/>
              <w:bottom w:val="nil"/>
              <w:right w:val="nil"/>
            </w:tcBorders>
            <w:shd w:val="clear" w:color="auto" w:fill="auto"/>
            <w:vAlign w:val="center"/>
            <w:hideMark/>
          </w:tcPr>
          <w:p w14:paraId="5FD6F93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1.17</w:t>
            </w:r>
          </w:p>
        </w:tc>
        <w:tc>
          <w:tcPr>
            <w:tcW w:w="630" w:type="dxa"/>
            <w:tcBorders>
              <w:top w:val="nil"/>
              <w:left w:val="nil"/>
              <w:bottom w:val="nil"/>
              <w:right w:val="nil"/>
            </w:tcBorders>
            <w:shd w:val="clear" w:color="auto" w:fill="auto"/>
            <w:vAlign w:val="center"/>
            <w:hideMark/>
          </w:tcPr>
          <w:p w14:paraId="55239A9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1.13</w:t>
            </w:r>
          </w:p>
        </w:tc>
        <w:tc>
          <w:tcPr>
            <w:tcW w:w="1048" w:type="dxa"/>
            <w:tcBorders>
              <w:top w:val="nil"/>
              <w:left w:val="nil"/>
              <w:bottom w:val="nil"/>
              <w:right w:val="nil"/>
            </w:tcBorders>
            <w:shd w:val="clear" w:color="auto" w:fill="auto"/>
            <w:vAlign w:val="center"/>
            <w:hideMark/>
          </w:tcPr>
          <w:p w14:paraId="51EF0E2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0.0408***</w:t>
            </w:r>
          </w:p>
        </w:tc>
        <w:tc>
          <w:tcPr>
            <w:tcW w:w="814" w:type="dxa"/>
            <w:tcBorders>
              <w:top w:val="nil"/>
              <w:left w:val="nil"/>
              <w:bottom w:val="nil"/>
              <w:right w:val="nil"/>
            </w:tcBorders>
            <w:shd w:val="clear" w:color="auto" w:fill="auto"/>
            <w:vAlign w:val="center"/>
            <w:hideMark/>
          </w:tcPr>
          <w:p w14:paraId="5AFF43A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0DD2B10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1.11</w:t>
            </w:r>
          </w:p>
        </w:tc>
        <w:tc>
          <w:tcPr>
            <w:tcW w:w="1048" w:type="dxa"/>
            <w:tcBorders>
              <w:top w:val="nil"/>
              <w:left w:val="nil"/>
              <w:bottom w:val="nil"/>
              <w:right w:val="nil"/>
            </w:tcBorders>
            <w:shd w:val="clear" w:color="auto" w:fill="auto"/>
            <w:vAlign w:val="center"/>
            <w:hideMark/>
          </w:tcPr>
          <w:p w14:paraId="66DD900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0.0195***</w:t>
            </w:r>
          </w:p>
        </w:tc>
        <w:tc>
          <w:tcPr>
            <w:tcW w:w="798" w:type="dxa"/>
            <w:tcBorders>
              <w:top w:val="nil"/>
              <w:left w:val="nil"/>
              <w:bottom w:val="nil"/>
              <w:right w:val="nil"/>
            </w:tcBorders>
            <w:shd w:val="clear" w:color="auto" w:fill="auto"/>
            <w:vAlign w:val="center"/>
            <w:hideMark/>
          </w:tcPr>
          <w:p w14:paraId="5CEBA23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56BA852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1048" w:type="dxa"/>
            <w:tcBorders>
              <w:top w:val="nil"/>
              <w:left w:val="nil"/>
              <w:bottom w:val="nil"/>
              <w:right w:val="nil"/>
            </w:tcBorders>
            <w:shd w:val="clear" w:color="auto" w:fill="auto"/>
            <w:vAlign w:val="center"/>
            <w:hideMark/>
          </w:tcPr>
          <w:p w14:paraId="4C93D27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0.0256***</w:t>
            </w:r>
          </w:p>
        </w:tc>
      </w:tr>
      <w:tr w:rsidR="004231BC" w:rsidRPr="004231BC" w14:paraId="007D1023" w14:textId="77777777" w:rsidTr="00FF0699">
        <w:trPr>
          <w:trHeight w:val="319"/>
        </w:trPr>
        <w:tc>
          <w:tcPr>
            <w:tcW w:w="1440" w:type="dxa"/>
            <w:tcBorders>
              <w:top w:val="nil"/>
              <w:left w:val="nil"/>
              <w:bottom w:val="nil"/>
              <w:right w:val="nil"/>
            </w:tcBorders>
            <w:shd w:val="clear" w:color="auto" w:fill="auto"/>
            <w:vAlign w:val="center"/>
            <w:hideMark/>
          </w:tcPr>
          <w:p w14:paraId="0E97BEB2"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Reprovação</w:t>
            </w:r>
          </w:p>
        </w:tc>
        <w:tc>
          <w:tcPr>
            <w:tcW w:w="814" w:type="dxa"/>
            <w:tcBorders>
              <w:top w:val="nil"/>
              <w:left w:val="nil"/>
              <w:bottom w:val="nil"/>
              <w:right w:val="nil"/>
            </w:tcBorders>
            <w:shd w:val="clear" w:color="auto" w:fill="auto"/>
            <w:vAlign w:val="center"/>
            <w:hideMark/>
          </w:tcPr>
          <w:p w14:paraId="6E7B5C1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1.38</w:t>
            </w:r>
          </w:p>
        </w:tc>
        <w:tc>
          <w:tcPr>
            <w:tcW w:w="630" w:type="dxa"/>
            <w:tcBorders>
              <w:top w:val="nil"/>
              <w:left w:val="nil"/>
              <w:bottom w:val="nil"/>
              <w:right w:val="nil"/>
            </w:tcBorders>
            <w:shd w:val="clear" w:color="auto" w:fill="auto"/>
            <w:vAlign w:val="center"/>
            <w:hideMark/>
          </w:tcPr>
          <w:p w14:paraId="0D89161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1.48</w:t>
            </w:r>
          </w:p>
        </w:tc>
        <w:tc>
          <w:tcPr>
            <w:tcW w:w="1048" w:type="dxa"/>
            <w:tcBorders>
              <w:top w:val="nil"/>
              <w:left w:val="nil"/>
              <w:bottom w:val="nil"/>
              <w:right w:val="nil"/>
            </w:tcBorders>
            <w:shd w:val="clear" w:color="auto" w:fill="auto"/>
            <w:vAlign w:val="center"/>
            <w:hideMark/>
          </w:tcPr>
          <w:p w14:paraId="5F20E5C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-0.0959***</w:t>
            </w:r>
          </w:p>
        </w:tc>
        <w:tc>
          <w:tcPr>
            <w:tcW w:w="798" w:type="dxa"/>
            <w:tcBorders>
              <w:top w:val="nil"/>
              <w:left w:val="nil"/>
              <w:bottom w:val="nil"/>
              <w:right w:val="nil"/>
            </w:tcBorders>
            <w:shd w:val="clear" w:color="auto" w:fill="auto"/>
            <w:vAlign w:val="center"/>
            <w:hideMark/>
          </w:tcPr>
          <w:p w14:paraId="0C1C5F2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1.39</w:t>
            </w:r>
          </w:p>
        </w:tc>
        <w:tc>
          <w:tcPr>
            <w:tcW w:w="630" w:type="dxa"/>
            <w:tcBorders>
              <w:top w:val="nil"/>
              <w:left w:val="nil"/>
              <w:bottom w:val="nil"/>
              <w:right w:val="nil"/>
            </w:tcBorders>
            <w:shd w:val="clear" w:color="auto" w:fill="auto"/>
            <w:vAlign w:val="center"/>
            <w:hideMark/>
          </w:tcPr>
          <w:p w14:paraId="377A72A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1.44</w:t>
            </w:r>
          </w:p>
        </w:tc>
        <w:tc>
          <w:tcPr>
            <w:tcW w:w="995" w:type="dxa"/>
            <w:tcBorders>
              <w:top w:val="nil"/>
              <w:left w:val="nil"/>
              <w:bottom w:val="nil"/>
              <w:right w:val="nil"/>
            </w:tcBorders>
            <w:shd w:val="clear" w:color="auto" w:fill="auto"/>
            <w:vAlign w:val="center"/>
            <w:hideMark/>
          </w:tcPr>
          <w:p w14:paraId="6F8CEED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-0.0495***</w:t>
            </w:r>
          </w:p>
        </w:tc>
        <w:tc>
          <w:tcPr>
            <w:tcW w:w="814" w:type="dxa"/>
            <w:tcBorders>
              <w:top w:val="nil"/>
              <w:left w:val="nil"/>
              <w:bottom w:val="nil"/>
              <w:right w:val="nil"/>
            </w:tcBorders>
            <w:shd w:val="clear" w:color="auto" w:fill="auto"/>
            <w:vAlign w:val="center"/>
            <w:hideMark/>
          </w:tcPr>
          <w:p w14:paraId="0CB4AD1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1.40</w:t>
            </w:r>
          </w:p>
        </w:tc>
        <w:tc>
          <w:tcPr>
            <w:tcW w:w="630" w:type="dxa"/>
            <w:tcBorders>
              <w:top w:val="nil"/>
              <w:left w:val="nil"/>
              <w:bottom w:val="nil"/>
              <w:right w:val="nil"/>
            </w:tcBorders>
            <w:shd w:val="clear" w:color="auto" w:fill="auto"/>
            <w:vAlign w:val="center"/>
            <w:hideMark/>
          </w:tcPr>
          <w:p w14:paraId="0A6026B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1.42</w:t>
            </w:r>
          </w:p>
        </w:tc>
        <w:tc>
          <w:tcPr>
            <w:tcW w:w="1048" w:type="dxa"/>
            <w:tcBorders>
              <w:top w:val="nil"/>
              <w:left w:val="nil"/>
              <w:bottom w:val="nil"/>
              <w:right w:val="nil"/>
            </w:tcBorders>
            <w:shd w:val="clear" w:color="auto" w:fill="auto"/>
            <w:vAlign w:val="center"/>
            <w:hideMark/>
          </w:tcPr>
          <w:p w14:paraId="25BAF80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-0.0189***</w:t>
            </w:r>
          </w:p>
        </w:tc>
        <w:tc>
          <w:tcPr>
            <w:tcW w:w="798" w:type="dxa"/>
            <w:tcBorders>
              <w:top w:val="nil"/>
              <w:left w:val="nil"/>
              <w:bottom w:val="nil"/>
              <w:right w:val="nil"/>
            </w:tcBorders>
            <w:shd w:val="clear" w:color="auto" w:fill="auto"/>
            <w:vAlign w:val="center"/>
            <w:hideMark/>
          </w:tcPr>
          <w:p w14:paraId="10C9F67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1.38</w:t>
            </w:r>
          </w:p>
        </w:tc>
        <w:tc>
          <w:tcPr>
            <w:tcW w:w="630" w:type="dxa"/>
            <w:tcBorders>
              <w:top w:val="nil"/>
              <w:left w:val="nil"/>
              <w:bottom w:val="nil"/>
              <w:right w:val="nil"/>
            </w:tcBorders>
            <w:shd w:val="clear" w:color="auto" w:fill="auto"/>
            <w:vAlign w:val="center"/>
            <w:hideMark/>
          </w:tcPr>
          <w:p w14:paraId="2F0014F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1.40</w:t>
            </w:r>
          </w:p>
        </w:tc>
        <w:tc>
          <w:tcPr>
            <w:tcW w:w="1048" w:type="dxa"/>
            <w:tcBorders>
              <w:top w:val="nil"/>
              <w:left w:val="nil"/>
              <w:bottom w:val="nil"/>
              <w:right w:val="nil"/>
            </w:tcBorders>
            <w:shd w:val="clear" w:color="auto" w:fill="auto"/>
            <w:vAlign w:val="center"/>
            <w:hideMark/>
          </w:tcPr>
          <w:p w14:paraId="3131C96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-0.0250***</w:t>
            </w:r>
          </w:p>
        </w:tc>
        <w:tc>
          <w:tcPr>
            <w:tcW w:w="814" w:type="dxa"/>
            <w:tcBorders>
              <w:top w:val="nil"/>
              <w:left w:val="nil"/>
              <w:bottom w:val="nil"/>
              <w:right w:val="nil"/>
            </w:tcBorders>
            <w:shd w:val="clear" w:color="auto" w:fill="auto"/>
            <w:vAlign w:val="center"/>
            <w:hideMark/>
          </w:tcPr>
          <w:p w14:paraId="5E088E0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1.30</w:t>
            </w:r>
          </w:p>
        </w:tc>
        <w:tc>
          <w:tcPr>
            <w:tcW w:w="630" w:type="dxa"/>
            <w:tcBorders>
              <w:top w:val="nil"/>
              <w:left w:val="nil"/>
              <w:bottom w:val="nil"/>
              <w:right w:val="nil"/>
            </w:tcBorders>
            <w:shd w:val="clear" w:color="auto" w:fill="auto"/>
            <w:vAlign w:val="center"/>
            <w:hideMark/>
          </w:tcPr>
          <w:p w14:paraId="093D3D9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1.35</w:t>
            </w:r>
          </w:p>
        </w:tc>
        <w:tc>
          <w:tcPr>
            <w:tcW w:w="1048" w:type="dxa"/>
            <w:tcBorders>
              <w:top w:val="nil"/>
              <w:left w:val="nil"/>
              <w:bottom w:val="nil"/>
              <w:right w:val="nil"/>
            </w:tcBorders>
            <w:shd w:val="clear" w:color="auto" w:fill="auto"/>
            <w:vAlign w:val="center"/>
            <w:hideMark/>
          </w:tcPr>
          <w:p w14:paraId="0D70B9A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-0.0489***</w:t>
            </w:r>
          </w:p>
        </w:tc>
        <w:tc>
          <w:tcPr>
            <w:tcW w:w="798" w:type="dxa"/>
            <w:tcBorders>
              <w:top w:val="nil"/>
              <w:left w:val="nil"/>
              <w:bottom w:val="nil"/>
              <w:right w:val="nil"/>
            </w:tcBorders>
            <w:shd w:val="clear" w:color="auto" w:fill="auto"/>
            <w:vAlign w:val="center"/>
            <w:hideMark/>
          </w:tcPr>
          <w:p w14:paraId="388EEF7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1.30</w:t>
            </w:r>
          </w:p>
        </w:tc>
        <w:tc>
          <w:tcPr>
            <w:tcW w:w="630" w:type="dxa"/>
            <w:tcBorders>
              <w:top w:val="nil"/>
              <w:left w:val="nil"/>
              <w:bottom w:val="nil"/>
              <w:right w:val="nil"/>
            </w:tcBorders>
            <w:shd w:val="clear" w:color="auto" w:fill="auto"/>
            <w:vAlign w:val="center"/>
            <w:hideMark/>
          </w:tcPr>
          <w:p w14:paraId="5E84AF9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1.41</w:t>
            </w:r>
          </w:p>
        </w:tc>
        <w:tc>
          <w:tcPr>
            <w:tcW w:w="1048" w:type="dxa"/>
            <w:tcBorders>
              <w:top w:val="nil"/>
              <w:left w:val="nil"/>
              <w:bottom w:val="nil"/>
              <w:right w:val="nil"/>
            </w:tcBorders>
            <w:shd w:val="clear" w:color="auto" w:fill="auto"/>
            <w:vAlign w:val="center"/>
            <w:hideMark/>
          </w:tcPr>
          <w:p w14:paraId="2351497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-0.102***</w:t>
            </w:r>
          </w:p>
        </w:tc>
      </w:tr>
      <w:tr w:rsidR="004231BC" w:rsidRPr="004231BC" w14:paraId="1DA57387" w14:textId="77777777" w:rsidTr="00FF0699">
        <w:trPr>
          <w:trHeight w:val="319"/>
        </w:trPr>
        <w:tc>
          <w:tcPr>
            <w:tcW w:w="1440" w:type="dxa"/>
            <w:tcBorders>
              <w:top w:val="nil"/>
              <w:left w:val="nil"/>
              <w:bottom w:val="nil"/>
              <w:right w:val="nil"/>
            </w:tcBorders>
            <w:shd w:val="clear" w:color="auto" w:fill="auto"/>
            <w:noWrap/>
            <w:vAlign w:val="bottom"/>
            <w:hideMark/>
          </w:tcPr>
          <w:p w14:paraId="58E0CC61"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Abandono</w:t>
            </w:r>
          </w:p>
        </w:tc>
        <w:tc>
          <w:tcPr>
            <w:tcW w:w="814" w:type="dxa"/>
            <w:tcBorders>
              <w:top w:val="nil"/>
              <w:left w:val="nil"/>
              <w:bottom w:val="nil"/>
              <w:right w:val="nil"/>
            </w:tcBorders>
            <w:shd w:val="clear" w:color="auto" w:fill="auto"/>
            <w:vAlign w:val="center"/>
            <w:hideMark/>
          </w:tcPr>
          <w:p w14:paraId="430D91E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7AA27EF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1.09</w:t>
            </w:r>
          </w:p>
        </w:tc>
        <w:tc>
          <w:tcPr>
            <w:tcW w:w="1048" w:type="dxa"/>
            <w:tcBorders>
              <w:top w:val="nil"/>
              <w:left w:val="nil"/>
              <w:bottom w:val="nil"/>
              <w:right w:val="nil"/>
            </w:tcBorders>
            <w:shd w:val="clear" w:color="auto" w:fill="auto"/>
            <w:vAlign w:val="center"/>
            <w:hideMark/>
          </w:tcPr>
          <w:p w14:paraId="46ECB65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0.00528*</w:t>
            </w:r>
          </w:p>
        </w:tc>
        <w:tc>
          <w:tcPr>
            <w:tcW w:w="798" w:type="dxa"/>
            <w:tcBorders>
              <w:top w:val="nil"/>
              <w:left w:val="nil"/>
              <w:bottom w:val="nil"/>
              <w:right w:val="nil"/>
            </w:tcBorders>
            <w:shd w:val="clear" w:color="auto" w:fill="auto"/>
            <w:vAlign w:val="center"/>
            <w:hideMark/>
          </w:tcPr>
          <w:p w14:paraId="021C433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114C128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995" w:type="dxa"/>
            <w:tcBorders>
              <w:top w:val="nil"/>
              <w:left w:val="nil"/>
              <w:bottom w:val="nil"/>
              <w:right w:val="nil"/>
            </w:tcBorders>
            <w:shd w:val="clear" w:color="auto" w:fill="auto"/>
            <w:vAlign w:val="center"/>
            <w:hideMark/>
          </w:tcPr>
          <w:p w14:paraId="2E70056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-0.00587**</w:t>
            </w:r>
          </w:p>
        </w:tc>
        <w:tc>
          <w:tcPr>
            <w:tcW w:w="814" w:type="dxa"/>
            <w:tcBorders>
              <w:top w:val="nil"/>
              <w:left w:val="nil"/>
              <w:bottom w:val="nil"/>
              <w:right w:val="nil"/>
            </w:tcBorders>
            <w:shd w:val="clear" w:color="auto" w:fill="auto"/>
            <w:vAlign w:val="center"/>
            <w:hideMark/>
          </w:tcPr>
          <w:p w14:paraId="1A8B7BD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741B790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1.09</w:t>
            </w:r>
          </w:p>
        </w:tc>
        <w:tc>
          <w:tcPr>
            <w:tcW w:w="1048" w:type="dxa"/>
            <w:tcBorders>
              <w:top w:val="nil"/>
              <w:left w:val="nil"/>
              <w:bottom w:val="nil"/>
              <w:right w:val="nil"/>
            </w:tcBorders>
            <w:shd w:val="clear" w:color="auto" w:fill="auto"/>
            <w:vAlign w:val="center"/>
            <w:hideMark/>
          </w:tcPr>
          <w:p w14:paraId="5CFF77D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0.0112***</w:t>
            </w:r>
          </w:p>
        </w:tc>
        <w:tc>
          <w:tcPr>
            <w:tcW w:w="798" w:type="dxa"/>
            <w:tcBorders>
              <w:top w:val="nil"/>
              <w:left w:val="nil"/>
              <w:bottom w:val="nil"/>
              <w:right w:val="nil"/>
            </w:tcBorders>
            <w:shd w:val="clear" w:color="auto" w:fill="auto"/>
            <w:vAlign w:val="center"/>
            <w:hideMark/>
          </w:tcPr>
          <w:p w14:paraId="4FA5025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1.11</w:t>
            </w:r>
          </w:p>
        </w:tc>
        <w:tc>
          <w:tcPr>
            <w:tcW w:w="630" w:type="dxa"/>
            <w:tcBorders>
              <w:top w:val="nil"/>
              <w:left w:val="nil"/>
              <w:bottom w:val="nil"/>
              <w:right w:val="nil"/>
            </w:tcBorders>
            <w:shd w:val="clear" w:color="auto" w:fill="auto"/>
            <w:vAlign w:val="center"/>
            <w:hideMark/>
          </w:tcPr>
          <w:p w14:paraId="0856B26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1048" w:type="dxa"/>
            <w:tcBorders>
              <w:top w:val="nil"/>
              <w:left w:val="nil"/>
              <w:bottom w:val="nil"/>
              <w:right w:val="nil"/>
            </w:tcBorders>
            <w:shd w:val="clear" w:color="auto" w:fill="auto"/>
            <w:vAlign w:val="center"/>
            <w:hideMark/>
          </w:tcPr>
          <w:p w14:paraId="0106A5C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0.0142***</w:t>
            </w:r>
          </w:p>
        </w:tc>
        <w:tc>
          <w:tcPr>
            <w:tcW w:w="814" w:type="dxa"/>
            <w:tcBorders>
              <w:top w:val="nil"/>
              <w:left w:val="nil"/>
              <w:bottom w:val="nil"/>
              <w:right w:val="nil"/>
            </w:tcBorders>
            <w:shd w:val="clear" w:color="auto" w:fill="auto"/>
            <w:vAlign w:val="center"/>
            <w:hideMark/>
          </w:tcPr>
          <w:p w14:paraId="7712C25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1.09</w:t>
            </w:r>
          </w:p>
        </w:tc>
        <w:tc>
          <w:tcPr>
            <w:tcW w:w="630" w:type="dxa"/>
            <w:tcBorders>
              <w:top w:val="nil"/>
              <w:left w:val="nil"/>
              <w:bottom w:val="nil"/>
              <w:right w:val="nil"/>
            </w:tcBorders>
            <w:shd w:val="clear" w:color="auto" w:fill="auto"/>
            <w:vAlign w:val="center"/>
            <w:hideMark/>
          </w:tcPr>
          <w:p w14:paraId="25B792C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1.08</w:t>
            </w:r>
          </w:p>
        </w:tc>
        <w:tc>
          <w:tcPr>
            <w:tcW w:w="1048" w:type="dxa"/>
            <w:tcBorders>
              <w:top w:val="nil"/>
              <w:left w:val="nil"/>
              <w:bottom w:val="nil"/>
              <w:right w:val="nil"/>
            </w:tcBorders>
            <w:shd w:val="clear" w:color="auto" w:fill="auto"/>
            <w:vAlign w:val="center"/>
            <w:hideMark/>
          </w:tcPr>
          <w:p w14:paraId="0E85A5D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0.00654**</w:t>
            </w:r>
          </w:p>
        </w:tc>
        <w:tc>
          <w:tcPr>
            <w:tcW w:w="798" w:type="dxa"/>
            <w:tcBorders>
              <w:top w:val="nil"/>
              <w:left w:val="nil"/>
              <w:bottom w:val="nil"/>
              <w:right w:val="nil"/>
            </w:tcBorders>
            <w:shd w:val="clear" w:color="auto" w:fill="auto"/>
            <w:vAlign w:val="center"/>
            <w:hideMark/>
          </w:tcPr>
          <w:p w14:paraId="38381DF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5BE380E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1.12</w:t>
            </w:r>
          </w:p>
        </w:tc>
        <w:tc>
          <w:tcPr>
            <w:tcW w:w="1048" w:type="dxa"/>
            <w:tcBorders>
              <w:top w:val="nil"/>
              <w:left w:val="nil"/>
              <w:bottom w:val="nil"/>
              <w:right w:val="nil"/>
            </w:tcBorders>
            <w:shd w:val="clear" w:color="auto" w:fill="auto"/>
            <w:vAlign w:val="center"/>
            <w:hideMark/>
          </w:tcPr>
          <w:p w14:paraId="41D4D96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-0.0118***</w:t>
            </w:r>
          </w:p>
        </w:tc>
      </w:tr>
      <w:tr w:rsidR="004231BC" w:rsidRPr="004231BC" w14:paraId="3D5D6B75" w14:textId="77777777" w:rsidTr="00FF0699">
        <w:trPr>
          <w:trHeight w:val="319"/>
        </w:trPr>
        <w:tc>
          <w:tcPr>
            <w:tcW w:w="1440" w:type="dxa"/>
            <w:tcBorders>
              <w:top w:val="nil"/>
              <w:left w:val="nil"/>
              <w:bottom w:val="nil"/>
              <w:right w:val="nil"/>
            </w:tcBorders>
            <w:shd w:val="clear" w:color="auto" w:fill="auto"/>
            <w:vAlign w:val="center"/>
            <w:hideMark/>
          </w:tcPr>
          <w:p w14:paraId="6F4DC879"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Escola e Direção</w:t>
            </w:r>
          </w:p>
        </w:tc>
        <w:tc>
          <w:tcPr>
            <w:tcW w:w="814" w:type="dxa"/>
            <w:tcBorders>
              <w:top w:val="nil"/>
              <w:left w:val="nil"/>
              <w:bottom w:val="nil"/>
              <w:right w:val="nil"/>
            </w:tcBorders>
            <w:shd w:val="clear" w:color="auto" w:fill="auto"/>
            <w:vAlign w:val="center"/>
            <w:hideMark/>
          </w:tcPr>
          <w:p w14:paraId="1610C04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1BACE9B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538ED25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2929458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2F5D1CA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995" w:type="dxa"/>
            <w:tcBorders>
              <w:top w:val="nil"/>
              <w:left w:val="nil"/>
              <w:bottom w:val="nil"/>
              <w:right w:val="nil"/>
            </w:tcBorders>
            <w:shd w:val="clear" w:color="auto" w:fill="auto"/>
            <w:vAlign w:val="center"/>
            <w:hideMark/>
          </w:tcPr>
          <w:p w14:paraId="222190A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814" w:type="dxa"/>
            <w:tcBorders>
              <w:top w:val="nil"/>
              <w:left w:val="nil"/>
              <w:bottom w:val="nil"/>
              <w:right w:val="nil"/>
            </w:tcBorders>
            <w:shd w:val="clear" w:color="auto" w:fill="auto"/>
            <w:vAlign w:val="center"/>
            <w:hideMark/>
          </w:tcPr>
          <w:p w14:paraId="7CB844C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4433001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7396AFE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76E6B99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0C6B723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110941A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814" w:type="dxa"/>
            <w:tcBorders>
              <w:top w:val="nil"/>
              <w:left w:val="nil"/>
              <w:bottom w:val="nil"/>
              <w:right w:val="nil"/>
            </w:tcBorders>
            <w:shd w:val="clear" w:color="auto" w:fill="auto"/>
            <w:vAlign w:val="center"/>
            <w:hideMark/>
          </w:tcPr>
          <w:p w14:paraId="2B2995A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755F725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69B2A72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05C2A54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174BA48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4BF2D18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r>
      <w:tr w:rsidR="004231BC" w:rsidRPr="004231BC" w14:paraId="6C76CCDB" w14:textId="77777777" w:rsidTr="00FF0699">
        <w:trPr>
          <w:trHeight w:val="225"/>
        </w:trPr>
        <w:tc>
          <w:tcPr>
            <w:tcW w:w="1440" w:type="dxa"/>
            <w:tcBorders>
              <w:top w:val="nil"/>
              <w:left w:val="nil"/>
              <w:bottom w:val="nil"/>
              <w:right w:val="nil"/>
            </w:tcBorders>
            <w:shd w:val="clear" w:color="auto" w:fill="auto"/>
            <w:vAlign w:val="center"/>
            <w:hideMark/>
          </w:tcPr>
          <w:p w14:paraId="43F0368E"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Computadores Administrativos</w:t>
            </w:r>
          </w:p>
        </w:tc>
        <w:tc>
          <w:tcPr>
            <w:tcW w:w="814" w:type="dxa"/>
            <w:tcBorders>
              <w:top w:val="nil"/>
              <w:left w:val="nil"/>
              <w:bottom w:val="nil"/>
              <w:right w:val="nil"/>
            </w:tcBorders>
            <w:shd w:val="clear" w:color="auto" w:fill="auto"/>
            <w:vAlign w:val="center"/>
            <w:hideMark/>
          </w:tcPr>
          <w:p w14:paraId="7169B14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3.46</w:t>
            </w:r>
          </w:p>
        </w:tc>
        <w:tc>
          <w:tcPr>
            <w:tcW w:w="630" w:type="dxa"/>
            <w:tcBorders>
              <w:top w:val="nil"/>
              <w:left w:val="nil"/>
              <w:bottom w:val="nil"/>
              <w:right w:val="nil"/>
            </w:tcBorders>
            <w:shd w:val="clear" w:color="auto" w:fill="auto"/>
            <w:vAlign w:val="center"/>
            <w:hideMark/>
          </w:tcPr>
          <w:p w14:paraId="7EC242B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3.20</w:t>
            </w:r>
          </w:p>
        </w:tc>
        <w:tc>
          <w:tcPr>
            <w:tcW w:w="1048" w:type="dxa"/>
            <w:tcBorders>
              <w:top w:val="nil"/>
              <w:left w:val="nil"/>
              <w:bottom w:val="nil"/>
              <w:right w:val="nil"/>
            </w:tcBorders>
            <w:shd w:val="clear" w:color="auto" w:fill="auto"/>
            <w:vAlign w:val="center"/>
            <w:hideMark/>
          </w:tcPr>
          <w:p w14:paraId="7D86253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0.263***</w:t>
            </w:r>
          </w:p>
        </w:tc>
        <w:tc>
          <w:tcPr>
            <w:tcW w:w="798" w:type="dxa"/>
            <w:tcBorders>
              <w:top w:val="nil"/>
              <w:left w:val="nil"/>
              <w:bottom w:val="nil"/>
              <w:right w:val="nil"/>
            </w:tcBorders>
            <w:shd w:val="clear" w:color="auto" w:fill="auto"/>
            <w:vAlign w:val="center"/>
            <w:hideMark/>
          </w:tcPr>
          <w:p w14:paraId="1E4DCA5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3.57</w:t>
            </w:r>
          </w:p>
        </w:tc>
        <w:tc>
          <w:tcPr>
            <w:tcW w:w="630" w:type="dxa"/>
            <w:tcBorders>
              <w:top w:val="nil"/>
              <w:left w:val="nil"/>
              <w:bottom w:val="nil"/>
              <w:right w:val="nil"/>
            </w:tcBorders>
            <w:shd w:val="clear" w:color="auto" w:fill="auto"/>
            <w:vAlign w:val="center"/>
            <w:hideMark/>
          </w:tcPr>
          <w:p w14:paraId="2958BAC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3.41</w:t>
            </w:r>
          </w:p>
        </w:tc>
        <w:tc>
          <w:tcPr>
            <w:tcW w:w="995" w:type="dxa"/>
            <w:tcBorders>
              <w:top w:val="nil"/>
              <w:left w:val="nil"/>
              <w:bottom w:val="nil"/>
              <w:right w:val="nil"/>
            </w:tcBorders>
            <w:shd w:val="clear" w:color="auto" w:fill="auto"/>
            <w:vAlign w:val="center"/>
            <w:hideMark/>
          </w:tcPr>
          <w:p w14:paraId="4C026D9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0.154***</w:t>
            </w:r>
          </w:p>
        </w:tc>
        <w:tc>
          <w:tcPr>
            <w:tcW w:w="814" w:type="dxa"/>
            <w:tcBorders>
              <w:top w:val="nil"/>
              <w:left w:val="nil"/>
              <w:bottom w:val="nil"/>
              <w:right w:val="nil"/>
            </w:tcBorders>
            <w:shd w:val="clear" w:color="auto" w:fill="auto"/>
            <w:vAlign w:val="center"/>
            <w:hideMark/>
          </w:tcPr>
          <w:p w14:paraId="1431FE2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3.70</w:t>
            </w:r>
          </w:p>
        </w:tc>
        <w:tc>
          <w:tcPr>
            <w:tcW w:w="630" w:type="dxa"/>
            <w:tcBorders>
              <w:top w:val="nil"/>
              <w:left w:val="nil"/>
              <w:bottom w:val="nil"/>
              <w:right w:val="nil"/>
            </w:tcBorders>
            <w:shd w:val="clear" w:color="auto" w:fill="auto"/>
            <w:vAlign w:val="center"/>
            <w:hideMark/>
          </w:tcPr>
          <w:p w14:paraId="5CF0445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3.57</w:t>
            </w:r>
          </w:p>
        </w:tc>
        <w:tc>
          <w:tcPr>
            <w:tcW w:w="1048" w:type="dxa"/>
            <w:tcBorders>
              <w:top w:val="nil"/>
              <w:left w:val="nil"/>
              <w:bottom w:val="nil"/>
              <w:right w:val="nil"/>
            </w:tcBorders>
            <w:shd w:val="clear" w:color="auto" w:fill="auto"/>
            <w:vAlign w:val="center"/>
            <w:hideMark/>
          </w:tcPr>
          <w:p w14:paraId="087B529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0.136***</w:t>
            </w:r>
          </w:p>
        </w:tc>
        <w:tc>
          <w:tcPr>
            <w:tcW w:w="798" w:type="dxa"/>
            <w:tcBorders>
              <w:top w:val="nil"/>
              <w:left w:val="nil"/>
              <w:bottom w:val="nil"/>
              <w:right w:val="nil"/>
            </w:tcBorders>
            <w:shd w:val="clear" w:color="auto" w:fill="auto"/>
            <w:vAlign w:val="center"/>
            <w:hideMark/>
          </w:tcPr>
          <w:p w14:paraId="7E1D3F0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3.67</w:t>
            </w:r>
          </w:p>
        </w:tc>
        <w:tc>
          <w:tcPr>
            <w:tcW w:w="630" w:type="dxa"/>
            <w:tcBorders>
              <w:top w:val="nil"/>
              <w:left w:val="nil"/>
              <w:bottom w:val="nil"/>
              <w:right w:val="nil"/>
            </w:tcBorders>
            <w:shd w:val="clear" w:color="auto" w:fill="auto"/>
            <w:vAlign w:val="center"/>
            <w:hideMark/>
          </w:tcPr>
          <w:p w14:paraId="4307E24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3.60</w:t>
            </w:r>
          </w:p>
        </w:tc>
        <w:tc>
          <w:tcPr>
            <w:tcW w:w="1048" w:type="dxa"/>
            <w:tcBorders>
              <w:top w:val="nil"/>
              <w:left w:val="nil"/>
              <w:bottom w:val="nil"/>
              <w:right w:val="nil"/>
            </w:tcBorders>
            <w:shd w:val="clear" w:color="auto" w:fill="auto"/>
            <w:vAlign w:val="center"/>
            <w:hideMark/>
          </w:tcPr>
          <w:p w14:paraId="207FDB6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0.0647***</w:t>
            </w:r>
          </w:p>
        </w:tc>
        <w:tc>
          <w:tcPr>
            <w:tcW w:w="814" w:type="dxa"/>
            <w:tcBorders>
              <w:top w:val="nil"/>
              <w:left w:val="nil"/>
              <w:bottom w:val="nil"/>
              <w:right w:val="nil"/>
            </w:tcBorders>
            <w:shd w:val="clear" w:color="auto" w:fill="auto"/>
            <w:vAlign w:val="center"/>
            <w:hideMark/>
          </w:tcPr>
          <w:p w14:paraId="6411386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3.69</w:t>
            </w:r>
          </w:p>
        </w:tc>
        <w:tc>
          <w:tcPr>
            <w:tcW w:w="630" w:type="dxa"/>
            <w:tcBorders>
              <w:top w:val="nil"/>
              <w:left w:val="nil"/>
              <w:bottom w:val="nil"/>
              <w:right w:val="nil"/>
            </w:tcBorders>
            <w:shd w:val="clear" w:color="auto" w:fill="auto"/>
            <w:vAlign w:val="center"/>
            <w:hideMark/>
          </w:tcPr>
          <w:p w14:paraId="03AD27B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3.61</w:t>
            </w:r>
          </w:p>
        </w:tc>
        <w:tc>
          <w:tcPr>
            <w:tcW w:w="1048" w:type="dxa"/>
            <w:tcBorders>
              <w:top w:val="nil"/>
              <w:left w:val="nil"/>
              <w:bottom w:val="nil"/>
              <w:right w:val="nil"/>
            </w:tcBorders>
            <w:shd w:val="clear" w:color="auto" w:fill="auto"/>
            <w:vAlign w:val="center"/>
            <w:hideMark/>
          </w:tcPr>
          <w:p w14:paraId="24D9C46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0.0740***</w:t>
            </w:r>
          </w:p>
        </w:tc>
        <w:tc>
          <w:tcPr>
            <w:tcW w:w="798" w:type="dxa"/>
            <w:tcBorders>
              <w:top w:val="nil"/>
              <w:left w:val="nil"/>
              <w:bottom w:val="nil"/>
              <w:right w:val="nil"/>
            </w:tcBorders>
            <w:shd w:val="clear" w:color="auto" w:fill="auto"/>
            <w:vAlign w:val="center"/>
            <w:hideMark/>
          </w:tcPr>
          <w:p w14:paraId="5150F90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3.64</w:t>
            </w:r>
          </w:p>
        </w:tc>
        <w:tc>
          <w:tcPr>
            <w:tcW w:w="630" w:type="dxa"/>
            <w:tcBorders>
              <w:top w:val="nil"/>
              <w:left w:val="nil"/>
              <w:bottom w:val="nil"/>
              <w:right w:val="nil"/>
            </w:tcBorders>
            <w:shd w:val="clear" w:color="auto" w:fill="auto"/>
            <w:vAlign w:val="center"/>
            <w:hideMark/>
          </w:tcPr>
          <w:p w14:paraId="2A6EC90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3.54</w:t>
            </w:r>
          </w:p>
        </w:tc>
        <w:tc>
          <w:tcPr>
            <w:tcW w:w="1048" w:type="dxa"/>
            <w:tcBorders>
              <w:top w:val="nil"/>
              <w:left w:val="nil"/>
              <w:bottom w:val="nil"/>
              <w:right w:val="nil"/>
            </w:tcBorders>
            <w:shd w:val="clear" w:color="auto" w:fill="auto"/>
            <w:vAlign w:val="center"/>
            <w:hideMark/>
          </w:tcPr>
          <w:p w14:paraId="7721F31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0.0980***</w:t>
            </w:r>
          </w:p>
        </w:tc>
      </w:tr>
      <w:tr w:rsidR="004231BC" w:rsidRPr="004231BC" w14:paraId="53F2EC3F" w14:textId="77777777" w:rsidTr="00FF0699">
        <w:trPr>
          <w:trHeight w:val="450"/>
        </w:trPr>
        <w:tc>
          <w:tcPr>
            <w:tcW w:w="1440" w:type="dxa"/>
            <w:tcBorders>
              <w:top w:val="nil"/>
              <w:left w:val="nil"/>
              <w:bottom w:val="nil"/>
              <w:right w:val="nil"/>
            </w:tcBorders>
            <w:shd w:val="clear" w:color="auto" w:fill="auto"/>
            <w:vAlign w:val="center"/>
            <w:hideMark/>
          </w:tcPr>
          <w:p w14:paraId="249DED2A"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Problemas de Direção</w:t>
            </w:r>
          </w:p>
        </w:tc>
        <w:tc>
          <w:tcPr>
            <w:tcW w:w="814" w:type="dxa"/>
            <w:tcBorders>
              <w:top w:val="nil"/>
              <w:left w:val="nil"/>
              <w:bottom w:val="nil"/>
              <w:right w:val="nil"/>
            </w:tcBorders>
            <w:shd w:val="clear" w:color="auto" w:fill="auto"/>
            <w:vAlign w:val="center"/>
            <w:hideMark/>
          </w:tcPr>
          <w:p w14:paraId="59A0249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6FA9C2B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0.50</w:t>
            </w:r>
          </w:p>
        </w:tc>
        <w:tc>
          <w:tcPr>
            <w:tcW w:w="1048" w:type="dxa"/>
            <w:tcBorders>
              <w:top w:val="nil"/>
              <w:left w:val="nil"/>
              <w:bottom w:val="nil"/>
              <w:right w:val="nil"/>
            </w:tcBorders>
            <w:shd w:val="clear" w:color="auto" w:fill="auto"/>
            <w:vAlign w:val="center"/>
            <w:hideMark/>
          </w:tcPr>
          <w:p w14:paraId="5EA020A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-0.0775***</w:t>
            </w:r>
          </w:p>
        </w:tc>
        <w:tc>
          <w:tcPr>
            <w:tcW w:w="798" w:type="dxa"/>
            <w:tcBorders>
              <w:top w:val="nil"/>
              <w:left w:val="nil"/>
              <w:bottom w:val="nil"/>
              <w:right w:val="nil"/>
            </w:tcBorders>
            <w:shd w:val="clear" w:color="auto" w:fill="auto"/>
            <w:vAlign w:val="center"/>
            <w:hideMark/>
          </w:tcPr>
          <w:p w14:paraId="4012753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0.45</w:t>
            </w:r>
          </w:p>
        </w:tc>
        <w:tc>
          <w:tcPr>
            <w:tcW w:w="630" w:type="dxa"/>
            <w:tcBorders>
              <w:top w:val="nil"/>
              <w:left w:val="nil"/>
              <w:bottom w:val="nil"/>
              <w:right w:val="nil"/>
            </w:tcBorders>
            <w:shd w:val="clear" w:color="auto" w:fill="auto"/>
            <w:vAlign w:val="center"/>
            <w:hideMark/>
          </w:tcPr>
          <w:p w14:paraId="1F27E68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0.47</w:t>
            </w:r>
          </w:p>
        </w:tc>
        <w:tc>
          <w:tcPr>
            <w:tcW w:w="995" w:type="dxa"/>
            <w:tcBorders>
              <w:top w:val="nil"/>
              <w:left w:val="nil"/>
              <w:bottom w:val="nil"/>
              <w:right w:val="nil"/>
            </w:tcBorders>
            <w:shd w:val="clear" w:color="auto" w:fill="auto"/>
            <w:vAlign w:val="center"/>
            <w:hideMark/>
          </w:tcPr>
          <w:p w14:paraId="58C35BD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-0.0224***</w:t>
            </w:r>
          </w:p>
        </w:tc>
        <w:tc>
          <w:tcPr>
            <w:tcW w:w="814" w:type="dxa"/>
            <w:tcBorders>
              <w:top w:val="nil"/>
              <w:left w:val="nil"/>
              <w:bottom w:val="nil"/>
              <w:right w:val="nil"/>
            </w:tcBorders>
            <w:shd w:val="clear" w:color="auto" w:fill="auto"/>
            <w:vAlign w:val="center"/>
            <w:hideMark/>
          </w:tcPr>
          <w:p w14:paraId="59A7846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0.45</w:t>
            </w:r>
          </w:p>
        </w:tc>
        <w:tc>
          <w:tcPr>
            <w:tcW w:w="630" w:type="dxa"/>
            <w:tcBorders>
              <w:top w:val="nil"/>
              <w:left w:val="nil"/>
              <w:bottom w:val="nil"/>
              <w:right w:val="nil"/>
            </w:tcBorders>
            <w:shd w:val="clear" w:color="auto" w:fill="auto"/>
            <w:vAlign w:val="center"/>
            <w:hideMark/>
          </w:tcPr>
          <w:p w14:paraId="0A8E29F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0.48</w:t>
            </w:r>
          </w:p>
        </w:tc>
        <w:tc>
          <w:tcPr>
            <w:tcW w:w="1048" w:type="dxa"/>
            <w:tcBorders>
              <w:top w:val="nil"/>
              <w:left w:val="nil"/>
              <w:bottom w:val="nil"/>
              <w:right w:val="nil"/>
            </w:tcBorders>
            <w:shd w:val="clear" w:color="auto" w:fill="auto"/>
            <w:vAlign w:val="center"/>
            <w:hideMark/>
          </w:tcPr>
          <w:p w14:paraId="0AECF9C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-0.0350***</w:t>
            </w:r>
          </w:p>
        </w:tc>
        <w:tc>
          <w:tcPr>
            <w:tcW w:w="798" w:type="dxa"/>
            <w:tcBorders>
              <w:top w:val="nil"/>
              <w:left w:val="nil"/>
              <w:bottom w:val="nil"/>
              <w:right w:val="nil"/>
            </w:tcBorders>
            <w:shd w:val="clear" w:color="auto" w:fill="auto"/>
            <w:vAlign w:val="center"/>
            <w:hideMark/>
          </w:tcPr>
          <w:p w14:paraId="4037AD6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3303F4E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0.48</w:t>
            </w:r>
          </w:p>
        </w:tc>
        <w:tc>
          <w:tcPr>
            <w:tcW w:w="1048" w:type="dxa"/>
            <w:tcBorders>
              <w:top w:val="nil"/>
              <w:left w:val="nil"/>
              <w:bottom w:val="nil"/>
              <w:right w:val="nil"/>
            </w:tcBorders>
            <w:shd w:val="clear" w:color="auto" w:fill="auto"/>
            <w:vAlign w:val="center"/>
            <w:hideMark/>
          </w:tcPr>
          <w:p w14:paraId="39D7FDE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-0.0460***</w:t>
            </w:r>
          </w:p>
        </w:tc>
        <w:tc>
          <w:tcPr>
            <w:tcW w:w="814" w:type="dxa"/>
            <w:tcBorders>
              <w:top w:val="nil"/>
              <w:left w:val="nil"/>
              <w:bottom w:val="nil"/>
              <w:right w:val="nil"/>
            </w:tcBorders>
            <w:shd w:val="clear" w:color="auto" w:fill="auto"/>
            <w:vAlign w:val="center"/>
            <w:hideMark/>
          </w:tcPr>
          <w:p w14:paraId="2E33ECD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0.41</w:t>
            </w:r>
          </w:p>
        </w:tc>
        <w:tc>
          <w:tcPr>
            <w:tcW w:w="630" w:type="dxa"/>
            <w:tcBorders>
              <w:top w:val="nil"/>
              <w:left w:val="nil"/>
              <w:bottom w:val="nil"/>
              <w:right w:val="nil"/>
            </w:tcBorders>
            <w:shd w:val="clear" w:color="auto" w:fill="auto"/>
            <w:vAlign w:val="center"/>
            <w:hideMark/>
          </w:tcPr>
          <w:p w14:paraId="1911EC3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0.51</w:t>
            </w:r>
          </w:p>
        </w:tc>
        <w:tc>
          <w:tcPr>
            <w:tcW w:w="1048" w:type="dxa"/>
            <w:tcBorders>
              <w:top w:val="nil"/>
              <w:left w:val="nil"/>
              <w:bottom w:val="nil"/>
              <w:right w:val="nil"/>
            </w:tcBorders>
            <w:shd w:val="clear" w:color="auto" w:fill="auto"/>
            <w:vAlign w:val="center"/>
            <w:hideMark/>
          </w:tcPr>
          <w:p w14:paraId="5F9FDA5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-0.0973***</w:t>
            </w:r>
          </w:p>
        </w:tc>
        <w:tc>
          <w:tcPr>
            <w:tcW w:w="798" w:type="dxa"/>
            <w:tcBorders>
              <w:top w:val="nil"/>
              <w:left w:val="nil"/>
              <w:bottom w:val="nil"/>
              <w:right w:val="nil"/>
            </w:tcBorders>
            <w:shd w:val="clear" w:color="auto" w:fill="auto"/>
            <w:vAlign w:val="center"/>
            <w:hideMark/>
          </w:tcPr>
          <w:p w14:paraId="128805B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074FE34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0.49</w:t>
            </w:r>
          </w:p>
        </w:tc>
        <w:tc>
          <w:tcPr>
            <w:tcW w:w="1048" w:type="dxa"/>
            <w:tcBorders>
              <w:top w:val="nil"/>
              <w:left w:val="nil"/>
              <w:bottom w:val="nil"/>
              <w:right w:val="nil"/>
            </w:tcBorders>
            <w:shd w:val="clear" w:color="auto" w:fill="auto"/>
            <w:vAlign w:val="center"/>
            <w:hideMark/>
          </w:tcPr>
          <w:p w14:paraId="1ECDB05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-0.0632***</w:t>
            </w:r>
          </w:p>
        </w:tc>
      </w:tr>
      <w:tr w:rsidR="004231BC" w:rsidRPr="004231BC" w14:paraId="16B0A532" w14:textId="77777777" w:rsidTr="00FF0699">
        <w:trPr>
          <w:trHeight w:val="315"/>
        </w:trPr>
        <w:tc>
          <w:tcPr>
            <w:tcW w:w="16291" w:type="dxa"/>
            <w:gridSpan w:val="19"/>
            <w:tcBorders>
              <w:top w:val="nil"/>
              <w:left w:val="nil"/>
              <w:bottom w:val="nil"/>
              <w:right w:val="nil"/>
            </w:tcBorders>
            <w:shd w:val="clear" w:color="auto" w:fill="auto"/>
            <w:vAlign w:val="center"/>
            <w:hideMark/>
          </w:tcPr>
          <w:p w14:paraId="295E0348" w14:textId="77777777" w:rsidR="004231BC" w:rsidRPr="004231BC" w:rsidRDefault="004231BC"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Outros Programas</w:t>
            </w:r>
          </w:p>
        </w:tc>
      </w:tr>
      <w:tr w:rsidR="004231BC" w:rsidRPr="004231BC" w14:paraId="58F0107B" w14:textId="77777777" w:rsidTr="00FF0699">
        <w:trPr>
          <w:trHeight w:val="319"/>
        </w:trPr>
        <w:tc>
          <w:tcPr>
            <w:tcW w:w="1440" w:type="dxa"/>
            <w:tcBorders>
              <w:top w:val="nil"/>
              <w:left w:val="nil"/>
              <w:bottom w:val="nil"/>
              <w:right w:val="nil"/>
            </w:tcBorders>
            <w:shd w:val="clear" w:color="auto" w:fill="auto"/>
            <w:vAlign w:val="center"/>
            <w:hideMark/>
          </w:tcPr>
          <w:p w14:paraId="11BE1FF2"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PBLE</w:t>
            </w:r>
          </w:p>
        </w:tc>
        <w:tc>
          <w:tcPr>
            <w:tcW w:w="814" w:type="dxa"/>
            <w:tcBorders>
              <w:top w:val="nil"/>
              <w:left w:val="nil"/>
              <w:bottom w:val="nil"/>
              <w:right w:val="nil"/>
            </w:tcBorders>
            <w:shd w:val="clear" w:color="auto" w:fill="auto"/>
            <w:vAlign w:val="center"/>
            <w:hideMark/>
          </w:tcPr>
          <w:p w14:paraId="45DC43E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w:t>
            </w:r>
          </w:p>
        </w:tc>
        <w:tc>
          <w:tcPr>
            <w:tcW w:w="630" w:type="dxa"/>
            <w:tcBorders>
              <w:top w:val="nil"/>
              <w:left w:val="nil"/>
              <w:bottom w:val="nil"/>
              <w:right w:val="nil"/>
            </w:tcBorders>
            <w:shd w:val="clear" w:color="auto" w:fill="auto"/>
            <w:vAlign w:val="center"/>
            <w:hideMark/>
          </w:tcPr>
          <w:p w14:paraId="2E25EF9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w:t>
            </w:r>
          </w:p>
        </w:tc>
        <w:tc>
          <w:tcPr>
            <w:tcW w:w="1048" w:type="dxa"/>
            <w:tcBorders>
              <w:top w:val="nil"/>
              <w:left w:val="nil"/>
              <w:bottom w:val="nil"/>
              <w:right w:val="nil"/>
            </w:tcBorders>
            <w:shd w:val="clear" w:color="auto" w:fill="auto"/>
            <w:vAlign w:val="center"/>
            <w:hideMark/>
          </w:tcPr>
          <w:p w14:paraId="0064C18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w:t>
            </w:r>
          </w:p>
        </w:tc>
        <w:tc>
          <w:tcPr>
            <w:tcW w:w="798" w:type="dxa"/>
            <w:tcBorders>
              <w:top w:val="nil"/>
              <w:left w:val="nil"/>
              <w:bottom w:val="nil"/>
              <w:right w:val="nil"/>
            </w:tcBorders>
            <w:shd w:val="clear" w:color="auto" w:fill="auto"/>
            <w:vAlign w:val="center"/>
            <w:hideMark/>
          </w:tcPr>
          <w:p w14:paraId="3460494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6CE90E3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0.55</w:t>
            </w:r>
          </w:p>
        </w:tc>
        <w:tc>
          <w:tcPr>
            <w:tcW w:w="995" w:type="dxa"/>
            <w:tcBorders>
              <w:top w:val="nil"/>
              <w:left w:val="nil"/>
              <w:bottom w:val="nil"/>
              <w:right w:val="nil"/>
            </w:tcBorders>
            <w:shd w:val="clear" w:color="auto" w:fill="auto"/>
            <w:vAlign w:val="center"/>
            <w:hideMark/>
          </w:tcPr>
          <w:p w14:paraId="43D2B31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-0.0221***</w:t>
            </w:r>
          </w:p>
        </w:tc>
        <w:tc>
          <w:tcPr>
            <w:tcW w:w="814" w:type="dxa"/>
            <w:tcBorders>
              <w:top w:val="nil"/>
              <w:left w:val="nil"/>
              <w:bottom w:val="nil"/>
              <w:right w:val="nil"/>
            </w:tcBorders>
            <w:shd w:val="clear" w:color="auto" w:fill="auto"/>
            <w:vAlign w:val="center"/>
            <w:hideMark/>
          </w:tcPr>
          <w:p w14:paraId="052D36E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0.84</w:t>
            </w:r>
          </w:p>
        </w:tc>
        <w:tc>
          <w:tcPr>
            <w:tcW w:w="630" w:type="dxa"/>
            <w:tcBorders>
              <w:top w:val="nil"/>
              <w:left w:val="nil"/>
              <w:bottom w:val="nil"/>
              <w:right w:val="nil"/>
            </w:tcBorders>
            <w:shd w:val="clear" w:color="auto" w:fill="auto"/>
            <w:vAlign w:val="center"/>
            <w:hideMark/>
          </w:tcPr>
          <w:p w14:paraId="329EE7B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0.91</w:t>
            </w:r>
          </w:p>
        </w:tc>
        <w:tc>
          <w:tcPr>
            <w:tcW w:w="1048" w:type="dxa"/>
            <w:tcBorders>
              <w:top w:val="nil"/>
              <w:left w:val="nil"/>
              <w:bottom w:val="nil"/>
              <w:right w:val="nil"/>
            </w:tcBorders>
            <w:shd w:val="clear" w:color="auto" w:fill="auto"/>
            <w:vAlign w:val="center"/>
            <w:hideMark/>
          </w:tcPr>
          <w:p w14:paraId="152C6E7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-0.0729***</w:t>
            </w:r>
          </w:p>
        </w:tc>
        <w:tc>
          <w:tcPr>
            <w:tcW w:w="798" w:type="dxa"/>
            <w:tcBorders>
              <w:top w:val="nil"/>
              <w:left w:val="nil"/>
              <w:bottom w:val="nil"/>
              <w:right w:val="nil"/>
            </w:tcBorders>
            <w:shd w:val="clear" w:color="auto" w:fill="auto"/>
            <w:vAlign w:val="center"/>
            <w:hideMark/>
          </w:tcPr>
          <w:p w14:paraId="64967EE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0.96</w:t>
            </w:r>
          </w:p>
        </w:tc>
        <w:tc>
          <w:tcPr>
            <w:tcW w:w="630" w:type="dxa"/>
            <w:tcBorders>
              <w:top w:val="nil"/>
              <w:left w:val="nil"/>
              <w:bottom w:val="nil"/>
              <w:right w:val="nil"/>
            </w:tcBorders>
            <w:shd w:val="clear" w:color="auto" w:fill="auto"/>
            <w:vAlign w:val="center"/>
            <w:hideMark/>
          </w:tcPr>
          <w:p w14:paraId="7C90570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0.99</w:t>
            </w:r>
          </w:p>
        </w:tc>
        <w:tc>
          <w:tcPr>
            <w:tcW w:w="1048" w:type="dxa"/>
            <w:tcBorders>
              <w:top w:val="nil"/>
              <w:left w:val="nil"/>
              <w:bottom w:val="nil"/>
              <w:right w:val="nil"/>
            </w:tcBorders>
            <w:shd w:val="clear" w:color="auto" w:fill="auto"/>
            <w:vAlign w:val="center"/>
            <w:hideMark/>
          </w:tcPr>
          <w:p w14:paraId="4867E7A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-0.0268***</w:t>
            </w:r>
          </w:p>
        </w:tc>
        <w:tc>
          <w:tcPr>
            <w:tcW w:w="814" w:type="dxa"/>
            <w:tcBorders>
              <w:top w:val="nil"/>
              <w:left w:val="nil"/>
              <w:bottom w:val="nil"/>
              <w:right w:val="nil"/>
            </w:tcBorders>
            <w:shd w:val="clear" w:color="auto" w:fill="auto"/>
            <w:vAlign w:val="center"/>
            <w:hideMark/>
          </w:tcPr>
          <w:p w14:paraId="552F0DB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0.97</w:t>
            </w:r>
          </w:p>
        </w:tc>
        <w:tc>
          <w:tcPr>
            <w:tcW w:w="630" w:type="dxa"/>
            <w:tcBorders>
              <w:top w:val="nil"/>
              <w:left w:val="nil"/>
              <w:bottom w:val="nil"/>
              <w:right w:val="nil"/>
            </w:tcBorders>
            <w:shd w:val="clear" w:color="auto" w:fill="auto"/>
            <w:vAlign w:val="center"/>
            <w:hideMark/>
          </w:tcPr>
          <w:p w14:paraId="092F199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1.00</w:t>
            </w:r>
          </w:p>
        </w:tc>
        <w:tc>
          <w:tcPr>
            <w:tcW w:w="1048" w:type="dxa"/>
            <w:tcBorders>
              <w:top w:val="nil"/>
              <w:left w:val="nil"/>
              <w:bottom w:val="nil"/>
              <w:right w:val="nil"/>
            </w:tcBorders>
            <w:shd w:val="clear" w:color="auto" w:fill="auto"/>
            <w:vAlign w:val="center"/>
            <w:hideMark/>
          </w:tcPr>
          <w:p w14:paraId="6EF4F74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-0.0272***</w:t>
            </w:r>
          </w:p>
        </w:tc>
        <w:tc>
          <w:tcPr>
            <w:tcW w:w="798" w:type="dxa"/>
            <w:tcBorders>
              <w:top w:val="nil"/>
              <w:left w:val="nil"/>
              <w:bottom w:val="nil"/>
              <w:right w:val="nil"/>
            </w:tcBorders>
            <w:shd w:val="clear" w:color="auto" w:fill="auto"/>
            <w:vAlign w:val="center"/>
            <w:hideMark/>
          </w:tcPr>
          <w:p w14:paraId="46BFB86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0.98</w:t>
            </w:r>
          </w:p>
        </w:tc>
        <w:tc>
          <w:tcPr>
            <w:tcW w:w="630" w:type="dxa"/>
            <w:tcBorders>
              <w:top w:val="nil"/>
              <w:left w:val="nil"/>
              <w:bottom w:val="nil"/>
              <w:right w:val="nil"/>
            </w:tcBorders>
            <w:shd w:val="clear" w:color="auto" w:fill="auto"/>
            <w:vAlign w:val="center"/>
            <w:hideMark/>
          </w:tcPr>
          <w:p w14:paraId="4411740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0.99</w:t>
            </w:r>
          </w:p>
        </w:tc>
        <w:tc>
          <w:tcPr>
            <w:tcW w:w="1048" w:type="dxa"/>
            <w:tcBorders>
              <w:top w:val="nil"/>
              <w:left w:val="nil"/>
              <w:bottom w:val="nil"/>
              <w:right w:val="nil"/>
            </w:tcBorders>
            <w:shd w:val="clear" w:color="auto" w:fill="auto"/>
            <w:vAlign w:val="center"/>
            <w:hideMark/>
          </w:tcPr>
          <w:p w14:paraId="6C9CDDA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-0.0126***</w:t>
            </w:r>
          </w:p>
        </w:tc>
      </w:tr>
      <w:tr w:rsidR="004231BC" w:rsidRPr="004231BC" w14:paraId="4C5C0733" w14:textId="77777777" w:rsidTr="00FF0699">
        <w:trPr>
          <w:trHeight w:val="225"/>
        </w:trPr>
        <w:tc>
          <w:tcPr>
            <w:tcW w:w="1440" w:type="dxa"/>
            <w:tcBorders>
              <w:top w:val="nil"/>
              <w:left w:val="nil"/>
              <w:bottom w:val="nil"/>
              <w:right w:val="nil"/>
            </w:tcBorders>
            <w:shd w:val="clear" w:color="auto" w:fill="auto"/>
            <w:noWrap/>
            <w:vAlign w:val="bottom"/>
            <w:hideMark/>
          </w:tcPr>
          <w:p w14:paraId="0CB51D2C"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p>
        </w:tc>
        <w:tc>
          <w:tcPr>
            <w:tcW w:w="814" w:type="dxa"/>
            <w:tcBorders>
              <w:top w:val="nil"/>
              <w:left w:val="nil"/>
              <w:bottom w:val="nil"/>
              <w:right w:val="nil"/>
            </w:tcBorders>
            <w:shd w:val="clear" w:color="auto" w:fill="auto"/>
            <w:vAlign w:val="center"/>
            <w:hideMark/>
          </w:tcPr>
          <w:p w14:paraId="1B2CD65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2227614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5BCCD2C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5BBF66F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58DE454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995" w:type="dxa"/>
            <w:tcBorders>
              <w:top w:val="nil"/>
              <w:left w:val="nil"/>
              <w:bottom w:val="nil"/>
              <w:right w:val="nil"/>
            </w:tcBorders>
            <w:shd w:val="clear" w:color="auto" w:fill="auto"/>
            <w:vAlign w:val="center"/>
            <w:hideMark/>
          </w:tcPr>
          <w:p w14:paraId="6213D6E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814" w:type="dxa"/>
            <w:tcBorders>
              <w:top w:val="nil"/>
              <w:left w:val="nil"/>
              <w:bottom w:val="nil"/>
              <w:right w:val="nil"/>
            </w:tcBorders>
            <w:shd w:val="clear" w:color="auto" w:fill="auto"/>
            <w:vAlign w:val="center"/>
            <w:hideMark/>
          </w:tcPr>
          <w:p w14:paraId="2E286BA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5FB5E82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6098639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51311A2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63C6226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43221B5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814" w:type="dxa"/>
            <w:tcBorders>
              <w:top w:val="nil"/>
              <w:left w:val="nil"/>
              <w:bottom w:val="nil"/>
              <w:right w:val="nil"/>
            </w:tcBorders>
            <w:shd w:val="clear" w:color="auto" w:fill="auto"/>
            <w:vAlign w:val="center"/>
            <w:hideMark/>
          </w:tcPr>
          <w:p w14:paraId="0E7F9740" w14:textId="77777777" w:rsidR="004231BC" w:rsidRPr="004231BC" w:rsidRDefault="004231BC" w:rsidP="00FF0699">
            <w:pPr>
              <w:spacing w:after="0" w:line="240" w:lineRule="auto"/>
              <w:jc w:val="center"/>
              <w:rPr>
                <w:rFonts w:ascii="Garamond" w:eastAsia="Times New Roman" w:hAnsi="Garamond" w:cs="Calibri"/>
                <w:color w:val="000000"/>
                <w:sz w:val="16"/>
                <w:szCs w:val="16"/>
                <w:lang w:eastAsia="pt-BR"/>
              </w:rPr>
            </w:pPr>
          </w:p>
        </w:tc>
        <w:tc>
          <w:tcPr>
            <w:tcW w:w="630" w:type="dxa"/>
            <w:tcBorders>
              <w:top w:val="nil"/>
              <w:left w:val="nil"/>
              <w:bottom w:val="nil"/>
              <w:right w:val="nil"/>
            </w:tcBorders>
            <w:shd w:val="clear" w:color="auto" w:fill="auto"/>
            <w:vAlign w:val="center"/>
            <w:hideMark/>
          </w:tcPr>
          <w:p w14:paraId="4FDA2008" w14:textId="77777777" w:rsidR="004231BC" w:rsidRPr="004231BC" w:rsidRDefault="004231BC" w:rsidP="00FF0699">
            <w:pPr>
              <w:spacing w:after="0" w:line="240" w:lineRule="auto"/>
              <w:jc w:val="center"/>
              <w:rPr>
                <w:rFonts w:ascii="Garamond" w:eastAsia="Times New Roman" w:hAnsi="Garamond" w:cs="Calibri"/>
                <w:color w:val="000000"/>
                <w:sz w:val="16"/>
                <w:szCs w:val="16"/>
                <w:lang w:eastAsia="pt-BR"/>
              </w:rPr>
            </w:pPr>
          </w:p>
        </w:tc>
        <w:tc>
          <w:tcPr>
            <w:tcW w:w="1048" w:type="dxa"/>
            <w:tcBorders>
              <w:top w:val="nil"/>
              <w:left w:val="nil"/>
              <w:bottom w:val="nil"/>
              <w:right w:val="nil"/>
            </w:tcBorders>
            <w:shd w:val="clear" w:color="auto" w:fill="auto"/>
            <w:vAlign w:val="center"/>
            <w:hideMark/>
          </w:tcPr>
          <w:p w14:paraId="7E0BAC1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20D50E3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288F78E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noWrap/>
            <w:vAlign w:val="center"/>
            <w:hideMark/>
          </w:tcPr>
          <w:p w14:paraId="231DE161" w14:textId="77777777" w:rsidR="004231BC" w:rsidRPr="004231BC" w:rsidRDefault="004231BC" w:rsidP="00FF0699">
            <w:pPr>
              <w:spacing w:after="0" w:line="240" w:lineRule="auto"/>
              <w:jc w:val="center"/>
              <w:rPr>
                <w:rFonts w:ascii="Calibri" w:eastAsia="Times New Roman" w:hAnsi="Calibri" w:cs="Calibri"/>
                <w:color w:val="000000"/>
                <w:sz w:val="16"/>
                <w:szCs w:val="16"/>
                <w:lang w:eastAsia="pt-BR"/>
              </w:rPr>
            </w:pPr>
          </w:p>
        </w:tc>
      </w:tr>
      <w:tr w:rsidR="004231BC" w:rsidRPr="004231BC" w14:paraId="1D732CE1" w14:textId="77777777" w:rsidTr="00FF0699">
        <w:trPr>
          <w:trHeight w:val="225"/>
        </w:trPr>
        <w:tc>
          <w:tcPr>
            <w:tcW w:w="16291" w:type="dxa"/>
            <w:gridSpan w:val="19"/>
            <w:tcBorders>
              <w:top w:val="nil"/>
              <w:left w:val="nil"/>
              <w:bottom w:val="nil"/>
              <w:right w:val="nil"/>
            </w:tcBorders>
            <w:shd w:val="clear" w:color="auto" w:fill="auto"/>
            <w:noWrap/>
            <w:vAlign w:val="center"/>
            <w:hideMark/>
          </w:tcPr>
          <w:p w14:paraId="018D1BE1" w14:textId="25B89D6D" w:rsidR="004231BC" w:rsidRPr="004231BC" w:rsidRDefault="00FF0699" w:rsidP="00FF0699">
            <w:pPr>
              <w:spacing w:after="0" w:line="240" w:lineRule="auto"/>
              <w:jc w:val="center"/>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Variáveis</w:t>
            </w:r>
            <w:r w:rsidR="004231BC" w:rsidRPr="004231BC">
              <w:rPr>
                <w:rFonts w:ascii="Arial" w:eastAsia="Times New Roman" w:hAnsi="Arial" w:cs="Arial"/>
                <w:b/>
                <w:bCs/>
                <w:color w:val="000000"/>
                <w:sz w:val="16"/>
                <w:szCs w:val="16"/>
                <w:lang w:eastAsia="pt-BR"/>
              </w:rPr>
              <w:t xml:space="preserve"> Municipais</w:t>
            </w:r>
          </w:p>
        </w:tc>
      </w:tr>
      <w:tr w:rsidR="004231BC" w:rsidRPr="004231BC" w14:paraId="6D5171C6" w14:textId="77777777" w:rsidTr="00FF0699">
        <w:trPr>
          <w:trHeight w:val="225"/>
        </w:trPr>
        <w:tc>
          <w:tcPr>
            <w:tcW w:w="1440" w:type="dxa"/>
            <w:tcBorders>
              <w:top w:val="nil"/>
              <w:left w:val="nil"/>
              <w:bottom w:val="nil"/>
              <w:right w:val="nil"/>
            </w:tcBorders>
            <w:shd w:val="clear" w:color="auto" w:fill="auto"/>
            <w:vAlign w:val="center"/>
            <w:hideMark/>
          </w:tcPr>
          <w:p w14:paraId="668D78AC"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IDHM Educação</w:t>
            </w:r>
          </w:p>
        </w:tc>
        <w:tc>
          <w:tcPr>
            <w:tcW w:w="814" w:type="dxa"/>
            <w:tcBorders>
              <w:top w:val="nil"/>
              <w:left w:val="nil"/>
              <w:bottom w:val="nil"/>
              <w:right w:val="nil"/>
            </w:tcBorders>
            <w:shd w:val="clear" w:color="auto" w:fill="auto"/>
            <w:vAlign w:val="center"/>
            <w:hideMark/>
          </w:tcPr>
          <w:p w14:paraId="5C5B480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34E6CEC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1597251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-0.0701***</w:t>
            </w:r>
          </w:p>
        </w:tc>
        <w:tc>
          <w:tcPr>
            <w:tcW w:w="798" w:type="dxa"/>
            <w:tcBorders>
              <w:top w:val="nil"/>
              <w:left w:val="nil"/>
              <w:bottom w:val="nil"/>
              <w:right w:val="nil"/>
            </w:tcBorders>
            <w:shd w:val="clear" w:color="auto" w:fill="auto"/>
            <w:vAlign w:val="center"/>
            <w:hideMark/>
          </w:tcPr>
          <w:p w14:paraId="627604A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649D175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0.59</w:t>
            </w:r>
          </w:p>
        </w:tc>
        <w:tc>
          <w:tcPr>
            <w:tcW w:w="995" w:type="dxa"/>
            <w:tcBorders>
              <w:top w:val="nil"/>
              <w:left w:val="nil"/>
              <w:bottom w:val="nil"/>
              <w:right w:val="nil"/>
            </w:tcBorders>
            <w:shd w:val="clear" w:color="auto" w:fill="auto"/>
            <w:vAlign w:val="center"/>
            <w:hideMark/>
          </w:tcPr>
          <w:p w14:paraId="79963A6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-0.0701***</w:t>
            </w:r>
          </w:p>
        </w:tc>
        <w:tc>
          <w:tcPr>
            <w:tcW w:w="814" w:type="dxa"/>
            <w:tcBorders>
              <w:top w:val="nil"/>
              <w:left w:val="nil"/>
              <w:bottom w:val="nil"/>
              <w:right w:val="nil"/>
            </w:tcBorders>
            <w:shd w:val="clear" w:color="auto" w:fill="auto"/>
            <w:vAlign w:val="center"/>
            <w:hideMark/>
          </w:tcPr>
          <w:p w14:paraId="134C5A2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732BCCC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725AFD9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-0.0701***</w:t>
            </w:r>
          </w:p>
        </w:tc>
        <w:tc>
          <w:tcPr>
            <w:tcW w:w="798" w:type="dxa"/>
            <w:tcBorders>
              <w:top w:val="nil"/>
              <w:left w:val="nil"/>
              <w:bottom w:val="nil"/>
              <w:right w:val="nil"/>
            </w:tcBorders>
            <w:shd w:val="clear" w:color="auto" w:fill="auto"/>
            <w:vAlign w:val="center"/>
            <w:hideMark/>
          </w:tcPr>
          <w:p w14:paraId="27BFCF9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048BBB2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7F98C00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-0.0701***</w:t>
            </w:r>
          </w:p>
        </w:tc>
        <w:tc>
          <w:tcPr>
            <w:tcW w:w="814" w:type="dxa"/>
            <w:tcBorders>
              <w:top w:val="nil"/>
              <w:left w:val="nil"/>
              <w:bottom w:val="nil"/>
              <w:right w:val="nil"/>
            </w:tcBorders>
            <w:shd w:val="clear" w:color="auto" w:fill="auto"/>
            <w:vAlign w:val="center"/>
            <w:hideMark/>
          </w:tcPr>
          <w:p w14:paraId="220CCBF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5FF914A6"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719A094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-0.0701***</w:t>
            </w:r>
          </w:p>
        </w:tc>
        <w:tc>
          <w:tcPr>
            <w:tcW w:w="798" w:type="dxa"/>
            <w:tcBorders>
              <w:top w:val="nil"/>
              <w:left w:val="nil"/>
              <w:bottom w:val="nil"/>
              <w:right w:val="nil"/>
            </w:tcBorders>
            <w:shd w:val="clear" w:color="auto" w:fill="auto"/>
            <w:vAlign w:val="center"/>
            <w:hideMark/>
          </w:tcPr>
          <w:p w14:paraId="3D63EFD8"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3DF50AB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7CA8A86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-0.0701***</w:t>
            </w:r>
          </w:p>
        </w:tc>
      </w:tr>
      <w:tr w:rsidR="004231BC" w:rsidRPr="004231BC" w14:paraId="19B10B87" w14:textId="77777777" w:rsidTr="00FF0699">
        <w:trPr>
          <w:trHeight w:val="225"/>
        </w:trPr>
        <w:tc>
          <w:tcPr>
            <w:tcW w:w="1440" w:type="dxa"/>
            <w:tcBorders>
              <w:top w:val="nil"/>
              <w:left w:val="nil"/>
              <w:right w:val="nil"/>
            </w:tcBorders>
            <w:shd w:val="clear" w:color="auto" w:fill="auto"/>
            <w:vAlign w:val="center"/>
            <w:hideMark/>
          </w:tcPr>
          <w:p w14:paraId="6886AA98"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IDHM Renda</w:t>
            </w:r>
          </w:p>
        </w:tc>
        <w:tc>
          <w:tcPr>
            <w:tcW w:w="814" w:type="dxa"/>
            <w:tcBorders>
              <w:top w:val="nil"/>
              <w:left w:val="nil"/>
              <w:right w:val="nil"/>
            </w:tcBorders>
            <w:shd w:val="clear" w:color="auto" w:fill="auto"/>
            <w:vAlign w:val="center"/>
            <w:hideMark/>
          </w:tcPr>
          <w:p w14:paraId="114B783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174EA3A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3EE90BD2"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-0.0420**</w:t>
            </w:r>
          </w:p>
        </w:tc>
        <w:tc>
          <w:tcPr>
            <w:tcW w:w="798" w:type="dxa"/>
            <w:tcBorders>
              <w:top w:val="nil"/>
              <w:left w:val="nil"/>
              <w:right w:val="nil"/>
            </w:tcBorders>
            <w:shd w:val="clear" w:color="auto" w:fill="auto"/>
            <w:vAlign w:val="center"/>
            <w:hideMark/>
          </w:tcPr>
          <w:p w14:paraId="0D773C1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3248750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0.66</w:t>
            </w:r>
          </w:p>
        </w:tc>
        <w:tc>
          <w:tcPr>
            <w:tcW w:w="995" w:type="dxa"/>
            <w:tcBorders>
              <w:top w:val="nil"/>
              <w:left w:val="nil"/>
              <w:right w:val="nil"/>
            </w:tcBorders>
            <w:shd w:val="clear" w:color="auto" w:fill="auto"/>
            <w:vAlign w:val="center"/>
            <w:hideMark/>
          </w:tcPr>
          <w:p w14:paraId="20BD618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-0.0420**</w:t>
            </w:r>
          </w:p>
        </w:tc>
        <w:tc>
          <w:tcPr>
            <w:tcW w:w="814" w:type="dxa"/>
            <w:tcBorders>
              <w:top w:val="nil"/>
              <w:left w:val="nil"/>
              <w:right w:val="nil"/>
            </w:tcBorders>
            <w:shd w:val="clear" w:color="auto" w:fill="auto"/>
            <w:vAlign w:val="center"/>
            <w:hideMark/>
          </w:tcPr>
          <w:p w14:paraId="1C52904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26756AF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0194DBD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-0.0420**</w:t>
            </w:r>
          </w:p>
        </w:tc>
        <w:tc>
          <w:tcPr>
            <w:tcW w:w="798" w:type="dxa"/>
            <w:tcBorders>
              <w:top w:val="nil"/>
              <w:left w:val="nil"/>
              <w:right w:val="nil"/>
            </w:tcBorders>
            <w:shd w:val="clear" w:color="auto" w:fill="auto"/>
            <w:vAlign w:val="center"/>
            <w:hideMark/>
          </w:tcPr>
          <w:p w14:paraId="46C2D911"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3C0E34B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0809707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-0.0420**</w:t>
            </w:r>
          </w:p>
        </w:tc>
        <w:tc>
          <w:tcPr>
            <w:tcW w:w="814" w:type="dxa"/>
            <w:tcBorders>
              <w:top w:val="nil"/>
              <w:left w:val="nil"/>
              <w:right w:val="nil"/>
            </w:tcBorders>
            <w:shd w:val="clear" w:color="auto" w:fill="auto"/>
            <w:vAlign w:val="center"/>
            <w:hideMark/>
          </w:tcPr>
          <w:p w14:paraId="6D2BE469"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47E67AE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70065D1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-0.0420**</w:t>
            </w:r>
          </w:p>
        </w:tc>
        <w:tc>
          <w:tcPr>
            <w:tcW w:w="798" w:type="dxa"/>
            <w:tcBorders>
              <w:top w:val="nil"/>
              <w:left w:val="nil"/>
              <w:right w:val="nil"/>
            </w:tcBorders>
            <w:shd w:val="clear" w:color="auto" w:fill="auto"/>
            <w:vAlign w:val="center"/>
            <w:hideMark/>
          </w:tcPr>
          <w:p w14:paraId="3F2D2AE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42D3653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42DFAB07"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-0.0420**</w:t>
            </w:r>
          </w:p>
        </w:tc>
      </w:tr>
      <w:tr w:rsidR="004231BC" w:rsidRPr="004231BC" w14:paraId="3C191489" w14:textId="77777777" w:rsidTr="00FF0699">
        <w:trPr>
          <w:trHeight w:val="465"/>
        </w:trPr>
        <w:tc>
          <w:tcPr>
            <w:tcW w:w="1440" w:type="dxa"/>
            <w:tcBorders>
              <w:top w:val="nil"/>
              <w:left w:val="nil"/>
              <w:bottom w:val="single" w:sz="12" w:space="0" w:color="auto"/>
              <w:right w:val="nil"/>
            </w:tcBorders>
            <w:shd w:val="clear" w:color="auto" w:fill="auto"/>
            <w:vAlign w:val="center"/>
            <w:hideMark/>
          </w:tcPr>
          <w:p w14:paraId="381407AB" w14:textId="77777777" w:rsidR="004231BC" w:rsidRPr="004231BC" w:rsidRDefault="004231BC" w:rsidP="004231BC">
            <w:pPr>
              <w:spacing w:after="0" w:line="240" w:lineRule="auto"/>
              <w:rPr>
                <w:rFonts w:ascii="Arial" w:eastAsia="Times New Roman" w:hAnsi="Arial" w:cs="Arial"/>
                <w:b/>
                <w:bCs/>
                <w:color w:val="000000"/>
                <w:sz w:val="16"/>
                <w:szCs w:val="16"/>
                <w:lang w:eastAsia="pt-BR"/>
              </w:rPr>
            </w:pPr>
            <w:r w:rsidRPr="004231BC">
              <w:rPr>
                <w:rFonts w:ascii="Arial" w:eastAsia="Times New Roman" w:hAnsi="Arial" w:cs="Arial"/>
                <w:b/>
                <w:bCs/>
                <w:color w:val="000000"/>
                <w:sz w:val="16"/>
                <w:szCs w:val="16"/>
                <w:lang w:eastAsia="pt-BR"/>
              </w:rPr>
              <w:t>Indicador de Acesso</w:t>
            </w:r>
          </w:p>
        </w:tc>
        <w:tc>
          <w:tcPr>
            <w:tcW w:w="814" w:type="dxa"/>
            <w:tcBorders>
              <w:top w:val="nil"/>
              <w:left w:val="nil"/>
              <w:bottom w:val="single" w:sz="12" w:space="0" w:color="auto"/>
              <w:right w:val="nil"/>
            </w:tcBorders>
            <w:shd w:val="clear" w:color="auto" w:fill="auto"/>
            <w:vAlign w:val="center"/>
            <w:hideMark/>
          </w:tcPr>
          <w:p w14:paraId="73770BD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390E972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7FC91E1C"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-0.00171**</w:t>
            </w:r>
          </w:p>
        </w:tc>
        <w:tc>
          <w:tcPr>
            <w:tcW w:w="798" w:type="dxa"/>
            <w:tcBorders>
              <w:top w:val="nil"/>
              <w:left w:val="nil"/>
              <w:bottom w:val="single" w:sz="12" w:space="0" w:color="auto"/>
              <w:right w:val="nil"/>
            </w:tcBorders>
            <w:shd w:val="clear" w:color="auto" w:fill="auto"/>
            <w:vAlign w:val="center"/>
            <w:hideMark/>
          </w:tcPr>
          <w:p w14:paraId="619516CD"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0.002</w:t>
            </w:r>
          </w:p>
        </w:tc>
        <w:tc>
          <w:tcPr>
            <w:tcW w:w="630" w:type="dxa"/>
            <w:tcBorders>
              <w:top w:val="nil"/>
              <w:left w:val="nil"/>
              <w:bottom w:val="single" w:sz="12" w:space="0" w:color="auto"/>
              <w:right w:val="nil"/>
            </w:tcBorders>
            <w:shd w:val="clear" w:color="auto" w:fill="auto"/>
            <w:vAlign w:val="center"/>
            <w:hideMark/>
          </w:tcPr>
          <w:p w14:paraId="2F988F6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0.004</w:t>
            </w:r>
          </w:p>
        </w:tc>
        <w:tc>
          <w:tcPr>
            <w:tcW w:w="995" w:type="dxa"/>
            <w:tcBorders>
              <w:top w:val="nil"/>
              <w:left w:val="nil"/>
              <w:bottom w:val="single" w:sz="12" w:space="0" w:color="auto"/>
              <w:right w:val="nil"/>
            </w:tcBorders>
            <w:shd w:val="clear" w:color="auto" w:fill="auto"/>
            <w:vAlign w:val="center"/>
            <w:hideMark/>
          </w:tcPr>
          <w:p w14:paraId="0AC2A04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-0.00171**</w:t>
            </w:r>
          </w:p>
        </w:tc>
        <w:tc>
          <w:tcPr>
            <w:tcW w:w="814" w:type="dxa"/>
            <w:tcBorders>
              <w:top w:val="nil"/>
              <w:left w:val="nil"/>
              <w:bottom w:val="single" w:sz="12" w:space="0" w:color="auto"/>
              <w:right w:val="nil"/>
            </w:tcBorders>
            <w:shd w:val="clear" w:color="auto" w:fill="auto"/>
            <w:vAlign w:val="center"/>
            <w:hideMark/>
          </w:tcPr>
          <w:p w14:paraId="678BF4F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7F42CABA"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40683795"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-0.00171**</w:t>
            </w:r>
          </w:p>
        </w:tc>
        <w:tc>
          <w:tcPr>
            <w:tcW w:w="798" w:type="dxa"/>
            <w:tcBorders>
              <w:top w:val="nil"/>
              <w:left w:val="nil"/>
              <w:bottom w:val="single" w:sz="12" w:space="0" w:color="auto"/>
              <w:right w:val="nil"/>
            </w:tcBorders>
            <w:shd w:val="clear" w:color="auto" w:fill="auto"/>
            <w:vAlign w:val="center"/>
            <w:hideMark/>
          </w:tcPr>
          <w:p w14:paraId="79292C4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3B93FE13"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378702EF"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-0.00171**</w:t>
            </w:r>
          </w:p>
        </w:tc>
        <w:tc>
          <w:tcPr>
            <w:tcW w:w="814" w:type="dxa"/>
            <w:tcBorders>
              <w:top w:val="nil"/>
              <w:left w:val="nil"/>
              <w:bottom w:val="single" w:sz="12" w:space="0" w:color="auto"/>
              <w:right w:val="nil"/>
            </w:tcBorders>
            <w:shd w:val="clear" w:color="auto" w:fill="auto"/>
            <w:vAlign w:val="center"/>
            <w:hideMark/>
          </w:tcPr>
          <w:p w14:paraId="5188511B"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759C612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0B4922E4"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-0.00171**</w:t>
            </w:r>
          </w:p>
        </w:tc>
        <w:tc>
          <w:tcPr>
            <w:tcW w:w="798" w:type="dxa"/>
            <w:tcBorders>
              <w:top w:val="nil"/>
              <w:left w:val="nil"/>
              <w:bottom w:val="single" w:sz="12" w:space="0" w:color="auto"/>
              <w:right w:val="nil"/>
            </w:tcBorders>
            <w:shd w:val="clear" w:color="auto" w:fill="auto"/>
            <w:vAlign w:val="center"/>
            <w:hideMark/>
          </w:tcPr>
          <w:p w14:paraId="0FCC3E00"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2973502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47D7C7CE" w14:textId="77777777" w:rsidR="004231BC" w:rsidRPr="004231BC" w:rsidRDefault="004231BC" w:rsidP="00FF0699">
            <w:pPr>
              <w:spacing w:after="0" w:line="240" w:lineRule="auto"/>
              <w:jc w:val="center"/>
              <w:rPr>
                <w:rFonts w:ascii="Arial" w:eastAsia="Times New Roman" w:hAnsi="Arial" w:cs="Arial"/>
                <w:color w:val="000000"/>
                <w:sz w:val="16"/>
                <w:szCs w:val="16"/>
                <w:lang w:eastAsia="pt-BR"/>
              </w:rPr>
            </w:pPr>
            <w:r w:rsidRPr="004231BC">
              <w:rPr>
                <w:rFonts w:ascii="Arial" w:eastAsia="Times New Roman" w:hAnsi="Arial" w:cs="Arial"/>
                <w:color w:val="000000"/>
                <w:sz w:val="16"/>
                <w:szCs w:val="16"/>
                <w:lang w:eastAsia="pt-BR"/>
              </w:rPr>
              <w:t>-0.00171**</w:t>
            </w:r>
          </w:p>
        </w:tc>
      </w:tr>
    </w:tbl>
    <w:p w14:paraId="53481D93" w14:textId="21EF0E30" w:rsidR="00775A42" w:rsidRDefault="00775A42" w:rsidP="00775A42">
      <w:pPr>
        <w:spacing w:after="0" w:line="360" w:lineRule="auto"/>
        <w:rPr>
          <w:rFonts w:ascii="Arial" w:hAnsi="Arial" w:cs="Arial"/>
          <w:sz w:val="20"/>
          <w:szCs w:val="20"/>
        </w:rPr>
      </w:pPr>
      <w:r w:rsidRPr="00F87C1D">
        <w:rPr>
          <w:rFonts w:ascii="Arial" w:hAnsi="Arial" w:cs="Arial"/>
          <w:sz w:val="20"/>
          <w:szCs w:val="20"/>
        </w:rPr>
        <w:t>* p&lt;0.05, ** p&lt;0.01, *** p&lt;0.001</w:t>
      </w:r>
      <w:r>
        <w:rPr>
          <w:rFonts w:ascii="Arial" w:hAnsi="Arial" w:cs="Arial"/>
          <w:sz w:val="20"/>
          <w:szCs w:val="20"/>
        </w:rPr>
        <w:t xml:space="preserve"> e Dif. = Média Controle - Média GP 2015 (GP = Grupo</w:t>
      </w:r>
      <w:proofErr w:type="gramStart"/>
      <w:r>
        <w:rPr>
          <w:rFonts w:ascii="Arial" w:hAnsi="Arial" w:cs="Arial"/>
          <w:sz w:val="20"/>
          <w:szCs w:val="20"/>
        </w:rPr>
        <w:t>)</w:t>
      </w:r>
      <w:proofErr w:type="gramEnd"/>
    </w:p>
    <w:p w14:paraId="7F04B4F2" w14:textId="77777777" w:rsidR="00EE1D5C" w:rsidRDefault="00EE1D5C" w:rsidP="00EE1D5C">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34E3FEC3" w14:textId="77777777" w:rsidR="004231BC" w:rsidRDefault="004231BC" w:rsidP="00BC1B06">
      <w:pPr>
        <w:spacing w:after="0" w:line="360" w:lineRule="auto"/>
        <w:jc w:val="both"/>
        <w:rPr>
          <w:rFonts w:ascii="Arial" w:hAnsi="Arial" w:cs="Arial"/>
          <w:sz w:val="24"/>
        </w:rPr>
        <w:sectPr w:rsidR="004231BC" w:rsidSect="004231BC">
          <w:pgSz w:w="16838" w:h="11906" w:orient="landscape"/>
          <w:pgMar w:top="567" w:right="284" w:bottom="567" w:left="284" w:header="709" w:footer="709" w:gutter="0"/>
          <w:cols w:space="708"/>
          <w:docGrid w:linePitch="360"/>
        </w:sectPr>
      </w:pPr>
    </w:p>
    <w:p w14:paraId="711EF5E6" w14:textId="2ED09E7E" w:rsidR="008A212B" w:rsidRPr="008A212B" w:rsidRDefault="008A212B" w:rsidP="008A212B">
      <w:pPr>
        <w:pStyle w:val="Legenda"/>
        <w:keepNext/>
        <w:jc w:val="center"/>
        <w:rPr>
          <w:rFonts w:ascii="Arial" w:hAnsi="Arial" w:cs="Arial"/>
          <w:i w:val="0"/>
          <w:color w:val="auto"/>
          <w:sz w:val="24"/>
        </w:rPr>
      </w:pPr>
      <w:r w:rsidRPr="008A212B">
        <w:rPr>
          <w:rFonts w:ascii="Arial" w:hAnsi="Arial" w:cs="Arial"/>
          <w:i w:val="0"/>
          <w:color w:val="auto"/>
          <w:sz w:val="24"/>
        </w:rPr>
        <w:lastRenderedPageBreak/>
        <w:t xml:space="preserve">Tabela </w:t>
      </w:r>
      <w:r w:rsidRPr="008A212B">
        <w:rPr>
          <w:rFonts w:ascii="Arial" w:hAnsi="Arial" w:cs="Arial"/>
          <w:i w:val="0"/>
          <w:color w:val="auto"/>
          <w:sz w:val="24"/>
        </w:rPr>
        <w:fldChar w:fldCharType="begin"/>
      </w:r>
      <w:r w:rsidRPr="008A212B">
        <w:rPr>
          <w:rFonts w:ascii="Arial" w:hAnsi="Arial" w:cs="Arial"/>
          <w:i w:val="0"/>
          <w:color w:val="auto"/>
          <w:sz w:val="24"/>
        </w:rPr>
        <w:instrText xml:space="preserve"> SEQ Tabela \* ARABIC </w:instrText>
      </w:r>
      <w:r w:rsidRPr="008A212B">
        <w:rPr>
          <w:rFonts w:ascii="Arial" w:hAnsi="Arial" w:cs="Arial"/>
          <w:i w:val="0"/>
          <w:color w:val="auto"/>
          <w:sz w:val="24"/>
        </w:rPr>
        <w:fldChar w:fldCharType="separate"/>
      </w:r>
      <w:r w:rsidR="00E073E3">
        <w:rPr>
          <w:rFonts w:ascii="Arial" w:hAnsi="Arial" w:cs="Arial"/>
          <w:i w:val="0"/>
          <w:noProof/>
          <w:color w:val="auto"/>
          <w:sz w:val="24"/>
        </w:rPr>
        <w:t>14</w:t>
      </w:r>
      <w:r w:rsidRPr="008A212B">
        <w:rPr>
          <w:rFonts w:ascii="Arial" w:hAnsi="Arial" w:cs="Arial"/>
          <w:i w:val="0"/>
          <w:color w:val="auto"/>
          <w:sz w:val="24"/>
        </w:rPr>
        <w:fldChar w:fldCharType="end"/>
      </w:r>
      <w:r w:rsidRPr="008A212B">
        <w:rPr>
          <w:rFonts w:ascii="Arial" w:hAnsi="Arial" w:cs="Arial"/>
          <w:i w:val="0"/>
          <w:color w:val="auto"/>
          <w:sz w:val="24"/>
        </w:rPr>
        <w:t xml:space="preserve"> - </w:t>
      </w:r>
      <w:r w:rsidR="00E67E93">
        <w:rPr>
          <w:rFonts w:ascii="Arial" w:hAnsi="Arial" w:cs="Arial"/>
          <w:i w:val="0"/>
          <w:color w:val="auto"/>
          <w:sz w:val="24"/>
        </w:rPr>
        <w:t xml:space="preserve">Tabela de Média das </w:t>
      </w:r>
      <w:proofErr w:type="spellStart"/>
      <w:r w:rsidR="00E67E93">
        <w:rPr>
          <w:rFonts w:ascii="Arial" w:hAnsi="Arial" w:cs="Arial"/>
          <w:i w:val="0"/>
          <w:color w:val="auto"/>
          <w:sz w:val="24"/>
        </w:rPr>
        <w:t>Covariadas</w:t>
      </w:r>
      <w:proofErr w:type="spellEnd"/>
      <w:r w:rsidR="00E67E93">
        <w:rPr>
          <w:rFonts w:ascii="Arial" w:hAnsi="Arial" w:cs="Arial"/>
          <w:i w:val="0"/>
          <w:color w:val="auto"/>
          <w:sz w:val="24"/>
        </w:rPr>
        <w:t xml:space="preserve"> dos Grupos de Controle e de 2017 para o 5º Ano do Ensino Fundamental</w:t>
      </w:r>
    </w:p>
    <w:tbl>
      <w:tblPr>
        <w:tblW w:w="16031" w:type="dxa"/>
        <w:tblInd w:w="55" w:type="dxa"/>
        <w:tblCellMar>
          <w:left w:w="70" w:type="dxa"/>
          <w:right w:w="70" w:type="dxa"/>
        </w:tblCellMar>
        <w:tblLook w:val="04A0" w:firstRow="1" w:lastRow="0" w:firstColumn="1" w:lastColumn="0" w:noHBand="0" w:noVBand="1"/>
      </w:tblPr>
      <w:tblGrid>
        <w:gridCol w:w="1440"/>
        <w:gridCol w:w="798"/>
        <w:gridCol w:w="630"/>
        <w:gridCol w:w="995"/>
        <w:gridCol w:w="798"/>
        <w:gridCol w:w="630"/>
        <w:gridCol w:w="995"/>
        <w:gridCol w:w="798"/>
        <w:gridCol w:w="630"/>
        <w:gridCol w:w="995"/>
        <w:gridCol w:w="798"/>
        <w:gridCol w:w="630"/>
        <w:gridCol w:w="995"/>
        <w:gridCol w:w="798"/>
        <w:gridCol w:w="630"/>
        <w:gridCol w:w="995"/>
        <w:gridCol w:w="798"/>
        <w:gridCol w:w="630"/>
        <w:gridCol w:w="1048"/>
      </w:tblGrid>
      <w:tr w:rsidR="00F81DC8" w:rsidRPr="00F81DC8" w14:paraId="3087C592" w14:textId="77777777" w:rsidTr="00F81DC8">
        <w:trPr>
          <w:trHeight w:val="319"/>
        </w:trPr>
        <w:tc>
          <w:tcPr>
            <w:tcW w:w="1440" w:type="dxa"/>
            <w:tcBorders>
              <w:top w:val="single" w:sz="12" w:space="0" w:color="auto"/>
              <w:left w:val="nil"/>
              <w:bottom w:val="nil"/>
              <w:right w:val="nil"/>
            </w:tcBorders>
            <w:shd w:val="clear" w:color="auto" w:fill="auto"/>
            <w:noWrap/>
            <w:vAlign w:val="bottom"/>
            <w:hideMark/>
          </w:tcPr>
          <w:p w14:paraId="32CBBA92"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 </w:t>
            </w:r>
          </w:p>
        </w:tc>
        <w:tc>
          <w:tcPr>
            <w:tcW w:w="2423" w:type="dxa"/>
            <w:gridSpan w:val="3"/>
            <w:tcBorders>
              <w:top w:val="single" w:sz="12" w:space="0" w:color="auto"/>
              <w:left w:val="nil"/>
              <w:bottom w:val="nil"/>
              <w:right w:val="nil"/>
            </w:tcBorders>
            <w:shd w:val="clear" w:color="auto" w:fill="auto"/>
            <w:noWrap/>
            <w:vAlign w:val="bottom"/>
            <w:hideMark/>
          </w:tcPr>
          <w:p w14:paraId="4CC14576"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2007</w:t>
            </w:r>
          </w:p>
        </w:tc>
        <w:tc>
          <w:tcPr>
            <w:tcW w:w="2423" w:type="dxa"/>
            <w:gridSpan w:val="3"/>
            <w:tcBorders>
              <w:top w:val="single" w:sz="12" w:space="0" w:color="auto"/>
              <w:left w:val="nil"/>
              <w:bottom w:val="nil"/>
              <w:right w:val="nil"/>
            </w:tcBorders>
            <w:shd w:val="clear" w:color="auto" w:fill="auto"/>
            <w:noWrap/>
            <w:vAlign w:val="bottom"/>
            <w:hideMark/>
          </w:tcPr>
          <w:p w14:paraId="2D929237"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2009</w:t>
            </w:r>
          </w:p>
        </w:tc>
        <w:tc>
          <w:tcPr>
            <w:tcW w:w="2423" w:type="dxa"/>
            <w:gridSpan w:val="3"/>
            <w:tcBorders>
              <w:top w:val="single" w:sz="12" w:space="0" w:color="auto"/>
              <w:left w:val="nil"/>
              <w:bottom w:val="nil"/>
              <w:right w:val="nil"/>
            </w:tcBorders>
            <w:shd w:val="clear" w:color="auto" w:fill="auto"/>
            <w:noWrap/>
            <w:vAlign w:val="bottom"/>
            <w:hideMark/>
          </w:tcPr>
          <w:p w14:paraId="6B00135B"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2011</w:t>
            </w:r>
          </w:p>
        </w:tc>
        <w:tc>
          <w:tcPr>
            <w:tcW w:w="1428" w:type="dxa"/>
            <w:gridSpan w:val="2"/>
            <w:tcBorders>
              <w:top w:val="single" w:sz="12" w:space="0" w:color="auto"/>
              <w:left w:val="nil"/>
              <w:bottom w:val="nil"/>
              <w:right w:val="nil"/>
            </w:tcBorders>
            <w:shd w:val="clear" w:color="auto" w:fill="auto"/>
            <w:noWrap/>
            <w:vAlign w:val="bottom"/>
            <w:hideMark/>
          </w:tcPr>
          <w:p w14:paraId="7CF37FEB"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2013</w:t>
            </w:r>
          </w:p>
        </w:tc>
        <w:tc>
          <w:tcPr>
            <w:tcW w:w="995" w:type="dxa"/>
            <w:tcBorders>
              <w:top w:val="single" w:sz="12" w:space="0" w:color="auto"/>
              <w:left w:val="nil"/>
              <w:bottom w:val="nil"/>
              <w:right w:val="nil"/>
            </w:tcBorders>
            <w:shd w:val="clear" w:color="auto" w:fill="auto"/>
            <w:noWrap/>
            <w:vAlign w:val="bottom"/>
            <w:hideMark/>
          </w:tcPr>
          <w:p w14:paraId="247F4FF0"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 </w:t>
            </w:r>
          </w:p>
        </w:tc>
        <w:tc>
          <w:tcPr>
            <w:tcW w:w="2423" w:type="dxa"/>
            <w:gridSpan w:val="3"/>
            <w:tcBorders>
              <w:top w:val="single" w:sz="12" w:space="0" w:color="auto"/>
              <w:left w:val="nil"/>
              <w:bottom w:val="nil"/>
              <w:right w:val="nil"/>
            </w:tcBorders>
            <w:shd w:val="clear" w:color="auto" w:fill="auto"/>
            <w:noWrap/>
            <w:vAlign w:val="bottom"/>
            <w:hideMark/>
          </w:tcPr>
          <w:p w14:paraId="432A5D83"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2015</w:t>
            </w:r>
          </w:p>
        </w:tc>
        <w:tc>
          <w:tcPr>
            <w:tcW w:w="2476" w:type="dxa"/>
            <w:gridSpan w:val="3"/>
            <w:tcBorders>
              <w:top w:val="single" w:sz="12" w:space="0" w:color="auto"/>
              <w:left w:val="nil"/>
              <w:bottom w:val="nil"/>
              <w:right w:val="nil"/>
            </w:tcBorders>
            <w:shd w:val="clear" w:color="auto" w:fill="auto"/>
            <w:noWrap/>
            <w:vAlign w:val="bottom"/>
            <w:hideMark/>
          </w:tcPr>
          <w:p w14:paraId="4B5254B0"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2017</w:t>
            </w:r>
          </w:p>
        </w:tc>
      </w:tr>
      <w:tr w:rsidR="00F81DC8" w:rsidRPr="00F81DC8" w14:paraId="2F840E92" w14:textId="77777777" w:rsidTr="00F81DC8">
        <w:trPr>
          <w:trHeight w:val="765"/>
        </w:trPr>
        <w:tc>
          <w:tcPr>
            <w:tcW w:w="1440" w:type="dxa"/>
            <w:tcBorders>
              <w:top w:val="nil"/>
              <w:left w:val="nil"/>
              <w:bottom w:val="single" w:sz="4" w:space="0" w:color="auto"/>
              <w:right w:val="nil"/>
            </w:tcBorders>
            <w:shd w:val="clear" w:color="auto" w:fill="auto"/>
            <w:vAlign w:val="center"/>
            <w:hideMark/>
          </w:tcPr>
          <w:p w14:paraId="63B33F83" w14:textId="55323D41"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Pr>
                <w:rFonts w:ascii="Arial" w:eastAsia="Times New Roman" w:hAnsi="Arial" w:cs="Arial"/>
                <w:b/>
                <w:bCs/>
                <w:color w:val="000000"/>
                <w:sz w:val="16"/>
                <w:szCs w:val="16"/>
                <w:lang w:eastAsia="pt-BR"/>
              </w:rPr>
              <w:t>Variáveis</w:t>
            </w:r>
          </w:p>
        </w:tc>
        <w:tc>
          <w:tcPr>
            <w:tcW w:w="798" w:type="dxa"/>
            <w:tcBorders>
              <w:top w:val="nil"/>
              <w:left w:val="nil"/>
              <w:bottom w:val="single" w:sz="4" w:space="0" w:color="auto"/>
              <w:right w:val="nil"/>
            </w:tcBorders>
            <w:shd w:val="clear" w:color="auto" w:fill="auto"/>
            <w:vAlign w:val="center"/>
            <w:hideMark/>
          </w:tcPr>
          <w:p w14:paraId="6E987DBF"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6B1CFD92"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2017</w:t>
            </w:r>
          </w:p>
        </w:tc>
        <w:tc>
          <w:tcPr>
            <w:tcW w:w="995" w:type="dxa"/>
            <w:tcBorders>
              <w:top w:val="nil"/>
              <w:left w:val="nil"/>
              <w:bottom w:val="single" w:sz="4" w:space="0" w:color="auto"/>
              <w:right w:val="nil"/>
            </w:tcBorders>
            <w:shd w:val="clear" w:color="auto" w:fill="auto"/>
            <w:vAlign w:val="center"/>
            <w:hideMark/>
          </w:tcPr>
          <w:p w14:paraId="5238CD8A"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6831F894"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601A309D"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2017</w:t>
            </w:r>
          </w:p>
        </w:tc>
        <w:tc>
          <w:tcPr>
            <w:tcW w:w="995" w:type="dxa"/>
            <w:tcBorders>
              <w:top w:val="nil"/>
              <w:left w:val="nil"/>
              <w:bottom w:val="single" w:sz="4" w:space="0" w:color="auto"/>
              <w:right w:val="nil"/>
            </w:tcBorders>
            <w:shd w:val="clear" w:color="auto" w:fill="auto"/>
            <w:vAlign w:val="center"/>
            <w:hideMark/>
          </w:tcPr>
          <w:p w14:paraId="67C7D19F"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77C1B1C0"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5CCD0FA7"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2017</w:t>
            </w:r>
          </w:p>
        </w:tc>
        <w:tc>
          <w:tcPr>
            <w:tcW w:w="995" w:type="dxa"/>
            <w:tcBorders>
              <w:top w:val="nil"/>
              <w:left w:val="nil"/>
              <w:bottom w:val="single" w:sz="4" w:space="0" w:color="auto"/>
              <w:right w:val="nil"/>
            </w:tcBorders>
            <w:shd w:val="clear" w:color="auto" w:fill="auto"/>
            <w:vAlign w:val="center"/>
            <w:hideMark/>
          </w:tcPr>
          <w:p w14:paraId="41DE7214"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0DCB3F23"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4941DB56"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2017</w:t>
            </w:r>
          </w:p>
        </w:tc>
        <w:tc>
          <w:tcPr>
            <w:tcW w:w="995" w:type="dxa"/>
            <w:tcBorders>
              <w:top w:val="nil"/>
              <w:left w:val="nil"/>
              <w:bottom w:val="single" w:sz="4" w:space="0" w:color="auto"/>
              <w:right w:val="nil"/>
            </w:tcBorders>
            <w:shd w:val="clear" w:color="auto" w:fill="auto"/>
            <w:vAlign w:val="center"/>
            <w:hideMark/>
          </w:tcPr>
          <w:p w14:paraId="7E883FDD"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4C070861"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44D95E42"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2017</w:t>
            </w:r>
          </w:p>
        </w:tc>
        <w:tc>
          <w:tcPr>
            <w:tcW w:w="995" w:type="dxa"/>
            <w:tcBorders>
              <w:top w:val="nil"/>
              <w:left w:val="nil"/>
              <w:bottom w:val="single" w:sz="4" w:space="0" w:color="auto"/>
              <w:right w:val="nil"/>
            </w:tcBorders>
            <w:shd w:val="clear" w:color="auto" w:fill="auto"/>
            <w:vAlign w:val="center"/>
            <w:hideMark/>
          </w:tcPr>
          <w:p w14:paraId="6201EED4"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7F342795"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0EDF86E7"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2017</w:t>
            </w:r>
          </w:p>
        </w:tc>
        <w:tc>
          <w:tcPr>
            <w:tcW w:w="1048" w:type="dxa"/>
            <w:tcBorders>
              <w:top w:val="nil"/>
              <w:left w:val="nil"/>
              <w:bottom w:val="single" w:sz="4" w:space="0" w:color="auto"/>
              <w:right w:val="nil"/>
            </w:tcBorders>
            <w:shd w:val="clear" w:color="auto" w:fill="auto"/>
            <w:noWrap/>
            <w:vAlign w:val="center"/>
            <w:hideMark/>
          </w:tcPr>
          <w:p w14:paraId="3047047D"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r>
      <w:tr w:rsidR="00F81DC8" w:rsidRPr="00F81DC8" w14:paraId="5B9B6E5C" w14:textId="77777777" w:rsidTr="00F81DC8">
        <w:trPr>
          <w:trHeight w:val="315"/>
        </w:trPr>
        <w:tc>
          <w:tcPr>
            <w:tcW w:w="16031" w:type="dxa"/>
            <w:gridSpan w:val="19"/>
            <w:tcBorders>
              <w:top w:val="single" w:sz="4" w:space="0" w:color="auto"/>
              <w:left w:val="nil"/>
              <w:bottom w:val="nil"/>
              <w:right w:val="nil"/>
            </w:tcBorders>
            <w:shd w:val="clear" w:color="auto" w:fill="auto"/>
            <w:vAlign w:val="center"/>
            <w:hideMark/>
          </w:tcPr>
          <w:p w14:paraId="782FC4BD"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Variável de Interesse</w:t>
            </w:r>
          </w:p>
        </w:tc>
      </w:tr>
      <w:tr w:rsidR="00F81DC8" w:rsidRPr="00F81DC8" w14:paraId="65B07804" w14:textId="77777777" w:rsidTr="00F81DC8">
        <w:trPr>
          <w:trHeight w:val="450"/>
        </w:trPr>
        <w:tc>
          <w:tcPr>
            <w:tcW w:w="1440" w:type="dxa"/>
            <w:tcBorders>
              <w:top w:val="nil"/>
              <w:left w:val="nil"/>
              <w:bottom w:val="nil"/>
              <w:right w:val="nil"/>
            </w:tcBorders>
            <w:shd w:val="clear" w:color="auto" w:fill="auto"/>
            <w:vAlign w:val="center"/>
            <w:hideMark/>
          </w:tcPr>
          <w:p w14:paraId="74E5A83E"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proofErr w:type="spellStart"/>
            <w:r w:rsidRPr="00F81DC8">
              <w:rPr>
                <w:rFonts w:ascii="Arial" w:eastAsia="Times New Roman" w:hAnsi="Arial" w:cs="Arial"/>
                <w:b/>
                <w:bCs/>
                <w:color w:val="000000"/>
                <w:sz w:val="16"/>
                <w:szCs w:val="16"/>
                <w:lang w:eastAsia="pt-BR"/>
              </w:rPr>
              <w:t>Profic</w:t>
            </w:r>
            <w:proofErr w:type="spellEnd"/>
            <w:r w:rsidRPr="00F81DC8">
              <w:rPr>
                <w:rFonts w:ascii="Arial" w:eastAsia="Times New Roman" w:hAnsi="Arial" w:cs="Arial"/>
                <w:b/>
                <w:bCs/>
                <w:color w:val="000000"/>
                <w:sz w:val="16"/>
                <w:szCs w:val="16"/>
                <w:lang w:eastAsia="pt-BR"/>
              </w:rPr>
              <w:t>. Língua Portuguesa</w:t>
            </w:r>
          </w:p>
        </w:tc>
        <w:tc>
          <w:tcPr>
            <w:tcW w:w="798" w:type="dxa"/>
            <w:tcBorders>
              <w:top w:val="nil"/>
              <w:left w:val="nil"/>
              <w:bottom w:val="nil"/>
              <w:right w:val="nil"/>
            </w:tcBorders>
            <w:shd w:val="clear" w:color="auto" w:fill="auto"/>
            <w:vAlign w:val="center"/>
            <w:hideMark/>
          </w:tcPr>
          <w:p w14:paraId="2974572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170.81</w:t>
            </w:r>
          </w:p>
        </w:tc>
        <w:tc>
          <w:tcPr>
            <w:tcW w:w="630" w:type="dxa"/>
            <w:tcBorders>
              <w:top w:val="nil"/>
              <w:left w:val="nil"/>
              <w:bottom w:val="nil"/>
              <w:right w:val="nil"/>
            </w:tcBorders>
            <w:shd w:val="clear" w:color="auto" w:fill="auto"/>
            <w:vAlign w:val="center"/>
            <w:hideMark/>
          </w:tcPr>
          <w:p w14:paraId="6F4013C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165.89</w:t>
            </w:r>
          </w:p>
        </w:tc>
        <w:tc>
          <w:tcPr>
            <w:tcW w:w="995" w:type="dxa"/>
            <w:tcBorders>
              <w:top w:val="nil"/>
              <w:left w:val="nil"/>
              <w:bottom w:val="nil"/>
              <w:right w:val="nil"/>
            </w:tcBorders>
            <w:shd w:val="clear" w:color="auto" w:fill="auto"/>
            <w:vAlign w:val="center"/>
            <w:hideMark/>
          </w:tcPr>
          <w:p w14:paraId="0842FA3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4.924***</w:t>
            </w:r>
          </w:p>
        </w:tc>
        <w:tc>
          <w:tcPr>
            <w:tcW w:w="798" w:type="dxa"/>
            <w:tcBorders>
              <w:top w:val="nil"/>
              <w:left w:val="nil"/>
              <w:bottom w:val="nil"/>
              <w:right w:val="nil"/>
            </w:tcBorders>
            <w:shd w:val="clear" w:color="auto" w:fill="auto"/>
            <w:vAlign w:val="center"/>
            <w:hideMark/>
          </w:tcPr>
          <w:p w14:paraId="0C85792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178.32</w:t>
            </w:r>
          </w:p>
        </w:tc>
        <w:tc>
          <w:tcPr>
            <w:tcW w:w="630" w:type="dxa"/>
            <w:tcBorders>
              <w:top w:val="nil"/>
              <w:left w:val="nil"/>
              <w:bottom w:val="nil"/>
              <w:right w:val="nil"/>
            </w:tcBorders>
            <w:shd w:val="clear" w:color="auto" w:fill="auto"/>
            <w:vAlign w:val="center"/>
            <w:hideMark/>
          </w:tcPr>
          <w:p w14:paraId="7784B17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174.23</w:t>
            </w:r>
          </w:p>
        </w:tc>
        <w:tc>
          <w:tcPr>
            <w:tcW w:w="995" w:type="dxa"/>
            <w:tcBorders>
              <w:top w:val="nil"/>
              <w:left w:val="nil"/>
              <w:bottom w:val="nil"/>
              <w:right w:val="nil"/>
            </w:tcBorders>
            <w:shd w:val="clear" w:color="auto" w:fill="auto"/>
            <w:vAlign w:val="center"/>
            <w:hideMark/>
          </w:tcPr>
          <w:p w14:paraId="3899113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4.090***</w:t>
            </w:r>
          </w:p>
        </w:tc>
        <w:tc>
          <w:tcPr>
            <w:tcW w:w="798" w:type="dxa"/>
            <w:tcBorders>
              <w:top w:val="nil"/>
              <w:left w:val="nil"/>
              <w:bottom w:val="nil"/>
              <w:right w:val="nil"/>
            </w:tcBorders>
            <w:shd w:val="clear" w:color="auto" w:fill="auto"/>
            <w:vAlign w:val="center"/>
            <w:hideMark/>
          </w:tcPr>
          <w:p w14:paraId="6335ABD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184.29</w:t>
            </w:r>
          </w:p>
        </w:tc>
        <w:tc>
          <w:tcPr>
            <w:tcW w:w="630" w:type="dxa"/>
            <w:tcBorders>
              <w:top w:val="nil"/>
              <w:left w:val="nil"/>
              <w:bottom w:val="nil"/>
              <w:right w:val="nil"/>
            </w:tcBorders>
            <w:shd w:val="clear" w:color="auto" w:fill="auto"/>
            <w:vAlign w:val="center"/>
            <w:hideMark/>
          </w:tcPr>
          <w:p w14:paraId="1D0D460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179.34</w:t>
            </w:r>
          </w:p>
        </w:tc>
        <w:tc>
          <w:tcPr>
            <w:tcW w:w="995" w:type="dxa"/>
            <w:tcBorders>
              <w:top w:val="nil"/>
              <w:left w:val="nil"/>
              <w:bottom w:val="nil"/>
              <w:right w:val="nil"/>
            </w:tcBorders>
            <w:shd w:val="clear" w:color="auto" w:fill="auto"/>
            <w:vAlign w:val="center"/>
            <w:hideMark/>
          </w:tcPr>
          <w:p w14:paraId="2144FB0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4.944***</w:t>
            </w:r>
          </w:p>
        </w:tc>
        <w:tc>
          <w:tcPr>
            <w:tcW w:w="798" w:type="dxa"/>
            <w:tcBorders>
              <w:top w:val="nil"/>
              <w:left w:val="nil"/>
              <w:bottom w:val="nil"/>
              <w:right w:val="nil"/>
            </w:tcBorders>
            <w:shd w:val="clear" w:color="auto" w:fill="auto"/>
            <w:vAlign w:val="center"/>
            <w:hideMark/>
          </w:tcPr>
          <w:p w14:paraId="6E5EE5A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190.42</w:t>
            </w:r>
          </w:p>
        </w:tc>
        <w:tc>
          <w:tcPr>
            <w:tcW w:w="630" w:type="dxa"/>
            <w:tcBorders>
              <w:top w:val="nil"/>
              <w:left w:val="nil"/>
              <w:bottom w:val="nil"/>
              <w:right w:val="nil"/>
            </w:tcBorders>
            <w:shd w:val="clear" w:color="auto" w:fill="auto"/>
            <w:vAlign w:val="center"/>
            <w:hideMark/>
          </w:tcPr>
          <w:p w14:paraId="499D14A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176.69</w:t>
            </w:r>
          </w:p>
        </w:tc>
        <w:tc>
          <w:tcPr>
            <w:tcW w:w="995" w:type="dxa"/>
            <w:tcBorders>
              <w:top w:val="nil"/>
              <w:left w:val="nil"/>
              <w:bottom w:val="nil"/>
              <w:right w:val="nil"/>
            </w:tcBorders>
            <w:shd w:val="clear" w:color="auto" w:fill="auto"/>
            <w:vAlign w:val="center"/>
            <w:hideMark/>
          </w:tcPr>
          <w:p w14:paraId="2A2E348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13.72***</w:t>
            </w:r>
          </w:p>
        </w:tc>
        <w:tc>
          <w:tcPr>
            <w:tcW w:w="798" w:type="dxa"/>
            <w:tcBorders>
              <w:top w:val="nil"/>
              <w:left w:val="nil"/>
              <w:bottom w:val="nil"/>
              <w:right w:val="nil"/>
            </w:tcBorders>
            <w:shd w:val="clear" w:color="auto" w:fill="auto"/>
            <w:vAlign w:val="center"/>
            <w:hideMark/>
          </w:tcPr>
          <w:p w14:paraId="49A2853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205.04</w:t>
            </w:r>
          </w:p>
        </w:tc>
        <w:tc>
          <w:tcPr>
            <w:tcW w:w="630" w:type="dxa"/>
            <w:tcBorders>
              <w:top w:val="nil"/>
              <w:left w:val="nil"/>
              <w:bottom w:val="nil"/>
              <w:right w:val="nil"/>
            </w:tcBorders>
            <w:shd w:val="clear" w:color="auto" w:fill="auto"/>
            <w:vAlign w:val="center"/>
            <w:hideMark/>
          </w:tcPr>
          <w:p w14:paraId="7ADDB58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191.10</w:t>
            </w:r>
          </w:p>
        </w:tc>
        <w:tc>
          <w:tcPr>
            <w:tcW w:w="995" w:type="dxa"/>
            <w:tcBorders>
              <w:top w:val="nil"/>
              <w:left w:val="nil"/>
              <w:bottom w:val="nil"/>
              <w:right w:val="nil"/>
            </w:tcBorders>
            <w:shd w:val="clear" w:color="auto" w:fill="auto"/>
            <w:vAlign w:val="center"/>
            <w:hideMark/>
          </w:tcPr>
          <w:p w14:paraId="268A8D8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13.94***</w:t>
            </w:r>
          </w:p>
        </w:tc>
        <w:tc>
          <w:tcPr>
            <w:tcW w:w="798" w:type="dxa"/>
            <w:tcBorders>
              <w:top w:val="nil"/>
              <w:left w:val="nil"/>
              <w:bottom w:val="nil"/>
              <w:right w:val="nil"/>
            </w:tcBorders>
            <w:shd w:val="clear" w:color="auto" w:fill="auto"/>
            <w:vAlign w:val="center"/>
            <w:hideMark/>
          </w:tcPr>
          <w:p w14:paraId="2C6473F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210.36</w:t>
            </w:r>
          </w:p>
        </w:tc>
        <w:tc>
          <w:tcPr>
            <w:tcW w:w="630" w:type="dxa"/>
            <w:tcBorders>
              <w:top w:val="nil"/>
              <w:left w:val="nil"/>
              <w:bottom w:val="nil"/>
              <w:right w:val="nil"/>
            </w:tcBorders>
            <w:shd w:val="clear" w:color="auto" w:fill="auto"/>
            <w:vAlign w:val="center"/>
            <w:hideMark/>
          </w:tcPr>
          <w:p w14:paraId="24C0E71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197.69</w:t>
            </w:r>
          </w:p>
        </w:tc>
        <w:tc>
          <w:tcPr>
            <w:tcW w:w="1048" w:type="dxa"/>
            <w:tcBorders>
              <w:top w:val="nil"/>
              <w:left w:val="nil"/>
              <w:bottom w:val="nil"/>
              <w:right w:val="nil"/>
            </w:tcBorders>
            <w:shd w:val="clear" w:color="auto" w:fill="auto"/>
            <w:vAlign w:val="center"/>
            <w:hideMark/>
          </w:tcPr>
          <w:p w14:paraId="176DADC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12.67***</w:t>
            </w:r>
          </w:p>
        </w:tc>
      </w:tr>
      <w:tr w:rsidR="00F81DC8" w:rsidRPr="00F81DC8" w14:paraId="07B2022E" w14:textId="77777777" w:rsidTr="00F81DC8">
        <w:trPr>
          <w:trHeight w:val="450"/>
        </w:trPr>
        <w:tc>
          <w:tcPr>
            <w:tcW w:w="1440" w:type="dxa"/>
            <w:tcBorders>
              <w:top w:val="nil"/>
              <w:left w:val="nil"/>
              <w:bottom w:val="nil"/>
              <w:right w:val="nil"/>
            </w:tcBorders>
            <w:shd w:val="clear" w:color="auto" w:fill="auto"/>
            <w:vAlign w:val="center"/>
            <w:hideMark/>
          </w:tcPr>
          <w:p w14:paraId="3DF931A8"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proofErr w:type="spellStart"/>
            <w:r w:rsidRPr="00F81DC8">
              <w:rPr>
                <w:rFonts w:ascii="Arial" w:eastAsia="Times New Roman" w:hAnsi="Arial" w:cs="Arial"/>
                <w:b/>
                <w:bCs/>
                <w:color w:val="000000"/>
                <w:sz w:val="16"/>
                <w:szCs w:val="16"/>
                <w:lang w:eastAsia="pt-BR"/>
              </w:rPr>
              <w:t>Profic</w:t>
            </w:r>
            <w:proofErr w:type="spellEnd"/>
            <w:r w:rsidRPr="00F81DC8">
              <w:rPr>
                <w:rFonts w:ascii="Arial" w:eastAsia="Times New Roman" w:hAnsi="Arial" w:cs="Arial"/>
                <w:b/>
                <w:bCs/>
                <w:color w:val="000000"/>
                <w:sz w:val="16"/>
                <w:szCs w:val="16"/>
                <w:lang w:eastAsia="pt-BR"/>
              </w:rPr>
              <w:t>. Matemática</w:t>
            </w:r>
          </w:p>
        </w:tc>
        <w:tc>
          <w:tcPr>
            <w:tcW w:w="798" w:type="dxa"/>
            <w:tcBorders>
              <w:top w:val="nil"/>
              <w:left w:val="nil"/>
              <w:bottom w:val="nil"/>
              <w:right w:val="nil"/>
            </w:tcBorders>
            <w:shd w:val="clear" w:color="auto" w:fill="auto"/>
            <w:vAlign w:val="center"/>
            <w:hideMark/>
          </w:tcPr>
          <w:p w14:paraId="1BF2CBB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187.68</w:t>
            </w:r>
          </w:p>
        </w:tc>
        <w:tc>
          <w:tcPr>
            <w:tcW w:w="630" w:type="dxa"/>
            <w:tcBorders>
              <w:top w:val="nil"/>
              <w:left w:val="nil"/>
              <w:bottom w:val="nil"/>
              <w:right w:val="nil"/>
            </w:tcBorders>
            <w:shd w:val="clear" w:color="auto" w:fill="auto"/>
            <w:vAlign w:val="center"/>
            <w:hideMark/>
          </w:tcPr>
          <w:p w14:paraId="4C7D91C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181.75</w:t>
            </w:r>
          </w:p>
        </w:tc>
        <w:tc>
          <w:tcPr>
            <w:tcW w:w="995" w:type="dxa"/>
            <w:tcBorders>
              <w:top w:val="nil"/>
              <w:left w:val="nil"/>
              <w:bottom w:val="nil"/>
              <w:right w:val="nil"/>
            </w:tcBorders>
            <w:shd w:val="clear" w:color="auto" w:fill="auto"/>
            <w:vAlign w:val="center"/>
            <w:hideMark/>
          </w:tcPr>
          <w:p w14:paraId="084E73E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5.936***</w:t>
            </w:r>
          </w:p>
        </w:tc>
        <w:tc>
          <w:tcPr>
            <w:tcW w:w="798" w:type="dxa"/>
            <w:tcBorders>
              <w:top w:val="nil"/>
              <w:left w:val="nil"/>
              <w:bottom w:val="nil"/>
              <w:right w:val="nil"/>
            </w:tcBorders>
            <w:shd w:val="clear" w:color="auto" w:fill="auto"/>
            <w:vAlign w:val="center"/>
            <w:hideMark/>
          </w:tcPr>
          <w:p w14:paraId="44C070D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198.58</w:t>
            </w:r>
          </w:p>
        </w:tc>
        <w:tc>
          <w:tcPr>
            <w:tcW w:w="630" w:type="dxa"/>
            <w:tcBorders>
              <w:top w:val="nil"/>
              <w:left w:val="nil"/>
              <w:bottom w:val="nil"/>
              <w:right w:val="nil"/>
            </w:tcBorders>
            <w:shd w:val="clear" w:color="auto" w:fill="auto"/>
            <w:vAlign w:val="center"/>
            <w:hideMark/>
          </w:tcPr>
          <w:p w14:paraId="25B64D8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192.90</w:t>
            </w:r>
          </w:p>
        </w:tc>
        <w:tc>
          <w:tcPr>
            <w:tcW w:w="995" w:type="dxa"/>
            <w:tcBorders>
              <w:top w:val="nil"/>
              <w:left w:val="nil"/>
              <w:bottom w:val="nil"/>
              <w:right w:val="nil"/>
            </w:tcBorders>
            <w:shd w:val="clear" w:color="auto" w:fill="auto"/>
            <w:vAlign w:val="center"/>
            <w:hideMark/>
          </w:tcPr>
          <w:p w14:paraId="5DC961A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5.674***</w:t>
            </w:r>
          </w:p>
        </w:tc>
        <w:tc>
          <w:tcPr>
            <w:tcW w:w="798" w:type="dxa"/>
            <w:tcBorders>
              <w:top w:val="nil"/>
              <w:left w:val="nil"/>
              <w:bottom w:val="nil"/>
              <w:right w:val="nil"/>
            </w:tcBorders>
            <w:shd w:val="clear" w:color="auto" w:fill="auto"/>
            <w:vAlign w:val="center"/>
            <w:hideMark/>
          </w:tcPr>
          <w:p w14:paraId="11B4183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204.00</w:t>
            </w:r>
          </w:p>
        </w:tc>
        <w:tc>
          <w:tcPr>
            <w:tcW w:w="630" w:type="dxa"/>
            <w:tcBorders>
              <w:top w:val="nil"/>
              <w:left w:val="nil"/>
              <w:bottom w:val="nil"/>
              <w:right w:val="nil"/>
            </w:tcBorders>
            <w:shd w:val="clear" w:color="auto" w:fill="auto"/>
            <w:vAlign w:val="center"/>
            <w:hideMark/>
          </w:tcPr>
          <w:p w14:paraId="4510BF1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196.21</w:t>
            </w:r>
          </w:p>
        </w:tc>
        <w:tc>
          <w:tcPr>
            <w:tcW w:w="995" w:type="dxa"/>
            <w:tcBorders>
              <w:top w:val="nil"/>
              <w:left w:val="nil"/>
              <w:bottom w:val="nil"/>
              <w:right w:val="nil"/>
            </w:tcBorders>
            <w:shd w:val="clear" w:color="auto" w:fill="auto"/>
            <w:vAlign w:val="center"/>
            <w:hideMark/>
          </w:tcPr>
          <w:p w14:paraId="2E7F53B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7.791***</w:t>
            </w:r>
          </w:p>
        </w:tc>
        <w:tc>
          <w:tcPr>
            <w:tcW w:w="798" w:type="dxa"/>
            <w:tcBorders>
              <w:top w:val="nil"/>
              <w:left w:val="nil"/>
              <w:bottom w:val="nil"/>
              <w:right w:val="nil"/>
            </w:tcBorders>
            <w:shd w:val="clear" w:color="auto" w:fill="auto"/>
            <w:vAlign w:val="center"/>
            <w:hideMark/>
          </w:tcPr>
          <w:p w14:paraId="65BB20B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205.94</w:t>
            </w:r>
          </w:p>
        </w:tc>
        <w:tc>
          <w:tcPr>
            <w:tcW w:w="630" w:type="dxa"/>
            <w:tcBorders>
              <w:top w:val="nil"/>
              <w:left w:val="nil"/>
              <w:bottom w:val="nil"/>
              <w:right w:val="nil"/>
            </w:tcBorders>
            <w:shd w:val="clear" w:color="auto" w:fill="auto"/>
            <w:vAlign w:val="center"/>
            <w:hideMark/>
          </w:tcPr>
          <w:p w14:paraId="56E3F8A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190.56</w:t>
            </w:r>
          </w:p>
        </w:tc>
        <w:tc>
          <w:tcPr>
            <w:tcW w:w="995" w:type="dxa"/>
            <w:tcBorders>
              <w:top w:val="nil"/>
              <w:left w:val="nil"/>
              <w:bottom w:val="nil"/>
              <w:right w:val="nil"/>
            </w:tcBorders>
            <w:shd w:val="clear" w:color="auto" w:fill="auto"/>
            <w:vAlign w:val="center"/>
            <w:hideMark/>
          </w:tcPr>
          <w:p w14:paraId="02C6300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15.38***</w:t>
            </w:r>
          </w:p>
        </w:tc>
        <w:tc>
          <w:tcPr>
            <w:tcW w:w="798" w:type="dxa"/>
            <w:tcBorders>
              <w:top w:val="nil"/>
              <w:left w:val="nil"/>
              <w:bottom w:val="nil"/>
              <w:right w:val="nil"/>
            </w:tcBorders>
            <w:shd w:val="clear" w:color="auto" w:fill="auto"/>
            <w:vAlign w:val="center"/>
            <w:hideMark/>
          </w:tcPr>
          <w:p w14:paraId="082C3EF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217.25</w:t>
            </w:r>
          </w:p>
        </w:tc>
        <w:tc>
          <w:tcPr>
            <w:tcW w:w="630" w:type="dxa"/>
            <w:tcBorders>
              <w:top w:val="nil"/>
              <w:left w:val="nil"/>
              <w:bottom w:val="nil"/>
              <w:right w:val="nil"/>
            </w:tcBorders>
            <w:shd w:val="clear" w:color="auto" w:fill="auto"/>
            <w:vAlign w:val="center"/>
            <w:hideMark/>
          </w:tcPr>
          <w:p w14:paraId="2478C18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202.37</w:t>
            </w:r>
          </w:p>
        </w:tc>
        <w:tc>
          <w:tcPr>
            <w:tcW w:w="995" w:type="dxa"/>
            <w:tcBorders>
              <w:top w:val="nil"/>
              <w:left w:val="nil"/>
              <w:bottom w:val="nil"/>
              <w:right w:val="nil"/>
            </w:tcBorders>
            <w:shd w:val="clear" w:color="auto" w:fill="auto"/>
            <w:vAlign w:val="center"/>
            <w:hideMark/>
          </w:tcPr>
          <w:p w14:paraId="47A55E8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14.88***</w:t>
            </w:r>
          </w:p>
        </w:tc>
        <w:tc>
          <w:tcPr>
            <w:tcW w:w="798" w:type="dxa"/>
            <w:tcBorders>
              <w:top w:val="nil"/>
              <w:left w:val="nil"/>
              <w:bottom w:val="nil"/>
              <w:right w:val="nil"/>
            </w:tcBorders>
            <w:shd w:val="clear" w:color="auto" w:fill="auto"/>
            <w:vAlign w:val="center"/>
            <w:hideMark/>
          </w:tcPr>
          <w:p w14:paraId="2E2853B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220.01</w:t>
            </w:r>
          </w:p>
        </w:tc>
        <w:tc>
          <w:tcPr>
            <w:tcW w:w="630" w:type="dxa"/>
            <w:tcBorders>
              <w:top w:val="nil"/>
              <w:left w:val="nil"/>
              <w:bottom w:val="nil"/>
              <w:right w:val="nil"/>
            </w:tcBorders>
            <w:shd w:val="clear" w:color="auto" w:fill="auto"/>
            <w:vAlign w:val="center"/>
            <w:hideMark/>
          </w:tcPr>
          <w:p w14:paraId="5C20A6F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205.78</w:t>
            </w:r>
          </w:p>
        </w:tc>
        <w:tc>
          <w:tcPr>
            <w:tcW w:w="1048" w:type="dxa"/>
            <w:tcBorders>
              <w:top w:val="nil"/>
              <w:left w:val="nil"/>
              <w:bottom w:val="nil"/>
              <w:right w:val="nil"/>
            </w:tcBorders>
            <w:shd w:val="clear" w:color="auto" w:fill="auto"/>
            <w:vAlign w:val="center"/>
            <w:hideMark/>
          </w:tcPr>
          <w:p w14:paraId="6BB1310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14.22***</w:t>
            </w:r>
          </w:p>
        </w:tc>
      </w:tr>
      <w:tr w:rsidR="00F81DC8" w:rsidRPr="00F81DC8" w14:paraId="4F363F24" w14:textId="77777777" w:rsidTr="00F81DC8">
        <w:trPr>
          <w:trHeight w:val="319"/>
        </w:trPr>
        <w:tc>
          <w:tcPr>
            <w:tcW w:w="16031" w:type="dxa"/>
            <w:gridSpan w:val="19"/>
            <w:tcBorders>
              <w:top w:val="nil"/>
              <w:left w:val="nil"/>
              <w:bottom w:val="nil"/>
              <w:right w:val="nil"/>
            </w:tcBorders>
            <w:shd w:val="clear" w:color="auto" w:fill="auto"/>
            <w:vAlign w:val="center"/>
            <w:hideMark/>
          </w:tcPr>
          <w:p w14:paraId="530A5A47"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Individuais</w:t>
            </w:r>
          </w:p>
        </w:tc>
      </w:tr>
      <w:tr w:rsidR="00F81DC8" w:rsidRPr="00F81DC8" w14:paraId="509951EA" w14:textId="77777777" w:rsidTr="00F81DC8">
        <w:trPr>
          <w:trHeight w:val="319"/>
        </w:trPr>
        <w:tc>
          <w:tcPr>
            <w:tcW w:w="1440" w:type="dxa"/>
            <w:tcBorders>
              <w:top w:val="nil"/>
              <w:left w:val="nil"/>
              <w:bottom w:val="nil"/>
              <w:right w:val="nil"/>
            </w:tcBorders>
            <w:shd w:val="clear" w:color="auto" w:fill="auto"/>
            <w:vAlign w:val="center"/>
            <w:hideMark/>
          </w:tcPr>
          <w:p w14:paraId="6F2130C0"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Raça</w:t>
            </w:r>
          </w:p>
        </w:tc>
        <w:tc>
          <w:tcPr>
            <w:tcW w:w="798" w:type="dxa"/>
            <w:tcBorders>
              <w:top w:val="nil"/>
              <w:left w:val="nil"/>
              <w:bottom w:val="nil"/>
              <w:right w:val="nil"/>
            </w:tcBorders>
            <w:shd w:val="clear" w:color="auto" w:fill="auto"/>
            <w:vAlign w:val="center"/>
            <w:hideMark/>
          </w:tcPr>
          <w:p w14:paraId="67582C6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2.33</w:t>
            </w:r>
          </w:p>
        </w:tc>
        <w:tc>
          <w:tcPr>
            <w:tcW w:w="630" w:type="dxa"/>
            <w:tcBorders>
              <w:top w:val="nil"/>
              <w:left w:val="nil"/>
              <w:bottom w:val="nil"/>
              <w:right w:val="nil"/>
            </w:tcBorders>
            <w:shd w:val="clear" w:color="auto" w:fill="auto"/>
            <w:vAlign w:val="center"/>
            <w:hideMark/>
          </w:tcPr>
          <w:p w14:paraId="3CAD93B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2.42</w:t>
            </w:r>
          </w:p>
        </w:tc>
        <w:tc>
          <w:tcPr>
            <w:tcW w:w="995" w:type="dxa"/>
            <w:tcBorders>
              <w:top w:val="nil"/>
              <w:left w:val="nil"/>
              <w:bottom w:val="nil"/>
              <w:right w:val="nil"/>
            </w:tcBorders>
            <w:shd w:val="clear" w:color="auto" w:fill="auto"/>
            <w:vAlign w:val="center"/>
            <w:hideMark/>
          </w:tcPr>
          <w:p w14:paraId="6A09855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-0.0864***</w:t>
            </w:r>
          </w:p>
        </w:tc>
        <w:tc>
          <w:tcPr>
            <w:tcW w:w="798" w:type="dxa"/>
            <w:tcBorders>
              <w:top w:val="nil"/>
              <w:left w:val="nil"/>
              <w:bottom w:val="nil"/>
              <w:right w:val="nil"/>
            </w:tcBorders>
            <w:shd w:val="clear" w:color="auto" w:fill="auto"/>
            <w:vAlign w:val="center"/>
            <w:hideMark/>
          </w:tcPr>
          <w:p w14:paraId="0A4D1F9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2.30</w:t>
            </w:r>
          </w:p>
        </w:tc>
        <w:tc>
          <w:tcPr>
            <w:tcW w:w="630" w:type="dxa"/>
            <w:tcBorders>
              <w:top w:val="nil"/>
              <w:left w:val="nil"/>
              <w:bottom w:val="nil"/>
              <w:right w:val="nil"/>
            </w:tcBorders>
            <w:shd w:val="clear" w:color="auto" w:fill="auto"/>
            <w:vAlign w:val="center"/>
            <w:hideMark/>
          </w:tcPr>
          <w:p w14:paraId="4BC2AF0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2.40</w:t>
            </w:r>
          </w:p>
        </w:tc>
        <w:tc>
          <w:tcPr>
            <w:tcW w:w="995" w:type="dxa"/>
            <w:tcBorders>
              <w:top w:val="nil"/>
              <w:left w:val="nil"/>
              <w:bottom w:val="nil"/>
              <w:right w:val="nil"/>
            </w:tcBorders>
            <w:shd w:val="clear" w:color="auto" w:fill="auto"/>
            <w:vAlign w:val="center"/>
            <w:hideMark/>
          </w:tcPr>
          <w:p w14:paraId="06C1E6C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-0.103***</w:t>
            </w:r>
          </w:p>
        </w:tc>
        <w:tc>
          <w:tcPr>
            <w:tcW w:w="798" w:type="dxa"/>
            <w:tcBorders>
              <w:top w:val="nil"/>
              <w:left w:val="nil"/>
              <w:bottom w:val="nil"/>
              <w:right w:val="nil"/>
            </w:tcBorders>
            <w:shd w:val="clear" w:color="auto" w:fill="auto"/>
            <w:vAlign w:val="center"/>
            <w:hideMark/>
          </w:tcPr>
          <w:p w14:paraId="57BF397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2.68</w:t>
            </w:r>
          </w:p>
        </w:tc>
        <w:tc>
          <w:tcPr>
            <w:tcW w:w="630" w:type="dxa"/>
            <w:tcBorders>
              <w:top w:val="nil"/>
              <w:left w:val="nil"/>
              <w:bottom w:val="nil"/>
              <w:right w:val="nil"/>
            </w:tcBorders>
            <w:shd w:val="clear" w:color="auto" w:fill="auto"/>
            <w:vAlign w:val="center"/>
            <w:hideMark/>
          </w:tcPr>
          <w:p w14:paraId="5E0C1D3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2.92</w:t>
            </w:r>
          </w:p>
        </w:tc>
        <w:tc>
          <w:tcPr>
            <w:tcW w:w="995" w:type="dxa"/>
            <w:tcBorders>
              <w:top w:val="nil"/>
              <w:left w:val="nil"/>
              <w:bottom w:val="nil"/>
              <w:right w:val="nil"/>
            </w:tcBorders>
            <w:shd w:val="clear" w:color="auto" w:fill="auto"/>
            <w:vAlign w:val="center"/>
            <w:hideMark/>
          </w:tcPr>
          <w:p w14:paraId="11C8928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-0.244***</w:t>
            </w:r>
          </w:p>
        </w:tc>
        <w:tc>
          <w:tcPr>
            <w:tcW w:w="798" w:type="dxa"/>
            <w:tcBorders>
              <w:top w:val="nil"/>
              <w:left w:val="nil"/>
              <w:bottom w:val="nil"/>
              <w:right w:val="nil"/>
            </w:tcBorders>
            <w:shd w:val="clear" w:color="auto" w:fill="auto"/>
            <w:vAlign w:val="center"/>
            <w:hideMark/>
          </w:tcPr>
          <w:p w14:paraId="56AB1C7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2.79</w:t>
            </w:r>
          </w:p>
        </w:tc>
        <w:tc>
          <w:tcPr>
            <w:tcW w:w="630" w:type="dxa"/>
            <w:tcBorders>
              <w:top w:val="nil"/>
              <w:left w:val="nil"/>
              <w:bottom w:val="nil"/>
              <w:right w:val="nil"/>
            </w:tcBorders>
            <w:shd w:val="clear" w:color="auto" w:fill="auto"/>
            <w:vAlign w:val="center"/>
            <w:hideMark/>
          </w:tcPr>
          <w:p w14:paraId="7D6EE02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2.90</w:t>
            </w:r>
          </w:p>
        </w:tc>
        <w:tc>
          <w:tcPr>
            <w:tcW w:w="995" w:type="dxa"/>
            <w:tcBorders>
              <w:top w:val="nil"/>
              <w:left w:val="nil"/>
              <w:bottom w:val="nil"/>
              <w:right w:val="nil"/>
            </w:tcBorders>
            <w:shd w:val="clear" w:color="auto" w:fill="auto"/>
            <w:vAlign w:val="center"/>
            <w:hideMark/>
          </w:tcPr>
          <w:p w14:paraId="2199645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-0.111***</w:t>
            </w:r>
          </w:p>
        </w:tc>
        <w:tc>
          <w:tcPr>
            <w:tcW w:w="798" w:type="dxa"/>
            <w:tcBorders>
              <w:top w:val="nil"/>
              <w:left w:val="nil"/>
              <w:bottom w:val="nil"/>
              <w:right w:val="nil"/>
            </w:tcBorders>
            <w:shd w:val="clear" w:color="auto" w:fill="auto"/>
            <w:vAlign w:val="center"/>
            <w:hideMark/>
          </w:tcPr>
          <w:p w14:paraId="14AA944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2.84</w:t>
            </w:r>
          </w:p>
        </w:tc>
        <w:tc>
          <w:tcPr>
            <w:tcW w:w="630" w:type="dxa"/>
            <w:tcBorders>
              <w:top w:val="nil"/>
              <w:left w:val="nil"/>
              <w:bottom w:val="nil"/>
              <w:right w:val="nil"/>
            </w:tcBorders>
            <w:shd w:val="clear" w:color="auto" w:fill="auto"/>
            <w:vAlign w:val="center"/>
            <w:hideMark/>
          </w:tcPr>
          <w:p w14:paraId="6F063BC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2.95</w:t>
            </w:r>
          </w:p>
        </w:tc>
        <w:tc>
          <w:tcPr>
            <w:tcW w:w="995" w:type="dxa"/>
            <w:tcBorders>
              <w:top w:val="nil"/>
              <w:left w:val="nil"/>
              <w:bottom w:val="nil"/>
              <w:right w:val="nil"/>
            </w:tcBorders>
            <w:shd w:val="clear" w:color="auto" w:fill="auto"/>
            <w:vAlign w:val="center"/>
            <w:hideMark/>
          </w:tcPr>
          <w:p w14:paraId="5D2F598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-0.104***</w:t>
            </w:r>
          </w:p>
        </w:tc>
        <w:tc>
          <w:tcPr>
            <w:tcW w:w="798" w:type="dxa"/>
            <w:tcBorders>
              <w:top w:val="nil"/>
              <w:left w:val="nil"/>
              <w:bottom w:val="nil"/>
              <w:right w:val="nil"/>
            </w:tcBorders>
            <w:shd w:val="clear" w:color="auto" w:fill="auto"/>
            <w:vAlign w:val="center"/>
            <w:hideMark/>
          </w:tcPr>
          <w:p w14:paraId="7C8A074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2.72</w:t>
            </w:r>
          </w:p>
        </w:tc>
        <w:tc>
          <w:tcPr>
            <w:tcW w:w="630" w:type="dxa"/>
            <w:tcBorders>
              <w:top w:val="nil"/>
              <w:left w:val="nil"/>
              <w:bottom w:val="nil"/>
              <w:right w:val="nil"/>
            </w:tcBorders>
            <w:shd w:val="clear" w:color="auto" w:fill="auto"/>
            <w:vAlign w:val="center"/>
            <w:hideMark/>
          </w:tcPr>
          <w:p w14:paraId="5645FEF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2.80</w:t>
            </w:r>
          </w:p>
        </w:tc>
        <w:tc>
          <w:tcPr>
            <w:tcW w:w="1048" w:type="dxa"/>
            <w:tcBorders>
              <w:top w:val="nil"/>
              <w:left w:val="nil"/>
              <w:bottom w:val="nil"/>
              <w:right w:val="nil"/>
            </w:tcBorders>
            <w:shd w:val="clear" w:color="auto" w:fill="auto"/>
            <w:vAlign w:val="center"/>
            <w:hideMark/>
          </w:tcPr>
          <w:p w14:paraId="5653315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-0.0846***</w:t>
            </w:r>
          </w:p>
        </w:tc>
      </w:tr>
      <w:tr w:rsidR="00F81DC8" w:rsidRPr="00F81DC8" w14:paraId="1D85A890" w14:textId="77777777" w:rsidTr="00F81DC8">
        <w:trPr>
          <w:trHeight w:val="450"/>
        </w:trPr>
        <w:tc>
          <w:tcPr>
            <w:tcW w:w="1440" w:type="dxa"/>
            <w:tcBorders>
              <w:top w:val="nil"/>
              <w:left w:val="nil"/>
              <w:bottom w:val="nil"/>
              <w:right w:val="nil"/>
            </w:tcBorders>
            <w:shd w:val="clear" w:color="auto" w:fill="auto"/>
            <w:vAlign w:val="center"/>
            <w:hideMark/>
          </w:tcPr>
          <w:p w14:paraId="24E86064" w14:textId="408437B4"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Status Socioeconômico</w:t>
            </w:r>
          </w:p>
        </w:tc>
        <w:tc>
          <w:tcPr>
            <w:tcW w:w="798" w:type="dxa"/>
            <w:tcBorders>
              <w:top w:val="nil"/>
              <w:left w:val="nil"/>
              <w:bottom w:val="nil"/>
              <w:right w:val="nil"/>
            </w:tcBorders>
            <w:shd w:val="clear" w:color="auto" w:fill="auto"/>
            <w:vAlign w:val="center"/>
            <w:hideMark/>
          </w:tcPr>
          <w:p w14:paraId="01C6A2C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3C5EE2C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0.39</w:t>
            </w:r>
          </w:p>
        </w:tc>
        <w:tc>
          <w:tcPr>
            <w:tcW w:w="995" w:type="dxa"/>
            <w:tcBorders>
              <w:top w:val="nil"/>
              <w:left w:val="nil"/>
              <w:bottom w:val="nil"/>
              <w:right w:val="nil"/>
            </w:tcBorders>
            <w:shd w:val="clear" w:color="auto" w:fill="auto"/>
            <w:vAlign w:val="center"/>
            <w:hideMark/>
          </w:tcPr>
          <w:p w14:paraId="1F2F31F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0.0299***</w:t>
            </w:r>
          </w:p>
        </w:tc>
        <w:tc>
          <w:tcPr>
            <w:tcW w:w="798" w:type="dxa"/>
            <w:tcBorders>
              <w:top w:val="nil"/>
              <w:left w:val="nil"/>
              <w:bottom w:val="nil"/>
              <w:right w:val="nil"/>
            </w:tcBorders>
            <w:shd w:val="clear" w:color="auto" w:fill="auto"/>
            <w:vAlign w:val="center"/>
            <w:hideMark/>
          </w:tcPr>
          <w:p w14:paraId="709C54E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3872E88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0.38</w:t>
            </w:r>
          </w:p>
        </w:tc>
        <w:tc>
          <w:tcPr>
            <w:tcW w:w="995" w:type="dxa"/>
            <w:tcBorders>
              <w:top w:val="nil"/>
              <w:left w:val="nil"/>
              <w:bottom w:val="nil"/>
              <w:right w:val="nil"/>
            </w:tcBorders>
            <w:shd w:val="clear" w:color="auto" w:fill="auto"/>
            <w:vAlign w:val="center"/>
            <w:hideMark/>
          </w:tcPr>
          <w:p w14:paraId="2B4F7A8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0.0384***</w:t>
            </w:r>
          </w:p>
        </w:tc>
        <w:tc>
          <w:tcPr>
            <w:tcW w:w="798" w:type="dxa"/>
            <w:tcBorders>
              <w:top w:val="nil"/>
              <w:left w:val="nil"/>
              <w:bottom w:val="nil"/>
              <w:right w:val="nil"/>
            </w:tcBorders>
            <w:shd w:val="clear" w:color="auto" w:fill="auto"/>
            <w:vAlign w:val="center"/>
            <w:hideMark/>
          </w:tcPr>
          <w:p w14:paraId="231D689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3A41210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0.38</w:t>
            </w:r>
          </w:p>
        </w:tc>
        <w:tc>
          <w:tcPr>
            <w:tcW w:w="995" w:type="dxa"/>
            <w:tcBorders>
              <w:top w:val="nil"/>
              <w:left w:val="nil"/>
              <w:bottom w:val="nil"/>
              <w:right w:val="nil"/>
            </w:tcBorders>
            <w:shd w:val="clear" w:color="auto" w:fill="auto"/>
            <w:vAlign w:val="center"/>
            <w:hideMark/>
          </w:tcPr>
          <w:p w14:paraId="6F9CAC4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0.0336***</w:t>
            </w:r>
          </w:p>
        </w:tc>
        <w:tc>
          <w:tcPr>
            <w:tcW w:w="798" w:type="dxa"/>
            <w:tcBorders>
              <w:top w:val="nil"/>
              <w:left w:val="nil"/>
              <w:bottom w:val="nil"/>
              <w:right w:val="nil"/>
            </w:tcBorders>
            <w:shd w:val="clear" w:color="auto" w:fill="auto"/>
            <w:vAlign w:val="center"/>
            <w:hideMark/>
          </w:tcPr>
          <w:p w14:paraId="688B375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0.41</w:t>
            </w:r>
          </w:p>
        </w:tc>
        <w:tc>
          <w:tcPr>
            <w:tcW w:w="630" w:type="dxa"/>
            <w:tcBorders>
              <w:top w:val="nil"/>
              <w:left w:val="nil"/>
              <w:bottom w:val="nil"/>
              <w:right w:val="nil"/>
            </w:tcBorders>
            <w:shd w:val="clear" w:color="auto" w:fill="auto"/>
            <w:vAlign w:val="center"/>
            <w:hideMark/>
          </w:tcPr>
          <w:p w14:paraId="3FD6694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0.39</w:t>
            </w:r>
          </w:p>
        </w:tc>
        <w:tc>
          <w:tcPr>
            <w:tcW w:w="995" w:type="dxa"/>
            <w:tcBorders>
              <w:top w:val="nil"/>
              <w:left w:val="nil"/>
              <w:bottom w:val="nil"/>
              <w:right w:val="nil"/>
            </w:tcBorders>
            <w:shd w:val="clear" w:color="auto" w:fill="auto"/>
            <w:vAlign w:val="center"/>
            <w:hideMark/>
          </w:tcPr>
          <w:p w14:paraId="1F90D75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0.0242***</w:t>
            </w:r>
          </w:p>
        </w:tc>
        <w:tc>
          <w:tcPr>
            <w:tcW w:w="798" w:type="dxa"/>
            <w:tcBorders>
              <w:top w:val="nil"/>
              <w:left w:val="nil"/>
              <w:bottom w:val="nil"/>
              <w:right w:val="nil"/>
            </w:tcBorders>
            <w:shd w:val="clear" w:color="auto" w:fill="auto"/>
            <w:vAlign w:val="center"/>
            <w:hideMark/>
          </w:tcPr>
          <w:p w14:paraId="12A2716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0.41</w:t>
            </w:r>
          </w:p>
        </w:tc>
        <w:tc>
          <w:tcPr>
            <w:tcW w:w="630" w:type="dxa"/>
            <w:tcBorders>
              <w:top w:val="nil"/>
              <w:left w:val="nil"/>
              <w:bottom w:val="nil"/>
              <w:right w:val="nil"/>
            </w:tcBorders>
            <w:shd w:val="clear" w:color="auto" w:fill="auto"/>
            <w:vAlign w:val="center"/>
            <w:hideMark/>
          </w:tcPr>
          <w:p w14:paraId="7CE4A6B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0.39</w:t>
            </w:r>
          </w:p>
        </w:tc>
        <w:tc>
          <w:tcPr>
            <w:tcW w:w="995" w:type="dxa"/>
            <w:tcBorders>
              <w:top w:val="nil"/>
              <w:left w:val="nil"/>
              <w:bottom w:val="nil"/>
              <w:right w:val="nil"/>
            </w:tcBorders>
            <w:shd w:val="clear" w:color="auto" w:fill="auto"/>
            <w:vAlign w:val="center"/>
            <w:hideMark/>
          </w:tcPr>
          <w:p w14:paraId="6ADC02A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0.0238***</w:t>
            </w:r>
          </w:p>
        </w:tc>
        <w:tc>
          <w:tcPr>
            <w:tcW w:w="798" w:type="dxa"/>
            <w:tcBorders>
              <w:top w:val="nil"/>
              <w:left w:val="nil"/>
              <w:bottom w:val="nil"/>
              <w:right w:val="nil"/>
            </w:tcBorders>
            <w:shd w:val="clear" w:color="auto" w:fill="auto"/>
            <w:vAlign w:val="center"/>
            <w:hideMark/>
          </w:tcPr>
          <w:p w14:paraId="155EDAF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73024FC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0.39</w:t>
            </w:r>
          </w:p>
        </w:tc>
        <w:tc>
          <w:tcPr>
            <w:tcW w:w="1048" w:type="dxa"/>
            <w:tcBorders>
              <w:top w:val="nil"/>
              <w:left w:val="nil"/>
              <w:bottom w:val="nil"/>
              <w:right w:val="nil"/>
            </w:tcBorders>
            <w:shd w:val="clear" w:color="auto" w:fill="auto"/>
            <w:vAlign w:val="center"/>
            <w:hideMark/>
          </w:tcPr>
          <w:p w14:paraId="3ABA70C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0.0229***</w:t>
            </w:r>
          </w:p>
        </w:tc>
      </w:tr>
      <w:tr w:rsidR="00F81DC8" w:rsidRPr="00F81DC8" w14:paraId="1FC0E98F" w14:textId="77777777" w:rsidTr="00F81DC8">
        <w:trPr>
          <w:trHeight w:val="319"/>
        </w:trPr>
        <w:tc>
          <w:tcPr>
            <w:tcW w:w="1440" w:type="dxa"/>
            <w:tcBorders>
              <w:top w:val="nil"/>
              <w:left w:val="nil"/>
              <w:bottom w:val="nil"/>
              <w:right w:val="nil"/>
            </w:tcBorders>
            <w:shd w:val="clear" w:color="auto" w:fill="auto"/>
            <w:vAlign w:val="center"/>
            <w:hideMark/>
          </w:tcPr>
          <w:p w14:paraId="2BA0521D"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Computador</w:t>
            </w:r>
          </w:p>
        </w:tc>
        <w:tc>
          <w:tcPr>
            <w:tcW w:w="798" w:type="dxa"/>
            <w:tcBorders>
              <w:top w:val="nil"/>
              <w:left w:val="nil"/>
              <w:bottom w:val="nil"/>
              <w:right w:val="nil"/>
            </w:tcBorders>
            <w:shd w:val="clear" w:color="auto" w:fill="auto"/>
            <w:vAlign w:val="center"/>
            <w:hideMark/>
          </w:tcPr>
          <w:p w14:paraId="407AE60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0.30</w:t>
            </w:r>
          </w:p>
        </w:tc>
        <w:tc>
          <w:tcPr>
            <w:tcW w:w="630" w:type="dxa"/>
            <w:tcBorders>
              <w:top w:val="nil"/>
              <w:left w:val="nil"/>
              <w:bottom w:val="nil"/>
              <w:right w:val="nil"/>
            </w:tcBorders>
            <w:shd w:val="clear" w:color="auto" w:fill="auto"/>
            <w:vAlign w:val="center"/>
            <w:hideMark/>
          </w:tcPr>
          <w:p w14:paraId="45D8271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0.19</w:t>
            </w:r>
          </w:p>
        </w:tc>
        <w:tc>
          <w:tcPr>
            <w:tcW w:w="995" w:type="dxa"/>
            <w:tcBorders>
              <w:top w:val="nil"/>
              <w:left w:val="nil"/>
              <w:bottom w:val="nil"/>
              <w:right w:val="nil"/>
            </w:tcBorders>
            <w:shd w:val="clear" w:color="auto" w:fill="auto"/>
            <w:vAlign w:val="center"/>
            <w:hideMark/>
          </w:tcPr>
          <w:p w14:paraId="106050D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0.116***</w:t>
            </w:r>
          </w:p>
        </w:tc>
        <w:tc>
          <w:tcPr>
            <w:tcW w:w="798" w:type="dxa"/>
            <w:tcBorders>
              <w:top w:val="nil"/>
              <w:left w:val="nil"/>
              <w:bottom w:val="nil"/>
              <w:right w:val="nil"/>
            </w:tcBorders>
            <w:shd w:val="clear" w:color="auto" w:fill="auto"/>
            <w:vAlign w:val="center"/>
            <w:hideMark/>
          </w:tcPr>
          <w:p w14:paraId="5A09CD0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0.40</w:t>
            </w:r>
          </w:p>
        </w:tc>
        <w:tc>
          <w:tcPr>
            <w:tcW w:w="630" w:type="dxa"/>
            <w:tcBorders>
              <w:top w:val="nil"/>
              <w:left w:val="nil"/>
              <w:bottom w:val="nil"/>
              <w:right w:val="nil"/>
            </w:tcBorders>
            <w:shd w:val="clear" w:color="auto" w:fill="auto"/>
            <w:vAlign w:val="center"/>
            <w:hideMark/>
          </w:tcPr>
          <w:p w14:paraId="450C451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0.24</w:t>
            </w:r>
          </w:p>
        </w:tc>
        <w:tc>
          <w:tcPr>
            <w:tcW w:w="995" w:type="dxa"/>
            <w:tcBorders>
              <w:top w:val="nil"/>
              <w:left w:val="nil"/>
              <w:bottom w:val="nil"/>
              <w:right w:val="nil"/>
            </w:tcBorders>
            <w:shd w:val="clear" w:color="auto" w:fill="auto"/>
            <w:vAlign w:val="center"/>
            <w:hideMark/>
          </w:tcPr>
          <w:p w14:paraId="02C437C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0.160***</w:t>
            </w:r>
          </w:p>
        </w:tc>
        <w:tc>
          <w:tcPr>
            <w:tcW w:w="798" w:type="dxa"/>
            <w:tcBorders>
              <w:top w:val="nil"/>
              <w:left w:val="nil"/>
              <w:bottom w:val="nil"/>
              <w:right w:val="nil"/>
            </w:tcBorders>
            <w:shd w:val="clear" w:color="auto" w:fill="auto"/>
            <w:vAlign w:val="center"/>
            <w:hideMark/>
          </w:tcPr>
          <w:p w14:paraId="3C9BFF9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0.51</w:t>
            </w:r>
          </w:p>
        </w:tc>
        <w:tc>
          <w:tcPr>
            <w:tcW w:w="630" w:type="dxa"/>
            <w:tcBorders>
              <w:top w:val="nil"/>
              <w:left w:val="nil"/>
              <w:bottom w:val="nil"/>
              <w:right w:val="nil"/>
            </w:tcBorders>
            <w:shd w:val="clear" w:color="auto" w:fill="auto"/>
            <w:vAlign w:val="center"/>
            <w:hideMark/>
          </w:tcPr>
          <w:p w14:paraId="47A9363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0.33</w:t>
            </w:r>
          </w:p>
        </w:tc>
        <w:tc>
          <w:tcPr>
            <w:tcW w:w="995" w:type="dxa"/>
            <w:tcBorders>
              <w:top w:val="nil"/>
              <w:left w:val="nil"/>
              <w:bottom w:val="nil"/>
              <w:right w:val="nil"/>
            </w:tcBorders>
            <w:shd w:val="clear" w:color="auto" w:fill="auto"/>
            <w:vAlign w:val="center"/>
            <w:hideMark/>
          </w:tcPr>
          <w:p w14:paraId="4191140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0.186***</w:t>
            </w:r>
          </w:p>
        </w:tc>
        <w:tc>
          <w:tcPr>
            <w:tcW w:w="798" w:type="dxa"/>
            <w:tcBorders>
              <w:top w:val="nil"/>
              <w:left w:val="nil"/>
              <w:bottom w:val="nil"/>
              <w:right w:val="nil"/>
            </w:tcBorders>
            <w:shd w:val="clear" w:color="auto" w:fill="auto"/>
            <w:vAlign w:val="center"/>
            <w:hideMark/>
          </w:tcPr>
          <w:p w14:paraId="75BB022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bottom w:val="nil"/>
              <w:right w:val="nil"/>
            </w:tcBorders>
            <w:shd w:val="clear" w:color="auto" w:fill="auto"/>
            <w:vAlign w:val="center"/>
            <w:hideMark/>
          </w:tcPr>
          <w:p w14:paraId="224F4ED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0.45</w:t>
            </w:r>
          </w:p>
        </w:tc>
        <w:tc>
          <w:tcPr>
            <w:tcW w:w="995" w:type="dxa"/>
            <w:tcBorders>
              <w:top w:val="nil"/>
              <w:left w:val="nil"/>
              <w:bottom w:val="nil"/>
              <w:right w:val="nil"/>
            </w:tcBorders>
            <w:shd w:val="clear" w:color="auto" w:fill="auto"/>
            <w:vAlign w:val="center"/>
            <w:hideMark/>
          </w:tcPr>
          <w:p w14:paraId="578F731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0.168***</w:t>
            </w:r>
          </w:p>
        </w:tc>
        <w:tc>
          <w:tcPr>
            <w:tcW w:w="798" w:type="dxa"/>
            <w:tcBorders>
              <w:top w:val="nil"/>
              <w:left w:val="nil"/>
              <w:bottom w:val="nil"/>
              <w:right w:val="nil"/>
            </w:tcBorders>
            <w:shd w:val="clear" w:color="auto" w:fill="auto"/>
            <w:vAlign w:val="center"/>
            <w:hideMark/>
          </w:tcPr>
          <w:p w14:paraId="353EA73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0.60</w:t>
            </w:r>
          </w:p>
        </w:tc>
        <w:tc>
          <w:tcPr>
            <w:tcW w:w="630" w:type="dxa"/>
            <w:tcBorders>
              <w:top w:val="nil"/>
              <w:left w:val="nil"/>
              <w:bottom w:val="nil"/>
              <w:right w:val="nil"/>
            </w:tcBorders>
            <w:shd w:val="clear" w:color="auto" w:fill="auto"/>
            <w:vAlign w:val="center"/>
            <w:hideMark/>
          </w:tcPr>
          <w:p w14:paraId="3FA2113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995" w:type="dxa"/>
            <w:tcBorders>
              <w:top w:val="nil"/>
              <w:left w:val="nil"/>
              <w:bottom w:val="nil"/>
              <w:right w:val="nil"/>
            </w:tcBorders>
            <w:shd w:val="clear" w:color="auto" w:fill="auto"/>
            <w:vAlign w:val="center"/>
            <w:hideMark/>
          </w:tcPr>
          <w:p w14:paraId="477A7CB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0.164***</w:t>
            </w:r>
          </w:p>
        </w:tc>
        <w:tc>
          <w:tcPr>
            <w:tcW w:w="798" w:type="dxa"/>
            <w:tcBorders>
              <w:top w:val="nil"/>
              <w:left w:val="nil"/>
              <w:bottom w:val="nil"/>
              <w:right w:val="nil"/>
            </w:tcBorders>
            <w:shd w:val="clear" w:color="auto" w:fill="auto"/>
            <w:vAlign w:val="center"/>
            <w:hideMark/>
          </w:tcPr>
          <w:p w14:paraId="410E376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596FCDC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0.39</w:t>
            </w:r>
          </w:p>
        </w:tc>
        <w:tc>
          <w:tcPr>
            <w:tcW w:w="1048" w:type="dxa"/>
            <w:tcBorders>
              <w:top w:val="nil"/>
              <w:left w:val="nil"/>
              <w:bottom w:val="nil"/>
              <w:right w:val="nil"/>
            </w:tcBorders>
            <w:shd w:val="clear" w:color="auto" w:fill="auto"/>
            <w:vAlign w:val="center"/>
            <w:hideMark/>
          </w:tcPr>
          <w:p w14:paraId="3136D61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0.133***</w:t>
            </w:r>
          </w:p>
        </w:tc>
      </w:tr>
      <w:tr w:rsidR="00F81DC8" w:rsidRPr="00F81DC8" w14:paraId="75E42D7E" w14:textId="77777777" w:rsidTr="00F81DC8">
        <w:trPr>
          <w:trHeight w:val="319"/>
        </w:trPr>
        <w:tc>
          <w:tcPr>
            <w:tcW w:w="1440" w:type="dxa"/>
            <w:tcBorders>
              <w:top w:val="nil"/>
              <w:left w:val="nil"/>
              <w:bottom w:val="nil"/>
              <w:right w:val="nil"/>
            </w:tcBorders>
            <w:shd w:val="clear" w:color="auto" w:fill="auto"/>
            <w:vAlign w:val="center"/>
            <w:hideMark/>
          </w:tcPr>
          <w:p w14:paraId="46CCD051"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Apoio Parental</w:t>
            </w:r>
          </w:p>
        </w:tc>
        <w:tc>
          <w:tcPr>
            <w:tcW w:w="798" w:type="dxa"/>
            <w:tcBorders>
              <w:top w:val="nil"/>
              <w:left w:val="nil"/>
              <w:bottom w:val="nil"/>
              <w:right w:val="nil"/>
            </w:tcBorders>
            <w:shd w:val="clear" w:color="auto" w:fill="auto"/>
            <w:vAlign w:val="center"/>
            <w:hideMark/>
          </w:tcPr>
          <w:p w14:paraId="3A60843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23BC6B0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0.95</w:t>
            </w:r>
          </w:p>
        </w:tc>
        <w:tc>
          <w:tcPr>
            <w:tcW w:w="995" w:type="dxa"/>
            <w:tcBorders>
              <w:top w:val="nil"/>
              <w:left w:val="nil"/>
              <w:bottom w:val="nil"/>
              <w:right w:val="nil"/>
            </w:tcBorders>
            <w:shd w:val="clear" w:color="auto" w:fill="auto"/>
            <w:vAlign w:val="center"/>
            <w:hideMark/>
          </w:tcPr>
          <w:p w14:paraId="0E629E7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0.00485***</w:t>
            </w:r>
          </w:p>
        </w:tc>
        <w:tc>
          <w:tcPr>
            <w:tcW w:w="798" w:type="dxa"/>
            <w:tcBorders>
              <w:top w:val="nil"/>
              <w:left w:val="nil"/>
              <w:bottom w:val="nil"/>
              <w:right w:val="nil"/>
            </w:tcBorders>
            <w:shd w:val="clear" w:color="auto" w:fill="auto"/>
            <w:vAlign w:val="center"/>
            <w:hideMark/>
          </w:tcPr>
          <w:p w14:paraId="7867356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0.96</w:t>
            </w:r>
          </w:p>
        </w:tc>
        <w:tc>
          <w:tcPr>
            <w:tcW w:w="630" w:type="dxa"/>
            <w:tcBorders>
              <w:top w:val="nil"/>
              <w:left w:val="nil"/>
              <w:bottom w:val="nil"/>
              <w:right w:val="nil"/>
            </w:tcBorders>
            <w:shd w:val="clear" w:color="auto" w:fill="auto"/>
            <w:vAlign w:val="center"/>
            <w:hideMark/>
          </w:tcPr>
          <w:p w14:paraId="2A78339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0.95</w:t>
            </w:r>
          </w:p>
        </w:tc>
        <w:tc>
          <w:tcPr>
            <w:tcW w:w="995" w:type="dxa"/>
            <w:tcBorders>
              <w:top w:val="nil"/>
              <w:left w:val="nil"/>
              <w:bottom w:val="nil"/>
              <w:right w:val="nil"/>
            </w:tcBorders>
            <w:shd w:val="clear" w:color="auto" w:fill="auto"/>
            <w:vAlign w:val="center"/>
            <w:hideMark/>
          </w:tcPr>
          <w:p w14:paraId="605F0D6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0.0104***</w:t>
            </w:r>
          </w:p>
        </w:tc>
        <w:tc>
          <w:tcPr>
            <w:tcW w:w="798" w:type="dxa"/>
            <w:tcBorders>
              <w:top w:val="nil"/>
              <w:left w:val="nil"/>
              <w:bottom w:val="nil"/>
              <w:right w:val="nil"/>
            </w:tcBorders>
            <w:shd w:val="clear" w:color="auto" w:fill="auto"/>
            <w:vAlign w:val="center"/>
            <w:hideMark/>
          </w:tcPr>
          <w:p w14:paraId="399300F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5797D81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0.95</w:t>
            </w:r>
          </w:p>
        </w:tc>
        <w:tc>
          <w:tcPr>
            <w:tcW w:w="995" w:type="dxa"/>
            <w:tcBorders>
              <w:top w:val="nil"/>
              <w:left w:val="nil"/>
              <w:bottom w:val="nil"/>
              <w:right w:val="nil"/>
            </w:tcBorders>
            <w:shd w:val="clear" w:color="auto" w:fill="auto"/>
            <w:vAlign w:val="center"/>
            <w:hideMark/>
          </w:tcPr>
          <w:p w14:paraId="7748FF0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0.00663***</w:t>
            </w:r>
          </w:p>
        </w:tc>
        <w:tc>
          <w:tcPr>
            <w:tcW w:w="798" w:type="dxa"/>
            <w:tcBorders>
              <w:top w:val="nil"/>
              <w:left w:val="nil"/>
              <w:bottom w:val="nil"/>
              <w:right w:val="nil"/>
            </w:tcBorders>
            <w:shd w:val="clear" w:color="auto" w:fill="auto"/>
            <w:vAlign w:val="center"/>
            <w:hideMark/>
          </w:tcPr>
          <w:p w14:paraId="466DB81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7A3C3BD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995" w:type="dxa"/>
            <w:tcBorders>
              <w:top w:val="nil"/>
              <w:left w:val="nil"/>
              <w:bottom w:val="nil"/>
              <w:right w:val="nil"/>
            </w:tcBorders>
            <w:shd w:val="clear" w:color="auto" w:fill="auto"/>
            <w:vAlign w:val="center"/>
            <w:hideMark/>
          </w:tcPr>
          <w:p w14:paraId="73D1BAF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0.00556***</w:t>
            </w:r>
          </w:p>
        </w:tc>
        <w:tc>
          <w:tcPr>
            <w:tcW w:w="798" w:type="dxa"/>
            <w:tcBorders>
              <w:top w:val="nil"/>
              <w:left w:val="nil"/>
              <w:bottom w:val="nil"/>
              <w:right w:val="nil"/>
            </w:tcBorders>
            <w:shd w:val="clear" w:color="auto" w:fill="auto"/>
            <w:vAlign w:val="center"/>
            <w:hideMark/>
          </w:tcPr>
          <w:p w14:paraId="4FFE97B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750FC07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995" w:type="dxa"/>
            <w:tcBorders>
              <w:top w:val="nil"/>
              <w:left w:val="nil"/>
              <w:bottom w:val="nil"/>
              <w:right w:val="nil"/>
            </w:tcBorders>
            <w:shd w:val="clear" w:color="auto" w:fill="auto"/>
            <w:vAlign w:val="center"/>
            <w:hideMark/>
          </w:tcPr>
          <w:p w14:paraId="785785C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0.00705***</w:t>
            </w:r>
          </w:p>
        </w:tc>
        <w:tc>
          <w:tcPr>
            <w:tcW w:w="798" w:type="dxa"/>
            <w:tcBorders>
              <w:top w:val="nil"/>
              <w:left w:val="nil"/>
              <w:bottom w:val="nil"/>
              <w:right w:val="nil"/>
            </w:tcBorders>
            <w:shd w:val="clear" w:color="auto" w:fill="auto"/>
            <w:vAlign w:val="center"/>
            <w:hideMark/>
          </w:tcPr>
          <w:p w14:paraId="50B3D02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0.95</w:t>
            </w:r>
          </w:p>
        </w:tc>
        <w:tc>
          <w:tcPr>
            <w:tcW w:w="630" w:type="dxa"/>
            <w:tcBorders>
              <w:top w:val="nil"/>
              <w:left w:val="nil"/>
              <w:bottom w:val="nil"/>
              <w:right w:val="nil"/>
            </w:tcBorders>
            <w:shd w:val="clear" w:color="auto" w:fill="auto"/>
            <w:vAlign w:val="center"/>
            <w:hideMark/>
          </w:tcPr>
          <w:p w14:paraId="1D4620B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0.95</w:t>
            </w:r>
          </w:p>
        </w:tc>
        <w:tc>
          <w:tcPr>
            <w:tcW w:w="1048" w:type="dxa"/>
            <w:tcBorders>
              <w:top w:val="nil"/>
              <w:left w:val="nil"/>
              <w:bottom w:val="nil"/>
              <w:right w:val="nil"/>
            </w:tcBorders>
            <w:shd w:val="clear" w:color="auto" w:fill="auto"/>
            <w:vAlign w:val="center"/>
            <w:hideMark/>
          </w:tcPr>
          <w:p w14:paraId="2661180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0.00477***</w:t>
            </w:r>
          </w:p>
        </w:tc>
      </w:tr>
      <w:tr w:rsidR="00F81DC8" w:rsidRPr="00F81DC8" w14:paraId="1E288B0D" w14:textId="77777777" w:rsidTr="00F81DC8">
        <w:trPr>
          <w:trHeight w:val="319"/>
        </w:trPr>
        <w:tc>
          <w:tcPr>
            <w:tcW w:w="1440" w:type="dxa"/>
            <w:tcBorders>
              <w:top w:val="nil"/>
              <w:left w:val="nil"/>
              <w:bottom w:val="nil"/>
              <w:right w:val="nil"/>
            </w:tcBorders>
            <w:shd w:val="clear" w:color="auto" w:fill="auto"/>
            <w:vAlign w:val="center"/>
            <w:hideMark/>
          </w:tcPr>
          <w:p w14:paraId="4DB23043"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Trabalha Fora</w:t>
            </w:r>
          </w:p>
        </w:tc>
        <w:tc>
          <w:tcPr>
            <w:tcW w:w="798" w:type="dxa"/>
            <w:tcBorders>
              <w:top w:val="nil"/>
              <w:left w:val="nil"/>
              <w:bottom w:val="nil"/>
              <w:right w:val="nil"/>
            </w:tcBorders>
            <w:shd w:val="clear" w:color="auto" w:fill="auto"/>
            <w:vAlign w:val="center"/>
            <w:hideMark/>
          </w:tcPr>
          <w:p w14:paraId="47F24CF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1.15</w:t>
            </w:r>
          </w:p>
        </w:tc>
        <w:tc>
          <w:tcPr>
            <w:tcW w:w="630" w:type="dxa"/>
            <w:tcBorders>
              <w:top w:val="nil"/>
              <w:left w:val="nil"/>
              <w:bottom w:val="nil"/>
              <w:right w:val="nil"/>
            </w:tcBorders>
            <w:shd w:val="clear" w:color="auto" w:fill="auto"/>
            <w:vAlign w:val="center"/>
            <w:hideMark/>
          </w:tcPr>
          <w:p w14:paraId="358046C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1.15</w:t>
            </w:r>
          </w:p>
        </w:tc>
        <w:tc>
          <w:tcPr>
            <w:tcW w:w="995" w:type="dxa"/>
            <w:tcBorders>
              <w:top w:val="nil"/>
              <w:left w:val="nil"/>
              <w:bottom w:val="nil"/>
              <w:right w:val="nil"/>
            </w:tcBorders>
            <w:shd w:val="clear" w:color="auto" w:fill="auto"/>
            <w:vAlign w:val="center"/>
            <w:hideMark/>
          </w:tcPr>
          <w:p w14:paraId="1528E57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0.00171</w:t>
            </w:r>
          </w:p>
        </w:tc>
        <w:tc>
          <w:tcPr>
            <w:tcW w:w="798" w:type="dxa"/>
            <w:tcBorders>
              <w:top w:val="nil"/>
              <w:left w:val="nil"/>
              <w:bottom w:val="nil"/>
              <w:right w:val="nil"/>
            </w:tcBorders>
            <w:shd w:val="clear" w:color="auto" w:fill="auto"/>
            <w:vAlign w:val="center"/>
            <w:hideMark/>
          </w:tcPr>
          <w:p w14:paraId="5CF8BD0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1.16</w:t>
            </w:r>
          </w:p>
        </w:tc>
        <w:tc>
          <w:tcPr>
            <w:tcW w:w="630" w:type="dxa"/>
            <w:tcBorders>
              <w:top w:val="nil"/>
              <w:left w:val="nil"/>
              <w:bottom w:val="nil"/>
              <w:right w:val="nil"/>
            </w:tcBorders>
            <w:shd w:val="clear" w:color="auto" w:fill="auto"/>
            <w:vAlign w:val="center"/>
            <w:hideMark/>
          </w:tcPr>
          <w:p w14:paraId="4D78C6D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1.17</w:t>
            </w:r>
          </w:p>
        </w:tc>
        <w:tc>
          <w:tcPr>
            <w:tcW w:w="995" w:type="dxa"/>
            <w:tcBorders>
              <w:top w:val="nil"/>
              <w:left w:val="nil"/>
              <w:bottom w:val="nil"/>
              <w:right w:val="nil"/>
            </w:tcBorders>
            <w:shd w:val="clear" w:color="auto" w:fill="auto"/>
            <w:vAlign w:val="center"/>
            <w:hideMark/>
          </w:tcPr>
          <w:p w14:paraId="2D70949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-0.0122***</w:t>
            </w:r>
          </w:p>
        </w:tc>
        <w:tc>
          <w:tcPr>
            <w:tcW w:w="798" w:type="dxa"/>
            <w:tcBorders>
              <w:top w:val="nil"/>
              <w:left w:val="nil"/>
              <w:bottom w:val="nil"/>
              <w:right w:val="nil"/>
            </w:tcBorders>
            <w:shd w:val="clear" w:color="auto" w:fill="auto"/>
            <w:vAlign w:val="center"/>
            <w:hideMark/>
          </w:tcPr>
          <w:p w14:paraId="530091E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1.14</w:t>
            </w:r>
          </w:p>
        </w:tc>
        <w:tc>
          <w:tcPr>
            <w:tcW w:w="630" w:type="dxa"/>
            <w:tcBorders>
              <w:top w:val="nil"/>
              <w:left w:val="nil"/>
              <w:bottom w:val="nil"/>
              <w:right w:val="nil"/>
            </w:tcBorders>
            <w:shd w:val="clear" w:color="auto" w:fill="auto"/>
            <w:vAlign w:val="center"/>
            <w:hideMark/>
          </w:tcPr>
          <w:p w14:paraId="57EA6E8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1.15</w:t>
            </w:r>
          </w:p>
        </w:tc>
        <w:tc>
          <w:tcPr>
            <w:tcW w:w="995" w:type="dxa"/>
            <w:tcBorders>
              <w:top w:val="nil"/>
              <w:left w:val="nil"/>
              <w:bottom w:val="nil"/>
              <w:right w:val="nil"/>
            </w:tcBorders>
            <w:shd w:val="clear" w:color="auto" w:fill="auto"/>
            <w:vAlign w:val="center"/>
            <w:hideMark/>
          </w:tcPr>
          <w:p w14:paraId="57A058C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-0.0106***</w:t>
            </w:r>
          </w:p>
        </w:tc>
        <w:tc>
          <w:tcPr>
            <w:tcW w:w="798" w:type="dxa"/>
            <w:tcBorders>
              <w:top w:val="nil"/>
              <w:left w:val="nil"/>
              <w:bottom w:val="nil"/>
              <w:right w:val="nil"/>
            </w:tcBorders>
            <w:shd w:val="clear" w:color="auto" w:fill="auto"/>
            <w:vAlign w:val="center"/>
            <w:hideMark/>
          </w:tcPr>
          <w:p w14:paraId="3D7A117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1.17</w:t>
            </w:r>
          </w:p>
        </w:tc>
        <w:tc>
          <w:tcPr>
            <w:tcW w:w="630" w:type="dxa"/>
            <w:tcBorders>
              <w:top w:val="nil"/>
              <w:left w:val="nil"/>
              <w:bottom w:val="nil"/>
              <w:right w:val="nil"/>
            </w:tcBorders>
            <w:shd w:val="clear" w:color="auto" w:fill="auto"/>
            <w:vAlign w:val="center"/>
            <w:hideMark/>
          </w:tcPr>
          <w:p w14:paraId="0EFE1B1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1.18</w:t>
            </w:r>
          </w:p>
        </w:tc>
        <w:tc>
          <w:tcPr>
            <w:tcW w:w="995" w:type="dxa"/>
            <w:tcBorders>
              <w:top w:val="nil"/>
              <w:left w:val="nil"/>
              <w:bottom w:val="nil"/>
              <w:right w:val="nil"/>
            </w:tcBorders>
            <w:shd w:val="clear" w:color="auto" w:fill="auto"/>
            <w:vAlign w:val="center"/>
            <w:hideMark/>
          </w:tcPr>
          <w:p w14:paraId="4563098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-0.00748*</w:t>
            </w:r>
          </w:p>
        </w:tc>
        <w:tc>
          <w:tcPr>
            <w:tcW w:w="798" w:type="dxa"/>
            <w:tcBorders>
              <w:top w:val="nil"/>
              <w:left w:val="nil"/>
              <w:bottom w:val="nil"/>
              <w:right w:val="nil"/>
            </w:tcBorders>
            <w:shd w:val="clear" w:color="auto" w:fill="auto"/>
            <w:vAlign w:val="center"/>
            <w:hideMark/>
          </w:tcPr>
          <w:p w14:paraId="0371E37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432F975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1.14</w:t>
            </w:r>
          </w:p>
        </w:tc>
        <w:tc>
          <w:tcPr>
            <w:tcW w:w="995" w:type="dxa"/>
            <w:tcBorders>
              <w:top w:val="nil"/>
              <w:left w:val="nil"/>
              <w:bottom w:val="nil"/>
              <w:right w:val="nil"/>
            </w:tcBorders>
            <w:shd w:val="clear" w:color="auto" w:fill="auto"/>
            <w:vAlign w:val="center"/>
            <w:hideMark/>
          </w:tcPr>
          <w:p w14:paraId="13CD689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-0.0112***</w:t>
            </w:r>
          </w:p>
        </w:tc>
        <w:tc>
          <w:tcPr>
            <w:tcW w:w="798" w:type="dxa"/>
            <w:tcBorders>
              <w:top w:val="nil"/>
              <w:left w:val="nil"/>
              <w:bottom w:val="nil"/>
              <w:right w:val="nil"/>
            </w:tcBorders>
            <w:shd w:val="clear" w:color="auto" w:fill="auto"/>
            <w:vAlign w:val="center"/>
            <w:hideMark/>
          </w:tcPr>
          <w:p w14:paraId="4A31C14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71D137A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1.15</w:t>
            </w:r>
          </w:p>
        </w:tc>
        <w:tc>
          <w:tcPr>
            <w:tcW w:w="1048" w:type="dxa"/>
            <w:tcBorders>
              <w:top w:val="nil"/>
              <w:left w:val="nil"/>
              <w:bottom w:val="nil"/>
              <w:right w:val="nil"/>
            </w:tcBorders>
            <w:shd w:val="clear" w:color="auto" w:fill="auto"/>
            <w:vAlign w:val="center"/>
            <w:hideMark/>
          </w:tcPr>
          <w:p w14:paraId="0251FB7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-0.0196***</w:t>
            </w:r>
          </w:p>
        </w:tc>
      </w:tr>
      <w:tr w:rsidR="00F81DC8" w:rsidRPr="00F81DC8" w14:paraId="107235C2" w14:textId="77777777" w:rsidTr="00F81DC8">
        <w:trPr>
          <w:trHeight w:val="319"/>
        </w:trPr>
        <w:tc>
          <w:tcPr>
            <w:tcW w:w="1440" w:type="dxa"/>
            <w:tcBorders>
              <w:top w:val="nil"/>
              <w:left w:val="nil"/>
              <w:bottom w:val="nil"/>
              <w:right w:val="nil"/>
            </w:tcBorders>
            <w:shd w:val="clear" w:color="auto" w:fill="auto"/>
            <w:vAlign w:val="center"/>
            <w:hideMark/>
          </w:tcPr>
          <w:p w14:paraId="146B3982"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Reprovação</w:t>
            </w:r>
          </w:p>
        </w:tc>
        <w:tc>
          <w:tcPr>
            <w:tcW w:w="798" w:type="dxa"/>
            <w:tcBorders>
              <w:top w:val="nil"/>
              <w:left w:val="nil"/>
              <w:bottom w:val="nil"/>
              <w:right w:val="nil"/>
            </w:tcBorders>
            <w:shd w:val="clear" w:color="auto" w:fill="auto"/>
            <w:vAlign w:val="center"/>
            <w:hideMark/>
          </w:tcPr>
          <w:p w14:paraId="7089FB2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1.38</w:t>
            </w:r>
          </w:p>
        </w:tc>
        <w:tc>
          <w:tcPr>
            <w:tcW w:w="630" w:type="dxa"/>
            <w:tcBorders>
              <w:top w:val="nil"/>
              <w:left w:val="nil"/>
              <w:bottom w:val="nil"/>
              <w:right w:val="nil"/>
            </w:tcBorders>
            <w:shd w:val="clear" w:color="auto" w:fill="auto"/>
            <w:vAlign w:val="center"/>
            <w:hideMark/>
          </w:tcPr>
          <w:p w14:paraId="7874F99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1.51</w:t>
            </w:r>
          </w:p>
        </w:tc>
        <w:tc>
          <w:tcPr>
            <w:tcW w:w="995" w:type="dxa"/>
            <w:tcBorders>
              <w:top w:val="nil"/>
              <w:left w:val="nil"/>
              <w:bottom w:val="nil"/>
              <w:right w:val="nil"/>
            </w:tcBorders>
            <w:shd w:val="clear" w:color="auto" w:fill="auto"/>
            <w:vAlign w:val="center"/>
            <w:hideMark/>
          </w:tcPr>
          <w:p w14:paraId="3A97B10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-0.135***</w:t>
            </w:r>
          </w:p>
        </w:tc>
        <w:tc>
          <w:tcPr>
            <w:tcW w:w="798" w:type="dxa"/>
            <w:tcBorders>
              <w:top w:val="nil"/>
              <w:left w:val="nil"/>
              <w:bottom w:val="nil"/>
              <w:right w:val="nil"/>
            </w:tcBorders>
            <w:shd w:val="clear" w:color="auto" w:fill="auto"/>
            <w:vAlign w:val="center"/>
            <w:hideMark/>
          </w:tcPr>
          <w:p w14:paraId="68703D8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1.39</w:t>
            </w:r>
          </w:p>
        </w:tc>
        <w:tc>
          <w:tcPr>
            <w:tcW w:w="630" w:type="dxa"/>
            <w:tcBorders>
              <w:top w:val="nil"/>
              <w:left w:val="nil"/>
              <w:bottom w:val="nil"/>
              <w:right w:val="nil"/>
            </w:tcBorders>
            <w:shd w:val="clear" w:color="auto" w:fill="auto"/>
            <w:vAlign w:val="center"/>
            <w:hideMark/>
          </w:tcPr>
          <w:p w14:paraId="34F53CE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1.54</w:t>
            </w:r>
          </w:p>
        </w:tc>
        <w:tc>
          <w:tcPr>
            <w:tcW w:w="995" w:type="dxa"/>
            <w:tcBorders>
              <w:top w:val="nil"/>
              <w:left w:val="nil"/>
              <w:bottom w:val="nil"/>
              <w:right w:val="nil"/>
            </w:tcBorders>
            <w:shd w:val="clear" w:color="auto" w:fill="auto"/>
            <w:vAlign w:val="center"/>
            <w:hideMark/>
          </w:tcPr>
          <w:p w14:paraId="3F2E7A7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-0.151***</w:t>
            </w:r>
          </w:p>
        </w:tc>
        <w:tc>
          <w:tcPr>
            <w:tcW w:w="798" w:type="dxa"/>
            <w:tcBorders>
              <w:top w:val="nil"/>
              <w:left w:val="nil"/>
              <w:bottom w:val="nil"/>
              <w:right w:val="nil"/>
            </w:tcBorders>
            <w:shd w:val="clear" w:color="auto" w:fill="auto"/>
            <w:vAlign w:val="center"/>
            <w:hideMark/>
          </w:tcPr>
          <w:p w14:paraId="751C9CB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1.40</w:t>
            </w:r>
          </w:p>
        </w:tc>
        <w:tc>
          <w:tcPr>
            <w:tcW w:w="630" w:type="dxa"/>
            <w:tcBorders>
              <w:top w:val="nil"/>
              <w:left w:val="nil"/>
              <w:bottom w:val="nil"/>
              <w:right w:val="nil"/>
            </w:tcBorders>
            <w:shd w:val="clear" w:color="auto" w:fill="auto"/>
            <w:vAlign w:val="center"/>
            <w:hideMark/>
          </w:tcPr>
          <w:p w14:paraId="65B5EE6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1.54</w:t>
            </w:r>
          </w:p>
        </w:tc>
        <w:tc>
          <w:tcPr>
            <w:tcW w:w="995" w:type="dxa"/>
            <w:tcBorders>
              <w:top w:val="nil"/>
              <w:left w:val="nil"/>
              <w:bottom w:val="nil"/>
              <w:right w:val="nil"/>
            </w:tcBorders>
            <w:shd w:val="clear" w:color="auto" w:fill="auto"/>
            <w:vAlign w:val="center"/>
            <w:hideMark/>
          </w:tcPr>
          <w:p w14:paraId="0F86D27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-0.144***</w:t>
            </w:r>
          </w:p>
        </w:tc>
        <w:tc>
          <w:tcPr>
            <w:tcW w:w="798" w:type="dxa"/>
            <w:tcBorders>
              <w:top w:val="nil"/>
              <w:left w:val="nil"/>
              <w:bottom w:val="nil"/>
              <w:right w:val="nil"/>
            </w:tcBorders>
            <w:shd w:val="clear" w:color="auto" w:fill="auto"/>
            <w:vAlign w:val="center"/>
            <w:hideMark/>
          </w:tcPr>
          <w:p w14:paraId="4245B15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1.38</w:t>
            </w:r>
          </w:p>
        </w:tc>
        <w:tc>
          <w:tcPr>
            <w:tcW w:w="630" w:type="dxa"/>
            <w:tcBorders>
              <w:top w:val="nil"/>
              <w:left w:val="nil"/>
              <w:bottom w:val="nil"/>
              <w:right w:val="nil"/>
            </w:tcBorders>
            <w:shd w:val="clear" w:color="auto" w:fill="auto"/>
            <w:vAlign w:val="center"/>
            <w:hideMark/>
          </w:tcPr>
          <w:p w14:paraId="06B05B3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1.47</w:t>
            </w:r>
          </w:p>
        </w:tc>
        <w:tc>
          <w:tcPr>
            <w:tcW w:w="995" w:type="dxa"/>
            <w:tcBorders>
              <w:top w:val="nil"/>
              <w:left w:val="nil"/>
              <w:bottom w:val="nil"/>
              <w:right w:val="nil"/>
            </w:tcBorders>
            <w:shd w:val="clear" w:color="auto" w:fill="auto"/>
            <w:vAlign w:val="center"/>
            <w:hideMark/>
          </w:tcPr>
          <w:p w14:paraId="36A7872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-0.0953***</w:t>
            </w:r>
          </w:p>
        </w:tc>
        <w:tc>
          <w:tcPr>
            <w:tcW w:w="798" w:type="dxa"/>
            <w:tcBorders>
              <w:top w:val="nil"/>
              <w:left w:val="nil"/>
              <w:bottom w:val="nil"/>
              <w:right w:val="nil"/>
            </w:tcBorders>
            <w:shd w:val="clear" w:color="auto" w:fill="auto"/>
            <w:vAlign w:val="center"/>
            <w:hideMark/>
          </w:tcPr>
          <w:p w14:paraId="53F88B8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1.30</w:t>
            </w:r>
          </w:p>
        </w:tc>
        <w:tc>
          <w:tcPr>
            <w:tcW w:w="630" w:type="dxa"/>
            <w:tcBorders>
              <w:top w:val="nil"/>
              <w:left w:val="nil"/>
              <w:bottom w:val="nil"/>
              <w:right w:val="nil"/>
            </w:tcBorders>
            <w:shd w:val="clear" w:color="auto" w:fill="auto"/>
            <w:vAlign w:val="center"/>
            <w:hideMark/>
          </w:tcPr>
          <w:p w14:paraId="010E9CC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1.42</w:t>
            </w:r>
          </w:p>
        </w:tc>
        <w:tc>
          <w:tcPr>
            <w:tcW w:w="995" w:type="dxa"/>
            <w:tcBorders>
              <w:top w:val="nil"/>
              <w:left w:val="nil"/>
              <w:bottom w:val="nil"/>
              <w:right w:val="nil"/>
            </w:tcBorders>
            <w:shd w:val="clear" w:color="auto" w:fill="auto"/>
            <w:vAlign w:val="center"/>
            <w:hideMark/>
          </w:tcPr>
          <w:p w14:paraId="28A06D9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-0.116***</w:t>
            </w:r>
          </w:p>
        </w:tc>
        <w:tc>
          <w:tcPr>
            <w:tcW w:w="798" w:type="dxa"/>
            <w:tcBorders>
              <w:top w:val="nil"/>
              <w:left w:val="nil"/>
              <w:bottom w:val="nil"/>
              <w:right w:val="nil"/>
            </w:tcBorders>
            <w:shd w:val="clear" w:color="auto" w:fill="auto"/>
            <w:vAlign w:val="center"/>
            <w:hideMark/>
          </w:tcPr>
          <w:p w14:paraId="2D99B6D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1.30</w:t>
            </w:r>
          </w:p>
        </w:tc>
        <w:tc>
          <w:tcPr>
            <w:tcW w:w="630" w:type="dxa"/>
            <w:tcBorders>
              <w:top w:val="nil"/>
              <w:left w:val="nil"/>
              <w:bottom w:val="nil"/>
              <w:right w:val="nil"/>
            </w:tcBorders>
            <w:shd w:val="clear" w:color="auto" w:fill="auto"/>
            <w:vAlign w:val="center"/>
            <w:hideMark/>
          </w:tcPr>
          <w:p w14:paraId="7D07374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1.48</w:t>
            </w:r>
          </w:p>
        </w:tc>
        <w:tc>
          <w:tcPr>
            <w:tcW w:w="1048" w:type="dxa"/>
            <w:tcBorders>
              <w:top w:val="nil"/>
              <w:left w:val="nil"/>
              <w:bottom w:val="nil"/>
              <w:right w:val="nil"/>
            </w:tcBorders>
            <w:shd w:val="clear" w:color="auto" w:fill="auto"/>
            <w:vAlign w:val="center"/>
            <w:hideMark/>
          </w:tcPr>
          <w:p w14:paraId="18E125C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-0.179***</w:t>
            </w:r>
          </w:p>
        </w:tc>
      </w:tr>
      <w:tr w:rsidR="00F81DC8" w:rsidRPr="00F81DC8" w14:paraId="1F7461BD" w14:textId="77777777" w:rsidTr="00F81DC8">
        <w:trPr>
          <w:trHeight w:val="319"/>
        </w:trPr>
        <w:tc>
          <w:tcPr>
            <w:tcW w:w="1440" w:type="dxa"/>
            <w:tcBorders>
              <w:top w:val="nil"/>
              <w:left w:val="nil"/>
              <w:bottom w:val="nil"/>
              <w:right w:val="nil"/>
            </w:tcBorders>
            <w:shd w:val="clear" w:color="auto" w:fill="auto"/>
            <w:noWrap/>
            <w:vAlign w:val="bottom"/>
            <w:hideMark/>
          </w:tcPr>
          <w:p w14:paraId="08850263"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Abandono</w:t>
            </w:r>
          </w:p>
        </w:tc>
        <w:tc>
          <w:tcPr>
            <w:tcW w:w="798" w:type="dxa"/>
            <w:tcBorders>
              <w:top w:val="nil"/>
              <w:left w:val="nil"/>
              <w:bottom w:val="nil"/>
              <w:right w:val="nil"/>
            </w:tcBorders>
            <w:shd w:val="clear" w:color="auto" w:fill="auto"/>
            <w:vAlign w:val="center"/>
            <w:hideMark/>
          </w:tcPr>
          <w:p w14:paraId="71B9383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69ADEB1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1.12</w:t>
            </w:r>
          </w:p>
        </w:tc>
        <w:tc>
          <w:tcPr>
            <w:tcW w:w="995" w:type="dxa"/>
            <w:tcBorders>
              <w:top w:val="nil"/>
              <w:left w:val="nil"/>
              <w:bottom w:val="nil"/>
              <w:right w:val="nil"/>
            </w:tcBorders>
            <w:shd w:val="clear" w:color="auto" w:fill="auto"/>
            <w:vAlign w:val="center"/>
            <w:hideMark/>
          </w:tcPr>
          <w:p w14:paraId="5021E1F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-0.0215***</w:t>
            </w:r>
          </w:p>
        </w:tc>
        <w:tc>
          <w:tcPr>
            <w:tcW w:w="798" w:type="dxa"/>
            <w:tcBorders>
              <w:top w:val="nil"/>
              <w:left w:val="nil"/>
              <w:bottom w:val="nil"/>
              <w:right w:val="nil"/>
            </w:tcBorders>
            <w:shd w:val="clear" w:color="auto" w:fill="auto"/>
            <w:vAlign w:val="center"/>
            <w:hideMark/>
          </w:tcPr>
          <w:p w14:paraId="3EE7D66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5F18A39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1.12</w:t>
            </w:r>
          </w:p>
        </w:tc>
        <w:tc>
          <w:tcPr>
            <w:tcW w:w="995" w:type="dxa"/>
            <w:tcBorders>
              <w:top w:val="nil"/>
              <w:left w:val="nil"/>
              <w:bottom w:val="nil"/>
              <w:right w:val="nil"/>
            </w:tcBorders>
            <w:shd w:val="clear" w:color="auto" w:fill="auto"/>
            <w:vAlign w:val="center"/>
            <w:hideMark/>
          </w:tcPr>
          <w:p w14:paraId="4F492CA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-0.0271***</w:t>
            </w:r>
          </w:p>
        </w:tc>
        <w:tc>
          <w:tcPr>
            <w:tcW w:w="798" w:type="dxa"/>
            <w:tcBorders>
              <w:top w:val="nil"/>
              <w:left w:val="nil"/>
              <w:bottom w:val="nil"/>
              <w:right w:val="nil"/>
            </w:tcBorders>
            <w:shd w:val="clear" w:color="auto" w:fill="auto"/>
            <w:vAlign w:val="center"/>
            <w:hideMark/>
          </w:tcPr>
          <w:p w14:paraId="4542D71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3043423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1.14</w:t>
            </w:r>
          </w:p>
        </w:tc>
        <w:tc>
          <w:tcPr>
            <w:tcW w:w="995" w:type="dxa"/>
            <w:tcBorders>
              <w:top w:val="nil"/>
              <w:left w:val="nil"/>
              <w:bottom w:val="nil"/>
              <w:right w:val="nil"/>
            </w:tcBorders>
            <w:shd w:val="clear" w:color="auto" w:fill="auto"/>
            <w:vAlign w:val="center"/>
            <w:hideMark/>
          </w:tcPr>
          <w:p w14:paraId="1F4FE0D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-0.0384***</w:t>
            </w:r>
          </w:p>
        </w:tc>
        <w:tc>
          <w:tcPr>
            <w:tcW w:w="798" w:type="dxa"/>
            <w:tcBorders>
              <w:top w:val="nil"/>
              <w:left w:val="nil"/>
              <w:bottom w:val="nil"/>
              <w:right w:val="nil"/>
            </w:tcBorders>
            <w:shd w:val="clear" w:color="auto" w:fill="auto"/>
            <w:vAlign w:val="center"/>
            <w:hideMark/>
          </w:tcPr>
          <w:p w14:paraId="56708B8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1.11</w:t>
            </w:r>
          </w:p>
        </w:tc>
        <w:tc>
          <w:tcPr>
            <w:tcW w:w="630" w:type="dxa"/>
            <w:tcBorders>
              <w:top w:val="nil"/>
              <w:left w:val="nil"/>
              <w:bottom w:val="nil"/>
              <w:right w:val="nil"/>
            </w:tcBorders>
            <w:shd w:val="clear" w:color="auto" w:fill="auto"/>
            <w:vAlign w:val="center"/>
            <w:hideMark/>
          </w:tcPr>
          <w:p w14:paraId="36A6104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1.14</w:t>
            </w:r>
          </w:p>
        </w:tc>
        <w:tc>
          <w:tcPr>
            <w:tcW w:w="995" w:type="dxa"/>
            <w:tcBorders>
              <w:top w:val="nil"/>
              <w:left w:val="nil"/>
              <w:bottom w:val="nil"/>
              <w:right w:val="nil"/>
            </w:tcBorders>
            <w:shd w:val="clear" w:color="auto" w:fill="auto"/>
            <w:vAlign w:val="center"/>
            <w:hideMark/>
          </w:tcPr>
          <w:p w14:paraId="1BCAC01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-0.0283***</w:t>
            </w:r>
          </w:p>
        </w:tc>
        <w:tc>
          <w:tcPr>
            <w:tcW w:w="798" w:type="dxa"/>
            <w:tcBorders>
              <w:top w:val="nil"/>
              <w:left w:val="nil"/>
              <w:bottom w:val="nil"/>
              <w:right w:val="nil"/>
            </w:tcBorders>
            <w:shd w:val="clear" w:color="auto" w:fill="auto"/>
            <w:vAlign w:val="center"/>
            <w:hideMark/>
          </w:tcPr>
          <w:p w14:paraId="4C3825D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1.09</w:t>
            </w:r>
          </w:p>
        </w:tc>
        <w:tc>
          <w:tcPr>
            <w:tcW w:w="630" w:type="dxa"/>
            <w:tcBorders>
              <w:top w:val="nil"/>
              <w:left w:val="nil"/>
              <w:bottom w:val="nil"/>
              <w:right w:val="nil"/>
            </w:tcBorders>
            <w:shd w:val="clear" w:color="auto" w:fill="auto"/>
            <w:vAlign w:val="center"/>
            <w:hideMark/>
          </w:tcPr>
          <w:p w14:paraId="210FBF9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1.14</w:t>
            </w:r>
          </w:p>
        </w:tc>
        <w:tc>
          <w:tcPr>
            <w:tcW w:w="995" w:type="dxa"/>
            <w:tcBorders>
              <w:top w:val="nil"/>
              <w:left w:val="nil"/>
              <w:bottom w:val="nil"/>
              <w:right w:val="nil"/>
            </w:tcBorders>
            <w:shd w:val="clear" w:color="auto" w:fill="auto"/>
            <w:vAlign w:val="center"/>
            <w:hideMark/>
          </w:tcPr>
          <w:p w14:paraId="743680B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-0.0443***</w:t>
            </w:r>
          </w:p>
        </w:tc>
        <w:tc>
          <w:tcPr>
            <w:tcW w:w="798" w:type="dxa"/>
            <w:tcBorders>
              <w:top w:val="nil"/>
              <w:left w:val="nil"/>
              <w:bottom w:val="nil"/>
              <w:right w:val="nil"/>
            </w:tcBorders>
            <w:shd w:val="clear" w:color="auto" w:fill="auto"/>
            <w:vAlign w:val="center"/>
            <w:hideMark/>
          </w:tcPr>
          <w:p w14:paraId="69F5ADE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111E19D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1.16</w:t>
            </w:r>
          </w:p>
        </w:tc>
        <w:tc>
          <w:tcPr>
            <w:tcW w:w="1048" w:type="dxa"/>
            <w:tcBorders>
              <w:top w:val="nil"/>
              <w:left w:val="nil"/>
              <w:bottom w:val="nil"/>
              <w:right w:val="nil"/>
            </w:tcBorders>
            <w:shd w:val="clear" w:color="auto" w:fill="auto"/>
            <w:vAlign w:val="center"/>
            <w:hideMark/>
          </w:tcPr>
          <w:p w14:paraId="4AD3190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-0.0605***</w:t>
            </w:r>
          </w:p>
        </w:tc>
      </w:tr>
      <w:tr w:rsidR="00F81DC8" w:rsidRPr="00F81DC8" w14:paraId="0C534D78" w14:textId="77777777" w:rsidTr="00F81DC8">
        <w:trPr>
          <w:trHeight w:val="319"/>
        </w:trPr>
        <w:tc>
          <w:tcPr>
            <w:tcW w:w="16031" w:type="dxa"/>
            <w:gridSpan w:val="19"/>
            <w:tcBorders>
              <w:top w:val="nil"/>
              <w:left w:val="nil"/>
              <w:bottom w:val="nil"/>
              <w:right w:val="nil"/>
            </w:tcBorders>
            <w:shd w:val="clear" w:color="auto" w:fill="auto"/>
            <w:vAlign w:val="center"/>
            <w:hideMark/>
          </w:tcPr>
          <w:p w14:paraId="4ED63F9D"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Escola e Direção</w:t>
            </w:r>
          </w:p>
        </w:tc>
      </w:tr>
      <w:tr w:rsidR="00F81DC8" w:rsidRPr="00F81DC8" w14:paraId="62FF3BEF" w14:textId="77777777" w:rsidTr="00F81DC8">
        <w:trPr>
          <w:trHeight w:val="450"/>
        </w:trPr>
        <w:tc>
          <w:tcPr>
            <w:tcW w:w="1440" w:type="dxa"/>
            <w:tcBorders>
              <w:top w:val="nil"/>
              <w:left w:val="nil"/>
              <w:bottom w:val="nil"/>
              <w:right w:val="nil"/>
            </w:tcBorders>
            <w:shd w:val="clear" w:color="auto" w:fill="auto"/>
            <w:vAlign w:val="center"/>
            <w:hideMark/>
          </w:tcPr>
          <w:p w14:paraId="72CFA97E"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Computadores Administrativos</w:t>
            </w:r>
          </w:p>
        </w:tc>
        <w:tc>
          <w:tcPr>
            <w:tcW w:w="798" w:type="dxa"/>
            <w:tcBorders>
              <w:top w:val="nil"/>
              <w:left w:val="nil"/>
              <w:bottom w:val="nil"/>
              <w:right w:val="nil"/>
            </w:tcBorders>
            <w:shd w:val="clear" w:color="auto" w:fill="auto"/>
            <w:vAlign w:val="center"/>
            <w:hideMark/>
          </w:tcPr>
          <w:p w14:paraId="23A629C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3.46</w:t>
            </w:r>
          </w:p>
        </w:tc>
        <w:tc>
          <w:tcPr>
            <w:tcW w:w="630" w:type="dxa"/>
            <w:tcBorders>
              <w:top w:val="nil"/>
              <w:left w:val="nil"/>
              <w:bottom w:val="nil"/>
              <w:right w:val="nil"/>
            </w:tcBorders>
            <w:shd w:val="clear" w:color="auto" w:fill="auto"/>
            <w:vAlign w:val="center"/>
            <w:hideMark/>
          </w:tcPr>
          <w:p w14:paraId="389CA90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3.13</w:t>
            </w:r>
          </w:p>
        </w:tc>
        <w:tc>
          <w:tcPr>
            <w:tcW w:w="995" w:type="dxa"/>
            <w:tcBorders>
              <w:top w:val="nil"/>
              <w:left w:val="nil"/>
              <w:bottom w:val="nil"/>
              <w:right w:val="nil"/>
            </w:tcBorders>
            <w:shd w:val="clear" w:color="auto" w:fill="auto"/>
            <w:vAlign w:val="center"/>
            <w:hideMark/>
          </w:tcPr>
          <w:p w14:paraId="6D0C67A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0.330***</w:t>
            </w:r>
          </w:p>
        </w:tc>
        <w:tc>
          <w:tcPr>
            <w:tcW w:w="798" w:type="dxa"/>
            <w:tcBorders>
              <w:top w:val="nil"/>
              <w:left w:val="nil"/>
              <w:bottom w:val="nil"/>
              <w:right w:val="nil"/>
            </w:tcBorders>
            <w:shd w:val="clear" w:color="auto" w:fill="auto"/>
            <w:vAlign w:val="center"/>
            <w:hideMark/>
          </w:tcPr>
          <w:p w14:paraId="0FF2294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3.57</w:t>
            </w:r>
          </w:p>
        </w:tc>
        <w:tc>
          <w:tcPr>
            <w:tcW w:w="630" w:type="dxa"/>
            <w:tcBorders>
              <w:top w:val="nil"/>
              <w:left w:val="nil"/>
              <w:bottom w:val="nil"/>
              <w:right w:val="nil"/>
            </w:tcBorders>
            <w:shd w:val="clear" w:color="auto" w:fill="auto"/>
            <w:vAlign w:val="center"/>
            <w:hideMark/>
          </w:tcPr>
          <w:p w14:paraId="58270D2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3.39</w:t>
            </w:r>
          </w:p>
        </w:tc>
        <w:tc>
          <w:tcPr>
            <w:tcW w:w="995" w:type="dxa"/>
            <w:tcBorders>
              <w:top w:val="nil"/>
              <w:left w:val="nil"/>
              <w:bottom w:val="nil"/>
              <w:right w:val="nil"/>
            </w:tcBorders>
            <w:shd w:val="clear" w:color="auto" w:fill="auto"/>
            <w:vAlign w:val="center"/>
            <w:hideMark/>
          </w:tcPr>
          <w:p w14:paraId="6D310C2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0.174***</w:t>
            </w:r>
          </w:p>
        </w:tc>
        <w:tc>
          <w:tcPr>
            <w:tcW w:w="798" w:type="dxa"/>
            <w:tcBorders>
              <w:top w:val="nil"/>
              <w:left w:val="nil"/>
              <w:bottom w:val="nil"/>
              <w:right w:val="nil"/>
            </w:tcBorders>
            <w:shd w:val="clear" w:color="auto" w:fill="auto"/>
            <w:vAlign w:val="center"/>
            <w:hideMark/>
          </w:tcPr>
          <w:p w14:paraId="0DAD073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3.70</w:t>
            </w:r>
          </w:p>
        </w:tc>
        <w:tc>
          <w:tcPr>
            <w:tcW w:w="630" w:type="dxa"/>
            <w:tcBorders>
              <w:top w:val="nil"/>
              <w:left w:val="nil"/>
              <w:bottom w:val="nil"/>
              <w:right w:val="nil"/>
            </w:tcBorders>
            <w:shd w:val="clear" w:color="auto" w:fill="auto"/>
            <w:vAlign w:val="center"/>
            <w:hideMark/>
          </w:tcPr>
          <w:p w14:paraId="41FAC65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3.63</w:t>
            </w:r>
          </w:p>
        </w:tc>
        <w:tc>
          <w:tcPr>
            <w:tcW w:w="995" w:type="dxa"/>
            <w:tcBorders>
              <w:top w:val="nil"/>
              <w:left w:val="nil"/>
              <w:bottom w:val="nil"/>
              <w:right w:val="nil"/>
            </w:tcBorders>
            <w:shd w:val="clear" w:color="auto" w:fill="auto"/>
            <w:vAlign w:val="center"/>
            <w:hideMark/>
          </w:tcPr>
          <w:p w14:paraId="4C97A6A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0.0684***</w:t>
            </w:r>
          </w:p>
        </w:tc>
        <w:tc>
          <w:tcPr>
            <w:tcW w:w="798" w:type="dxa"/>
            <w:tcBorders>
              <w:top w:val="nil"/>
              <w:left w:val="nil"/>
              <w:bottom w:val="nil"/>
              <w:right w:val="nil"/>
            </w:tcBorders>
            <w:shd w:val="clear" w:color="auto" w:fill="auto"/>
            <w:vAlign w:val="center"/>
            <w:hideMark/>
          </w:tcPr>
          <w:p w14:paraId="70E17DE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3.67</w:t>
            </w:r>
          </w:p>
        </w:tc>
        <w:tc>
          <w:tcPr>
            <w:tcW w:w="630" w:type="dxa"/>
            <w:tcBorders>
              <w:top w:val="nil"/>
              <w:left w:val="nil"/>
              <w:bottom w:val="nil"/>
              <w:right w:val="nil"/>
            </w:tcBorders>
            <w:shd w:val="clear" w:color="auto" w:fill="auto"/>
            <w:vAlign w:val="center"/>
            <w:hideMark/>
          </w:tcPr>
          <w:p w14:paraId="15A8F9D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3.67</w:t>
            </w:r>
          </w:p>
        </w:tc>
        <w:tc>
          <w:tcPr>
            <w:tcW w:w="995" w:type="dxa"/>
            <w:tcBorders>
              <w:top w:val="nil"/>
              <w:left w:val="nil"/>
              <w:bottom w:val="nil"/>
              <w:right w:val="nil"/>
            </w:tcBorders>
            <w:shd w:val="clear" w:color="auto" w:fill="auto"/>
            <w:vAlign w:val="center"/>
            <w:hideMark/>
          </w:tcPr>
          <w:p w14:paraId="0E847F3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-0.00566</w:t>
            </w:r>
          </w:p>
        </w:tc>
        <w:tc>
          <w:tcPr>
            <w:tcW w:w="798" w:type="dxa"/>
            <w:tcBorders>
              <w:top w:val="nil"/>
              <w:left w:val="nil"/>
              <w:bottom w:val="nil"/>
              <w:right w:val="nil"/>
            </w:tcBorders>
            <w:shd w:val="clear" w:color="auto" w:fill="auto"/>
            <w:vAlign w:val="center"/>
            <w:hideMark/>
          </w:tcPr>
          <w:p w14:paraId="0C108AD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3.69</w:t>
            </w:r>
          </w:p>
        </w:tc>
        <w:tc>
          <w:tcPr>
            <w:tcW w:w="630" w:type="dxa"/>
            <w:tcBorders>
              <w:top w:val="nil"/>
              <w:left w:val="nil"/>
              <w:bottom w:val="nil"/>
              <w:right w:val="nil"/>
            </w:tcBorders>
            <w:shd w:val="clear" w:color="auto" w:fill="auto"/>
            <w:vAlign w:val="center"/>
            <w:hideMark/>
          </w:tcPr>
          <w:p w14:paraId="71AA2BB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3.67</w:t>
            </w:r>
          </w:p>
        </w:tc>
        <w:tc>
          <w:tcPr>
            <w:tcW w:w="995" w:type="dxa"/>
            <w:tcBorders>
              <w:top w:val="nil"/>
              <w:left w:val="nil"/>
              <w:bottom w:val="nil"/>
              <w:right w:val="nil"/>
            </w:tcBorders>
            <w:shd w:val="clear" w:color="auto" w:fill="auto"/>
            <w:vAlign w:val="center"/>
            <w:hideMark/>
          </w:tcPr>
          <w:p w14:paraId="285D249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0.0194***</w:t>
            </w:r>
          </w:p>
        </w:tc>
        <w:tc>
          <w:tcPr>
            <w:tcW w:w="798" w:type="dxa"/>
            <w:tcBorders>
              <w:top w:val="nil"/>
              <w:left w:val="nil"/>
              <w:bottom w:val="nil"/>
              <w:right w:val="nil"/>
            </w:tcBorders>
            <w:shd w:val="clear" w:color="auto" w:fill="auto"/>
            <w:vAlign w:val="center"/>
            <w:hideMark/>
          </w:tcPr>
          <w:p w14:paraId="1851856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3.64</w:t>
            </w:r>
          </w:p>
        </w:tc>
        <w:tc>
          <w:tcPr>
            <w:tcW w:w="630" w:type="dxa"/>
            <w:tcBorders>
              <w:top w:val="nil"/>
              <w:left w:val="nil"/>
              <w:bottom w:val="nil"/>
              <w:right w:val="nil"/>
            </w:tcBorders>
            <w:shd w:val="clear" w:color="auto" w:fill="auto"/>
            <w:vAlign w:val="center"/>
            <w:hideMark/>
          </w:tcPr>
          <w:p w14:paraId="0A77A46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3.66</w:t>
            </w:r>
          </w:p>
        </w:tc>
        <w:tc>
          <w:tcPr>
            <w:tcW w:w="1048" w:type="dxa"/>
            <w:tcBorders>
              <w:top w:val="nil"/>
              <w:left w:val="nil"/>
              <w:bottom w:val="nil"/>
              <w:right w:val="nil"/>
            </w:tcBorders>
            <w:shd w:val="clear" w:color="auto" w:fill="auto"/>
            <w:vAlign w:val="center"/>
            <w:hideMark/>
          </w:tcPr>
          <w:p w14:paraId="2AE9B63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-0.0180**</w:t>
            </w:r>
          </w:p>
        </w:tc>
      </w:tr>
      <w:tr w:rsidR="00F81DC8" w:rsidRPr="00F81DC8" w14:paraId="58F0EB95" w14:textId="77777777" w:rsidTr="00F81DC8">
        <w:trPr>
          <w:trHeight w:val="450"/>
        </w:trPr>
        <w:tc>
          <w:tcPr>
            <w:tcW w:w="1440" w:type="dxa"/>
            <w:tcBorders>
              <w:top w:val="nil"/>
              <w:left w:val="nil"/>
              <w:bottom w:val="nil"/>
              <w:right w:val="nil"/>
            </w:tcBorders>
            <w:shd w:val="clear" w:color="auto" w:fill="auto"/>
            <w:vAlign w:val="center"/>
            <w:hideMark/>
          </w:tcPr>
          <w:p w14:paraId="74AB1A43"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Problemas de Direção</w:t>
            </w:r>
          </w:p>
        </w:tc>
        <w:tc>
          <w:tcPr>
            <w:tcW w:w="798" w:type="dxa"/>
            <w:tcBorders>
              <w:top w:val="nil"/>
              <w:left w:val="nil"/>
              <w:bottom w:val="nil"/>
              <w:right w:val="nil"/>
            </w:tcBorders>
            <w:shd w:val="clear" w:color="auto" w:fill="auto"/>
            <w:vAlign w:val="center"/>
            <w:hideMark/>
          </w:tcPr>
          <w:p w14:paraId="631B5F6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0.42</w:t>
            </w:r>
          </w:p>
        </w:tc>
        <w:tc>
          <w:tcPr>
            <w:tcW w:w="630" w:type="dxa"/>
            <w:tcBorders>
              <w:top w:val="nil"/>
              <w:left w:val="nil"/>
              <w:bottom w:val="nil"/>
              <w:right w:val="nil"/>
            </w:tcBorders>
            <w:shd w:val="clear" w:color="auto" w:fill="auto"/>
            <w:vAlign w:val="center"/>
            <w:hideMark/>
          </w:tcPr>
          <w:p w14:paraId="2C2784A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0.42</w:t>
            </w:r>
          </w:p>
        </w:tc>
        <w:tc>
          <w:tcPr>
            <w:tcW w:w="995" w:type="dxa"/>
            <w:tcBorders>
              <w:top w:val="nil"/>
              <w:left w:val="nil"/>
              <w:bottom w:val="nil"/>
              <w:right w:val="nil"/>
            </w:tcBorders>
            <w:shd w:val="clear" w:color="auto" w:fill="auto"/>
            <w:vAlign w:val="center"/>
            <w:hideMark/>
          </w:tcPr>
          <w:p w14:paraId="0317CD4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0.00377*</w:t>
            </w:r>
          </w:p>
        </w:tc>
        <w:tc>
          <w:tcPr>
            <w:tcW w:w="798" w:type="dxa"/>
            <w:tcBorders>
              <w:top w:val="nil"/>
              <w:left w:val="nil"/>
              <w:bottom w:val="nil"/>
              <w:right w:val="nil"/>
            </w:tcBorders>
            <w:shd w:val="clear" w:color="auto" w:fill="auto"/>
            <w:vAlign w:val="center"/>
            <w:hideMark/>
          </w:tcPr>
          <w:p w14:paraId="432B373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0.45</w:t>
            </w:r>
          </w:p>
        </w:tc>
        <w:tc>
          <w:tcPr>
            <w:tcW w:w="630" w:type="dxa"/>
            <w:tcBorders>
              <w:top w:val="nil"/>
              <w:left w:val="nil"/>
              <w:bottom w:val="nil"/>
              <w:right w:val="nil"/>
            </w:tcBorders>
            <w:shd w:val="clear" w:color="auto" w:fill="auto"/>
            <w:vAlign w:val="center"/>
            <w:hideMark/>
          </w:tcPr>
          <w:p w14:paraId="6BF2470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0.44</w:t>
            </w:r>
          </w:p>
        </w:tc>
        <w:tc>
          <w:tcPr>
            <w:tcW w:w="995" w:type="dxa"/>
            <w:tcBorders>
              <w:top w:val="nil"/>
              <w:left w:val="nil"/>
              <w:bottom w:val="nil"/>
              <w:right w:val="nil"/>
            </w:tcBorders>
            <w:shd w:val="clear" w:color="auto" w:fill="auto"/>
            <w:vAlign w:val="center"/>
            <w:hideMark/>
          </w:tcPr>
          <w:p w14:paraId="489C70D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0.00560***</w:t>
            </w:r>
          </w:p>
        </w:tc>
        <w:tc>
          <w:tcPr>
            <w:tcW w:w="798" w:type="dxa"/>
            <w:tcBorders>
              <w:top w:val="nil"/>
              <w:left w:val="nil"/>
              <w:bottom w:val="nil"/>
              <w:right w:val="nil"/>
            </w:tcBorders>
            <w:shd w:val="clear" w:color="auto" w:fill="auto"/>
            <w:vAlign w:val="center"/>
            <w:hideMark/>
          </w:tcPr>
          <w:p w14:paraId="34A123F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0.45</w:t>
            </w:r>
          </w:p>
        </w:tc>
        <w:tc>
          <w:tcPr>
            <w:tcW w:w="630" w:type="dxa"/>
            <w:tcBorders>
              <w:top w:val="nil"/>
              <w:left w:val="nil"/>
              <w:bottom w:val="nil"/>
              <w:right w:val="nil"/>
            </w:tcBorders>
            <w:shd w:val="clear" w:color="auto" w:fill="auto"/>
            <w:vAlign w:val="center"/>
            <w:hideMark/>
          </w:tcPr>
          <w:p w14:paraId="24EEC33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0.42</w:t>
            </w:r>
          </w:p>
        </w:tc>
        <w:tc>
          <w:tcPr>
            <w:tcW w:w="995" w:type="dxa"/>
            <w:tcBorders>
              <w:top w:val="nil"/>
              <w:left w:val="nil"/>
              <w:bottom w:val="nil"/>
              <w:right w:val="nil"/>
            </w:tcBorders>
            <w:shd w:val="clear" w:color="auto" w:fill="auto"/>
            <w:vAlign w:val="center"/>
            <w:hideMark/>
          </w:tcPr>
          <w:p w14:paraId="76C38C5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0.0285***</w:t>
            </w:r>
          </w:p>
        </w:tc>
        <w:tc>
          <w:tcPr>
            <w:tcW w:w="798" w:type="dxa"/>
            <w:tcBorders>
              <w:top w:val="nil"/>
              <w:left w:val="nil"/>
              <w:bottom w:val="nil"/>
              <w:right w:val="nil"/>
            </w:tcBorders>
            <w:shd w:val="clear" w:color="auto" w:fill="auto"/>
            <w:vAlign w:val="center"/>
            <w:hideMark/>
          </w:tcPr>
          <w:p w14:paraId="46ECA9E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003E956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995" w:type="dxa"/>
            <w:tcBorders>
              <w:top w:val="nil"/>
              <w:left w:val="nil"/>
              <w:bottom w:val="nil"/>
              <w:right w:val="nil"/>
            </w:tcBorders>
            <w:shd w:val="clear" w:color="auto" w:fill="auto"/>
            <w:vAlign w:val="center"/>
            <w:hideMark/>
          </w:tcPr>
          <w:p w14:paraId="7BF74B4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0.000707</w:t>
            </w:r>
          </w:p>
        </w:tc>
        <w:tc>
          <w:tcPr>
            <w:tcW w:w="798" w:type="dxa"/>
            <w:tcBorders>
              <w:top w:val="nil"/>
              <w:left w:val="nil"/>
              <w:bottom w:val="nil"/>
              <w:right w:val="nil"/>
            </w:tcBorders>
            <w:shd w:val="clear" w:color="auto" w:fill="auto"/>
            <w:vAlign w:val="center"/>
            <w:hideMark/>
          </w:tcPr>
          <w:p w14:paraId="590F534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0.41</w:t>
            </w:r>
          </w:p>
        </w:tc>
        <w:tc>
          <w:tcPr>
            <w:tcW w:w="630" w:type="dxa"/>
            <w:tcBorders>
              <w:top w:val="nil"/>
              <w:left w:val="nil"/>
              <w:bottom w:val="nil"/>
              <w:right w:val="nil"/>
            </w:tcBorders>
            <w:shd w:val="clear" w:color="auto" w:fill="auto"/>
            <w:vAlign w:val="center"/>
            <w:hideMark/>
          </w:tcPr>
          <w:p w14:paraId="3BFAE8D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995" w:type="dxa"/>
            <w:tcBorders>
              <w:top w:val="nil"/>
              <w:left w:val="nil"/>
              <w:bottom w:val="nil"/>
              <w:right w:val="nil"/>
            </w:tcBorders>
            <w:shd w:val="clear" w:color="auto" w:fill="auto"/>
            <w:vAlign w:val="center"/>
            <w:hideMark/>
          </w:tcPr>
          <w:p w14:paraId="23C276D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-0.0140***</w:t>
            </w:r>
          </w:p>
        </w:tc>
        <w:tc>
          <w:tcPr>
            <w:tcW w:w="798" w:type="dxa"/>
            <w:tcBorders>
              <w:top w:val="nil"/>
              <w:left w:val="nil"/>
              <w:bottom w:val="nil"/>
              <w:right w:val="nil"/>
            </w:tcBorders>
            <w:shd w:val="clear" w:color="auto" w:fill="auto"/>
            <w:vAlign w:val="center"/>
            <w:hideMark/>
          </w:tcPr>
          <w:p w14:paraId="7655D29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557C1B4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0.44</w:t>
            </w:r>
          </w:p>
        </w:tc>
        <w:tc>
          <w:tcPr>
            <w:tcW w:w="1048" w:type="dxa"/>
            <w:tcBorders>
              <w:top w:val="nil"/>
              <w:left w:val="nil"/>
              <w:bottom w:val="nil"/>
              <w:right w:val="nil"/>
            </w:tcBorders>
            <w:shd w:val="clear" w:color="auto" w:fill="auto"/>
            <w:vAlign w:val="center"/>
            <w:hideMark/>
          </w:tcPr>
          <w:p w14:paraId="152F76E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-0.00831***</w:t>
            </w:r>
          </w:p>
        </w:tc>
      </w:tr>
      <w:tr w:rsidR="00F81DC8" w:rsidRPr="00F81DC8" w14:paraId="399EFD20" w14:textId="77777777" w:rsidTr="00F81DC8">
        <w:trPr>
          <w:trHeight w:val="315"/>
        </w:trPr>
        <w:tc>
          <w:tcPr>
            <w:tcW w:w="16031" w:type="dxa"/>
            <w:gridSpan w:val="19"/>
            <w:tcBorders>
              <w:top w:val="nil"/>
              <w:left w:val="nil"/>
              <w:bottom w:val="nil"/>
              <w:right w:val="nil"/>
            </w:tcBorders>
            <w:shd w:val="clear" w:color="auto" w:fill="auto"/>
            <w:vAlign w:val="center"/>
            <w:hideMark/>
          </w:tcPr>
          <w:p w14:paraId="2D8A9C68"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Outros Programas</w:t>
            </w:r>
          </w:p>
        </w:tc>
      </w:tr>
      <w:tr w:rsidR="00F81DC8" w:rsidRPr="00F81DC8" w14:paraId="6264B8F8" w14:textId="77777777" w:rsidTr="00F81DC8">
        <w:trPr>
          <w:trHeight w:val="319"/>
        </w:trPr>
        <w:tc>
          <w:tcPr>
            <w:tcW w:w="1440" w:type="dxa"/>
            <w:tcBorders>
              <w:top w:val="nil"/>
              <w:left w:val="nil"/>
              <w:bottom w:val="nil"/>
              <w:right w:val="nil"/>
            </w:tcBorders>
            <w:shd w:val="clear" w:color="auto" w:fill="auto"/>
            <w:vAlign w:val="center"/>
            <w:hideMark/>
          </w:tcPr>
          <w:p w14:paraId="23618912"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PBLE</w:t>
            </w:r>
          </w:p>
        </w:tc>
        <w:tc>
          <w:tcPr>
            <w:tcW w:w="798" w:type="dxa"/>
            <w:tcBorders>
              <w:top w:val="nil"/>
              <w:left w:val="nil"/>
              <w:bottom w:val="nil"/>
              <w:right w:val="nil"/>
            </w:tcBorders>
            <w:shd w:val="clear" w:color="auto" w:fill="auto"/>
            <w:vAlign w:val="center"/>
            <w:hideMark/>
          </w:tcPr>
          <w:p w14:paraId="6FD4463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w:t>
            </w:r>
          </w:p>
        </w:tc>
        <w:tc>
          <w:tcPr>
            <w:tcW w:w="630" w:type="dxa"/>
            <w:tcBorders>
              <w:top w:val="nil"/>
              <w:left w:val="nil"/>
              <w:bottom w:val="nil"/>
              <w:right w:val="nil"/>
            </w:tcBorders>
            <w:shd w:val="clear" w:color="auto" w:fill="auto"/>
            <w:vAlign w:val="center"/>
            <w:hideMark/>
          </w:tcPr>
          <w:p w14:paraId="3D967B2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w:t>
            </w:r>
          </w:p>
        </w:tc>
        <w:tc>
          <w:tcPr>
            <w:tcW w:w="995" w:type="dxa"/>
            <w:tcBorders>
              <w:top w:val="nil"/>
              <w:left w:val="nil"/>
              <w:bottom w:val="nil"/>
              <w:right w:val="nil"/>
            </w:tcBorders>
            <w:shd w:val="clear" w:color="auto" w:fill="auto"/>
            <w:vAlign w:val="center"/>
            <w:hideMark/>
          </w:tcPr>
          <w:p w14:paraId="51006D6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w:t>
            </w:r>
          </w:p>
        </w:tc>
        <w:tc>
          <w:tcPr>
            <w:tcW w:w="798" w:type="dxa"/>
            <w:tcBorders>
              <w:top w:val="nil"/>
              <w:left w:val="nil"/>
              <w:bottom w:val="nil"/>
              <w:right w:val="nil"/>
            </w:tcBorders>
            <w:shd w:val="clear" w:color="auto" w:fill="auto"/>
            <w:vAlign w:val="center"/>
            <w:hideMark/>
          </w:tcPr>
          <w:p w14:paraId="1871CC2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60B1D5C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995" w:type="dxa"/>
            <w:tcBorders>
              <w:top w:val="nil"/>
              <w:left w:val="nil"/>
              <w:bottom w:val="nil"/>
              <w:right w:val="nil"/>
            </w:tcBorders>
            <w:shd w:val="clear" w:color="auto" w:fill="auto"/>
            <w:vAlign w:val="center"/>
            <w:hideMark/>
          </w:tcPr>
          <w:p w14:paraId="2163E6F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0.00892</w:t>
            </w:r>
          </w:p>
        </w:tc>
        <w:tc>
          <w:tcPr>
            <w:tcW w:w="798" w:type="dxa"/>
            <w:tcBorders>
              <w:top w:val="nil"/>
              <w:left w:val="nil"/>
              <w:bottom w:val="nil"/>
              <w:right w:val="nil"/>
            </w:tcBorders>
            <w:shd w:val="clear" w:color="auto" w:fill="auto"/>
            <w:vAlign w:val="center"/>
            <w:hideMark/>
          </w:tcPr>
          <w:p w14:paraId="109FCB1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0.84</w:t>
            </w:r>
          </w:p>
        </w:tc>
        <w:tc>
          <w:tcPr>
            <w:tcW w:w="630" w:type="dxa"/>
            <w:tcBorders>
              <w:top w:val="nil"/>
              <w:left w:val="nil"/>
              <w:bottom w:val="nil"/>
              <w:right w:val="nil"/>
            </w:tcBorders>
            <w:shd w:val="clear" w:color="auto" w:fill="auto"/>
            <w:vAlign w:val="center"/>
            <w:hideMark/>
          </w:tcPr>
          <w:p w14:paraId="5D3E66B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0.79</w:t>
            </w:r>
          </w:p>
        </w:tc>
        <w:tc>
          <w:tcPr>
            <w:tcW w:w="995" w:type="dxa"/>
            <w:tcBorders>
              <w:top w:val="nil"/>
              <w:left w:val="nil"/>
              <w:bottom w:val="nil"/>
              <w:right w:val="nil"/>
            </w:tcBorders>
            <w:shd w:val="clear" w:color="auto" w:fill="auto"/>
            <w:vAlign w:val="center"/>
            <w:hideMark/>
          </w:tcPr>
          <w:p w14:paraId="3DF7CAB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0.0557***</w:t>
            </w:r>
          </w:p>
        </w:tc>
        <w:tc>
          <w:tcPr>
            <w:tcW w:w="798" w:type="dxa"/>
            <w:tcBorders>
              <w:top w:val="nil"/>
              <w:left w:val="nil"/>
              <w:bottom w:val="nil"/>
              <w:right w:val="nil"/>
            </w:tcBorders>
            <w:shd w:val="clear" w:color="auto" w:fill="auto"/>
            <w:vAlign w:val="center"/>
            <w:hideMark/>
          </w:tcPr>
          <w:p w14:paraId="6628532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0.96</w:t>
            </w:r>
          </w:p>
        </w:tc>
        <w:tc>
          <w:tcPr>
            <w:tcW w:w="630" w:type="dxa"/>
            <w:tcBorders>
              <w:top w:val="nil"/>
              <w:left w:val="nil"/>
              <w:bottom w:val="nil"/>
              <w:right w:val="nil"/>
            </w:tcBorders>
            <w:shd w:val="clear" w:color="auto" w:fill="auto"/>
            <w:vAlign w:val="center"/>
            <w:hideMark/>
          </w:tcPr>
          <w:p w14:paraId="3409D68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0.98</w:t>
            </w:r>
          </w:p>
        </w:tc>
        <w:tc>
          <w:tcPr>
            <w:tcW w:w="995" w:type="dxa"/>
            <w:tcBorders>
              <w:top w:val="nil"/>
              <w:left w:val="nil"/>
              <w:bottom w:val="nil"/>
              <w:right w:val="nil"/>
            </w:tcBorders>
            <w:shd w:val="clear" w:color="auto" w:fill="auto"/>
            <w:vAlign w:val="center"/>
            <w:hideMark/>
          </w:tcPr>
          <w:p w14:paraId="7876F19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-0.0152***</w:t>
            </w:r>
          </w:p>
        </w:tc>
        <w:tc>
          <w:tcPr>
            <w:tcW w:w="798" w:type="dxa"/>
            <w:tcBorders>
              <w:top w:val="nil"/>
              <w:left w:val="nil"/>
              <w:bottom w:val="nil"/>
              <w:right w:val="nil"/>
            </w:tcBorders>
            <w:shd w:val="clear" w:color="auto" w:fill="auto"/>
            <w:vAlign w:val="center"/>
            <w:hideMark/>
          </w:tcPr>
          <w:p w14:paraId="061E5EA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0.97</w:t>
            </w:r>
          </w:p>
        </w:tc>
        <w:tc>
          <w:tcPr>
            <w:tcW w:w="630" w:type="dxa"/>
            <w:tcBorders>
              <w:top w:val="nil"/>
              <w:left w:val="nil"/>
              <w:bottom w:val="nil"/>
              <w:right w:val="nil"/>
            </w:tcBorders>
            <w:shd w:val="clear" w:color="auto" w:fill="auto"/>
            <w:vAlign w:val="center"/>
            <w:hideMark/>
          </w:tcPr>
          <w:p w14:paraId="56222D2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0.97</w:t>
            </w:r>
          </w:p>
        </w:tc>
        <w:tc>
          <w:tcPr>
            <w:tcW w:w="995" w:type="dxa"/>
            <w:tcBorders>
              <w:top w:val="nil"/>
              <w:left w:val="nil"/>
              <w:bottom w:val="nil"/>
              <w:right w:val="nil"/>
            </w:tcBorders>
            <w:shd w:val="clear" w:color="auto" w:fill="auto"/>
            <w:vAlign w:val="center"/>
            <w:hideMark/>
          </w:tcPr>
          <w:p w14:paraId="782BB82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0.000682</w:t>
            </w:r>
          </w:p>
        </w:tc>
        <w:tc>
          <w:tcPr>
            <w:tcW w:w="798" w:type="dxa"/>
            <w:tcBorders>
              <w:top w:val="nil"/>
              <w:left w:val="nil"/>
              <w:bottom w:val="nil"/>
              <w:right w:val="nil"/>
            </w:tcBorders>
            <w:shd w:val="clear" w:color="auto" w:fill="auto"/>
            <w:vAlign w:val="center"/>
            <w:hideMark/>
          </w:tcPr>
          <w:p w14:paraId="4045128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0.98</w:t>
            </w:r>
          </w:p>
        </w:tc>
        <w:tc>
          <w:tcPr>
            <w:tcW w:w="630" w:type="dxa"/>
            <w:tcBorders>
              <w:top w:val="nil"/>
              <w:left w:val="nil"/>
              <w:bottom w:val="nil"/>
              <w:right w:val="nil"/>
            </w:tcBorders>
            <w:shd w:val="clear" w:color="auto" w:fill="auto"/>
            <w:vAlign w:val="center"/>
            <w:hideMark/>
          </w:tcPr>
          <w:p w14:paraId="34E494D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0.97</w:t>
            </w:r>
          </w:p>
        </w:tc>
        <w:tc>
          <w:tcPr>
            <w:tcW w:w="1048" w:type="dxa"/>
            <w:tcBorders>
              <w:top w:val="nil"/>
              <w:left w:val="nil"/>
              <w:bottom w:val="nil"/>
              <w:right w:val="nil"/>
            </w:tcBorders>
            <w:shd w:val="clear" w:color="auto" w:fill="auto"/>
            <w:vAlign w:val="center"/>
            <w:hideMark/>
          </w:tcPr>
          <w:p w14:paraId="402EE71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0.0165***</w:t>
            </w:r>
          </w:p>
        </w:tc>
      </w:tr>
      <w:tr w:rsidR="00F81DC8" w:rsidRPr="00F81DC8" w14:paraId="0847D8BF" w14:textId="77777777" w:rsidTr="00F81DC8">
        <w:trPr>
          <w:trHeight w:val="225"/>
        </w:trPr>
        <w:tc>
          <w:tcPr>
            <w:tcW w:w="1440" w:type="dxa"/>
            <w:tcBorders>
              <w:top w:val="nil"/>
              <w:left w:val="nil"/>
              <w:bottom w:val="nil"/>
              <w:right w:val="nil"/>
            </w:tcBorders>
            <w:shd w:val="clear" w:color="auto" w:fill="auto"/>
            <w:noWrap/>
            <w:vAlign w:val="bottom"/>
            <w:hideMark/>
          </w:tcPr>
          <w:p w14:paraId="4D18EAD8"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p>
        </w:tc>
        <w:tc>
          <w:tcPr>
            <w:tcW w:w="798" w:type="dxa"/>
            <w:tcBorders>
              <w:top w:val="nil"/>
              <w:left w:val="nil"/>
              <w:bottom w:val="nil"/>
              <w:right w:val="nil"/>
            </w:tcBorders>
            <w:shd w:val="clear" w:color="auto" w:fill="auto"/>
            <w:vAlign w:val="center"/>
            <w:hideMark/>
          </w:tcPr>
          <w:p w14:paraId="4FF637C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33C5FEC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995" w:type="dxa"/>
            <w:tcBorders>
              <w:top w:val="nil"/>
              <w:left w:val="nil"/>
              <w:bottom w:val="nil"/>
              <w:right w:val="nil"/>
            </w:tcBorders>
            <w:shd w:val="clear" w:color="auto" w:fill="auto"/>
            <w:vAlign w:val="center"/>
            <w:hideMark/>
          </w:tcPr>
          <w:p w14:paraId="4DCB979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1684704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71D317A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995" w:type="dxa"/>
            <w:tcBorders>
              <w:top w:val="nil"/>
              <w:left w:val="nil"/>
              <w:bottom w:val="nil"/>
              <w:right w:val="nil"/>
            </w:tcBorders>
            <w:shd w:val="clear" w:color="auto" w:fill="auto"/>
            <w:vAlign w:val="center"/>
            <w:hideMark/>
          </w:tcPr>
          <w:p w14:paraId="4A3F115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708864B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3B8C5F8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995" w:type="dxa"/>
            <w:tcBorders>
              <w:top w:val="nil"/>
              <w:left w:val="nil"/>
              <w:bottom w:val="nil"/>
              <w:right w:val="nil"/>
            </w:tcBorders>
            <w:shd w:val="clear" w:color="auto" w:fill="auto"/>
            <w:vAlign w:val="center"/>
            <w:hideMark/>
          </w:tcPr>
          <w:p w14:paraId="1338932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7C714CD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219D33D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995" w:type="dxa"/>
            <w:tcBorders>
              <w:top w:val="nil"/>
              <w:left w:val="nil"/>
              <w:bottom w:val="nil"/>
              <w:right w:val="nil"/>
            </w:tcBorders>
            <w:shd w:val="clear" w:color="auto" w:fill="auto"/>
            <w:vAlign w:val="center"/>
            <w:hideMark/>
          </w:tcPr>
          <w:p w14:paraId="26D9817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01486FFA" w14:textId="77777777" w:rsidR="00F81DC8" w:rsidRPr="00F81DC8" w:rsidRDefault="00F81DC8" w:rsidP="00F81DC8">
            <w:pPr>
              <w:spacing w:after="0" w:line="240" w:lineRule="auto"/>
              <w:jc w:val="right"/>
              <w:rPr>
                <w:rFonts w:ascii="Garamond" w:eastAsia="Times New Roman" w:hAnsi="Garamond" w:cs="Calibri"/>
                <w:color w:val="000000"/>
                <w:sz w:val="16"/>
                <w:szCs w:val="16"/>
                <w:lang w:eastAsia="pt-BR"/>
              </w:rPr>
            </w:pPr>
          </w:p>
        </w:tc>
        <w:tc>
          <w:tcPr>
            <w:tcW w:w="630" w:type="dxa"/>
            <w:tcBorders>
              <w:top w:val="nil"/>
              <w:left w:val="nil"/>
              <w:bottom w:val="nil"/>
              <w:right w:val="nil"/>
            </w:tcBorders>
            <w:shd w:val="clear" w:color="auto" w:fill="auto"/>
            <w:vAlign w:val="center"/>
            <w:hideMark/>
          </w:tcPr>
          <w:p w14:paraId="52FC70B5" w14:textId="77777777" w:rsidR="00F81DC8" w:rsidRPr="00F81DC8" w:rsidRDefault="00F81DC8" w:rsidP="00F81DC8">
            <w:pPr>
              <w:spacing w:after="0" w:line="240" w:lineRule="auto"/>
              <w:jc w:val="right"/>
              <w:rPr>
                <w:rFonts w:ascii="Garamond" w:eastAsia="Times New Roman" w:hAnsi="Garamond" w:cs="Calibri"/>
                <w:color w:val="000000"/>
                <w:sz w:val="16"/>
                <w:szCs w:val="16"/>
                <w:lang w:eastAsia="pt-BR"/>
              </w:rPr>
            </w:pPr>
          </w:p>
        </w:tc>
        <w:tc>
          <w:tcPr>
            <w:tcW w:w="995" w:type="dxa"/>
            <w:tcBorders>
              <w:top w:val="nil"/>
              <w:left w:val="nil"/>
              <w:bottom w:val="nil"/>
              <w:right w:val="nil"/>
            </w:tcBorders>
            <w:shd w:val="clear" w:color="auto" w:fill="auto"/>
            <w:vAlign w:val="center"/>
            <w:hideMark/>
          </w:tcPr>
          <w:p w14:paraId="397CB40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0012976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6446383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noWrap/>
            <w:vAlign w:val="bottom"/>
            <w:hideMark/>
          </w:tcPr>
          <w:p w14:paraId="74E82106" w14:textId="77777777" w:rsidR="00F81DC8" w:rsidRPr="00F81DC8" w:rsidRDefault="00F81DC8" w:rsidP="00F81DC8">
            <w:pPr>
              <w:spacing w:after="0" w:line="240" w:lineRule="auto"/>
              <w:rPr>
                <w:rFonts w:ascii="Calibri" w:eastAsia="Times New Roman" w:hAnsi="Calibri" w:cs="Calibri"/>
                <w:color w:val="000000"/>
                <w:sz w:val="16"/>
                <w:szCs w:val="16"/>
                <w:lang w:eastAsia="pt-BR"/>
              </w:rPr>
            </w:pPr>
          </w:p>
        </w:tc>
      </w:tr>
      <w:tr w:rsidR="00F81DC8" w:rsidRPr="00F81DC8" w14:paraId="4E379237" w14:textId="77777777" w:rsidTr="00F81DC8">
        <w:trPr>
          <w:trHeight w:val="225"/>
        </w:trPr>
        <w:tc>
          <w:tcPr>
            <w:tcW w:w="16031" w:type="dxa"/>
            <w:gridSpan w:val="19"/>
            <w:tcBorders>
              <w:top w:val="nil"/>
              <w:left w:val="nil"/>
              <w:bottom w:val="nil"/>
              <w:right w:val="nil"/>
            </w:tcBorders>
            <w:shd w:val="clear" w:color="auto" w:fill="auto"/>
            <w:noWrap/>
            <w:vAlign w:val="bottom"/>
            <w:hideMark/>
          </w:tcPr>
          <w:p w14:paraId="4752CAB6" w14:textId="156CEAF1"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Variáveis Municipais</w:t>
            </w:r>
          </w:p>
        </w:tc>
      </w:tr>
      <w:tr w:rsidR="00F81DC8" w:rsidRPr="00F81DC8" w14:paraId="68A46508" w14:textId="77777777" w:rsidTr="00F81DC8">
        <w:trPr>
          <w:trHeight w:val="225"/>
        </w:trPr>
        <w:tc>
          <w:tcPr>
            <w:tcW w:w="1440" w:type="dxa"/>
            <w:tcBorders>
              <w:top w:val="nil"/>
              <w:left w:val="nil"/>
              <w:bottom w:val="nil"/>
              <w:right w:val="nil"/>
            </w:tcBorders>
            <w:shd w:val="clear" w:color="auto" w:fill="auto"/>
            <w:vAlign w:val="center"/>
            <w:hideMark/>
          </w:tcPr>
          <w:p w14:paraId="44F1299D"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IDHM Educação</w:t>
            </w:r>
          </w:p>
        </w:tc>
        <w:tc>
          <w:tcPr>
            <w:tcW w:w="798" w:type="dxa"/>
            <w:tcBorders>
              <w:top w:val="nil"/>
              <w:left w:val="nil"/>
              <w:bottom w:val="nil"/>
              <w:right w:val="nil"/>
            </w:tcBorders>
            <w:shd w:val="clear" w:color="auto" w:fill="auto"/>
            <w:vAlign w:val="center"/>
            <w:hideMark/>
          </w:tcPr>
          <w:p w14:paraId="72D6398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1F69296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95" w:type="dxa"/>
            <w:tcBorders>
              <w:top w:val="nil"/>
              <w:left w:val="nil"/>
              <w:bottom w:val="nil"/>
              <w:right w:val="nil"/>
            </w:tcBorders>
            <w:shd w:val="clear" w:color="auto" w:fill="auto"/>
            <w:vAlign w:val="center"/>
            <w:hideMark/>
          </w:tcPr>
          <w:p w14:paraId="206589DE"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-0.0307</w:t>
            </w:r>
          </w:p>
        </w:tc>
        <w:tc>
          <w:tcPr>
            <w:tcW w:w="798" w:type="dxa"/>
            <w:tcBorders>
              <w:top w:val="nil"/>
              <w:left w:val="nil"/>
              <w:bottom w:val="nil"/>
              <w:right w:val="nil"/>
            </w:tcBorders>
            <w:shd w:val="clear" w:color="auto" w:fill="auto"/>
            <w:vAlign w:val="center"/>
            <w:hideMark/>
          </w:tcPr>
          <w:p w14:paraId="7266C76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6BFC149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95" w:type="dxa"/>
            <w:tcBorders>
              <w:top w:val="nil"/>
              <w:left w:val="nil"/>
              <w:bottom w:val="nil"/>
              <w:right w:val="nil"/>
            </w:tcBorders>
            <w:shd w:val="clear" w:color="auto" w:fill="auto"/>
            <w:vAlign w:val="center"/>
            <w:hideMark/>
          </w:tcPr>
          <w:p w14:paraId="40AE5618"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-0.0307</w:t>
            </w:r>
          </w:p>
        </w:tc>
        <w:tc>
          <w:tcPr>
            <w:tcW w:w="798" w:type="dxa"/>
            <w:tcBorders>
              <w:top w:val="nil"/>
              <w:left w:val="nil"/>
              <w:bottom w:val="nil"/>
              <w:right w:val="nil"/>
            </w:tcBorders>
            <w:shd w:val="clear" w:color="auto" w:fill="auto"/>
            <w:vAlign w:val="center"/>
            <w:hideMark/>
          </w:tcPr>
          <w:p w14:paraId="7B29B8F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0AA9212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95" w:type="dxa"/>
            <w:tcBorders>
              <w:top w:val="nil"/>
              <w:left w:val="nil"/>
              <w:bottom w:val="nil"/>
              <w:right w:val="nil"/>
            </w:tcBorders>
            <w:shd w:val="clear" w:color="auto" w:fill="auto"/>
            <w:vAlign w:val="center"/>
            <w:hideMark/>
          </w:tcPr>
          <w:p w14:paraId="1569140F"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-0.0307</w:t>
            </w:r>
          </w:p>
        </w:tc>
        <w:tc>
          <w:tcPr>
            <w:tcW w:w="798" w:type="dxa"/>
            <w:tcBorders>
              <w:top w:val="nil"/>
              <w:left w:val="nil"/>
              <w:bottom w:val="nil"/>
              <w:right w:val="nil"/>
            </w:tcBorders>
            <w:shd w:val="clear" w:color="auto" w:fill="auto"/>
            <w:vAlign w:val="center"/>
            <w:hideMark/>
          </w:tcPr>
          <w:p w14:paraId="7B333CD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77B2098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95" w:type="dxa"/>
            <w:tcBorders>
              <w:top w:val="nil"/>
              <w:left w:val="nil"/>
              <w:bottom w:val="nil"/>
              <w:right w:val="nil"/>
            </w:tcBorders>
            <w:shd w:val="clear" w:color="auto" w:fill="auto"/>
            <w:vAlign w:val="center"/>
            <w:hideMark/>
          </w:tcPr>
          <w:p w14:paraId="04255366"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-0.0307</w:t>
            </w:r>
          </w:p>
        </w:tc>
        <w:tc>
          <w:tcPr>
            <w:tcW w:w="798" w:type="dxa"/>
            <w:tcBorders>
              <w:top w:val="nil"/>
              <w:left w:val="nil"/>
              <w:bottom w:val="nil"/>
              <w:right w:val="nil"/>
            </w:tcBorders>
            <w:shd w:val="clear" w:color="auto" w:fill="auto"/>
            <w:vAlign w:val="center"/>
            <w:hideMark/>
          </w:tcPr>
          <w:p w14:paraId="26FD163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5649411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95" w:type="dxa"/>
            <w:tcBorders>
              <w:top w:val="nil"/>
              <w:left w:val="nil"/>
              <w:bottom w:val="nil"/>
              <w:right w:val="nil"/>
            </w:tcBorders>
            <w:shd w:val="clear" w:color="auto" w:fill="auto"/>
            <w:vAlign w:val="center"/>
            <w:hideMark/>
          </w:tcPr>
          <w:p w14:paraId="53533A1E"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-0.0307</w:t>
            </w:r>
          </w:p>
        </w:tc>
        <w:tc>
          <w:tcPr>
            <w:tcW w:w="798" w:type="dxa"/>
            <w:tcBorders>
              <w:top w:val="nil"/>
              <w:left w:val="nil"/>
              <w:bottom w:val="nil"/>
              <w:right w:val="nil"/>
            </w:tcBorders>
            <w:shd w:val="clear" w:color="auto" w:fill="auto"/>
            <w:vAlign w:val="center"/>
            <w:hideMark/>
          </w:tcPr>
          <w:p w14:paraId="3AE9692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2774490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1048" w:type="dxa"/>
            <w:tcBorders>
              <w:top w:val="nil"/>
              <w:left w:val="nil"/>
              <w:bottom w:val="nil"/>
              <w:right w:val="nil"/>
            </w:tcBorders>
            <w:shd w:val="clear" w:color="auto" w:fill="auto"/>
            <w:vAlign w:val="center"/>
            <w:hideMark/>
          </w:tcPr>
          <w:p w14:paraId="33233491"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-0.0307</w:t>
            </w:r>
          </w:p>
        </w:tc>
      </w:tr>
      <w:tr w:rsidR="00F81DC8" w:rsidRPr="00F81DC8" w14:paraId="1B354761" w14:textId="77777777" w:rsidTr="00F81DC8">
        <w:trPr>
          <w:trHeight w:val="225"/>
        </w:trPr>
        <w:tc>
          <w:tcPr>
            <w:tcW w:w="1440" w:type="dxa"/>
            <w:tcBorders>
              <w:top w:val="nil"/>
              <w:left w:val="nil"/>
              <w:right w:val="nil"/>
            </w:tcBorders>
            <w:shd w:val="clear" w:color="auto" w:fill="auto"/>
            <w:vAlign w:val="center"/>
            <w:hideMark/>
          </w:tcPr>
          <w:p w14:paraId="05C4D341"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IDHM Renda</w:t>
            </w:r>
          </w:p>
        </w:tc>
        <w:tc>
          <w:tcPr>
            <w:tcW w:w="798" w:type="dxa"/>
            <w:tcBorders>
              <w:top w:val="nil"/>
              <w:left w:val="nil"/>
              <w:right w:val="nil"/>
            </w:tcBorders>
            <w:shd w:val="clear" w:color="auto" w:fill="auto"/>
            <w:vAlign w:val="center"/>
            <w:hideMark/>
          </w:tcPr>
          <w:p w14:paraId="6AE914F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0AD5417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0.63</w:t>
            </w:r>
          </w:p>
        </w:tc>
        <w:tc>
          <w:tcPr>
            <w:tcW w:w="995" w:type="dxa"/>
            <w:tcBorders>
              <w:top w:val="nil"/>
              <w:left w:val="nil"/>
              <w:right w:val="nil"/>
            </w:tcBorders>
            <w:shd w:val="clear" w:color="auto" w:fill="auto"/>
            <w:vAlign w:val="center"/>
            <w:hideMark/>
          </w:tcPr>
          <w:p w14:paraId="323D1287"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-0.0165</w:t>
            </w:r>
          </w:p>
        </w:tc>
        <w:tc>
          <w:tcPr>
            <w:tcW w:w="798" w:type="dxa"/>
            <w:tcBorders>
              <w:top w:val="nil"/>
              <w:left w:val="nil"/>
              <w:right w:val="nil"/>
            </w:tcBorders>
            <w:shd w:val="clear" w:color="auto" w:fill="auto"/>
            <w:vAlign w:val="center"/>
            <w:hideMark/>
          </w:tcPr>
          <w:p w14:paraId="6BFC838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514EE4F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0.63</w:t>
            </w:r>
          </w:p>
        </w:tc>
        <w:tc>
          <w:tcPr>
            <w:tcW w:w="995" w:type="dxa"/>
            <w:tcBorders>
              <w:top w:val="nil"/>
              <w:left w:val="nil"/>
              <w:right w:val="nil"/>
            </w:tcBorders>
            <w:shd w:val="clear" w:color="auto" w:fill="auto"/>
            <w:vAlign w:val="center"/>
            <w:hideMark/>
          </w:tcPr>
          <w:p w14:paraId="5AB32C4D"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-0.0165</w:t>
            </w:r>
          </w:p>
        </w:tc>
        <w:tc>
          <w:tcPr>
            <w:tcW w:w="798" w:type="dxa"/>
            <w:tcBorders>
              <w:top w:val="nil"/>
              <w:left w:val="nil"/>
              <w:right w:val="nil"/>
            </w:tcBorders>
            <w:shd w:val="clear" w:color="auto" w:fill="auto"/>
            <w:vAlign w:val="center"/>
            <w:hideMark/>
          </w:tcPr>
          <w:p w14:paraId="26B76BE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65B24B6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0.63</w:t>
            </w:r>
          </w:p>
        </w:tc>
        <w:tc>
          <w:tcPr>
            <w:tcW w:w="995" w:type="dxa"/>
            <w:tcBorders>
              <w:top w:val="nil"/>
              <w:left w:val="nil"/>
              <w:right w:val="nil"/>
            </w:tcBorders>
            <w:shd w:val="clear" w:color="auto" w:fill="auto"/>
            <w:vAlign w:val="center"/>
            <w:hideMark/>
          </w:tcPr>
          <w:p w14:paraId="0403EF96"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-0.0165</w:t>
            </w:r>
          </w:p>
        </w:tc>
        <w:tc>
          <w:tcPr>
            <w:tcW w:w="798" w:type="dxa"/>
            <w:tcBorders>
              <w:top w:val="nil"/>
              <w:left w:val="nil"/>
              <w:right w:val="nil"/>
            </w:tcBorders>
            <w:shd w:val="clear" w:color="auto" w:fill="auto"/>
            <w:vAlign w:val="center"/>
            <w:hideMark/>
          </w:tcPr>
          <w:p w14:paraId="260B0B4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10BDA9E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0.63</w:t>
            </w:r>
          </w:p>
        </w:tc>
        <w:tc>
          <w:tcPr>
            <w:tcW w:w="995" w:type="dxa"/>
            <w:tcBorders>
              <w:top w:val="nil"/>
              <w:left w:val="nil"/>
              <w:right w:val="nil"/>
            </w:tcBorders>
            <w:shd w:val="clear" w:color="auto" w:fill="auto"/>
            <w:vAlign w:val="center"/>
            <w:hideMark/>
          </w:tcPr>
          <w:p w14:paraId="572C7C81"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-0.0165</w:t>
            </w:r>
          </w:p>
        </w:tc>
        <w:tc>
          <w:tcPr>
            <w:tcW w:w="798" w:type="dxa"/>
            <w:tcBorders>
              <w:top w:val="nil"/>
              <w:left w:val="nil"/>
              <w:right w:val="nil"/>
            </w:tcBorders>
            <w:shd w:val="clear" w:color="auto" w:fill="auto"/>
            <w:vAlign w:val="center"/>
            <w:hideMark/>
          </w:tcPr>
          <w:p w14:paraId="60B13C6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0A67FA1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0.63</w:t>
            </w:r>
          </w:p>
        </w:tc>
        <w:tc>
          <w:tcPr>
            <w:tcW w:w="995" w:type="dxa"/>
            <w:tcBorders>
              <w:top w:val="nil"/>
              <w:left w:val="nil"/>
              <w:right w:val="nil"/>
            </w:tcBorders>
            <w:shd w:val="clear" w:color="auto" w:fill="auto"/>
            <w:vAlign w:val="center"/>
            <w:hideMark/>
          </w:tcPr>
          <w:p w14:paraId="51F20BB0"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-0.0165</w:t>
            </w:r>
          </w:p>
        </w:tc>
        <w:tc>
          <w:tcPr>
            <w:tcW w:w="798" w:type="dxa"/>
            <w:tcBorders>
              <w:top w:val="nil"/>
              <w:left w:val="nil"/>
              <w:right w:val="nil"/>
            </w:tcBorders>
            <w:shd w:val="clear" w:color="auto" w:fill="auto"/>
            <w:vAlign w:val="center"/>
            <w:hideMark/>
          </w:tcPr>
          <w:p w14:paraId="4DB735C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0897012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0.63</w:t>
            </w:r>
          </w:p>
        </w:tc>
        <w:tc>
          <w:tcPr>
            <w:tcW w:w="1048" w:type="dxa"/>
            <w:tcBorders>
              <w:top w:val="nil"/>
              <w:left w:val="nil"/>
              <w:right w:val="nil"/>
            </w:tcBorders>
            <w:shd w:val="clear" w:color="auto" w:fill="auto"/>
            <w:vAlign w:val="center"/>
            <w:hideMark/>
          </w:tcPr>
          <w:p w14:paraId="2413807F"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-0.0165</w:t>
            </w:r>
          </w:p>
        </w:tc>
      </w:tr>
      <w:tr w:rsidR="00F81DC8" w:rsidRPr="00F81DC8" w14:paraId="4D300DCC" w14:textId="77777777" w:rsidTr="00F81DC8">
        <w:trPr>
          <w:trHeight w:val="465"/>
        </w:trPr>
        <w:tc>
          <w:tcPr>
            <w:tcW w:w="1440" w:type="dxa"/>
            <w:tcBorders>
              <w:top w:val="nil"/>
              <w:left w:val="nil"/>
              <w:bottom w:val="single" w:sz="12" w:space="0" w:color="auto"/>
              <w:right w:val="nil"/>
            </w:tcBorders>
            <w:shd w:val="clear" w:color="auto" w:fill="auto"/>
            <w:vAlign w:val="center"/>
            <w:hideMark/>
          </w:tcPr>
          <w:p w14:paraId="66001367"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Indicador de Acesso</w:t>
            </w:r>
          </w:p>
        </w:tc>
        <w:tc>
          <w:tcPr>
            <w:tcW w:w="798" w:type="dxa"/>
            <w:tcBorders>
              <w:top w:val="nil"/>
              <w:left w:val="nil"/>
              <w:bottom w:val="single" w:sz="12" w:space="0" w:color="auto"/>
              <w:right w:val="nil"/>
            </w:tcBorders>
            <w:shd w:val="clear" w:color="auto" w:fill="auto"/>
            <w:vAlign w:val="center"/>
            <w:hideMark/>
          </w:tcPr>
          <w:p w14:paraId="2BF534F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78FE3D7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95" w:type="dxa"/>
            <w:tcBorders>
              <w:top w:val="nil"/>
              <w:left w:val="nil"/>
              <w:bottom w:val="single" w:sz="12" w:space="0" w:color="auto"/>
              <w:right w:val="nil"/>
            </w:tcBorders>
            <w:shd w:val="clear" w:color="auto" w:fill="auto"/>
            <w:vAlign w:val="center"/>
            <w:hideMark/>
          </w:tcPr>
          <w:p w14:paraId="4C8A39CE"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-0.000546</w:t>
            </w:r>
          </w:p>
        </w:tc>
        <w:tc>
          <w:tcPr>
            <w:tcW w:w="798" w:type="dxa"/>
            <w:tcBorders>
              <w:top w:val="nil"/>
              <w:left w:val="nil"/>
              <w:bottom w:val="single" w:sz="12" w:space="0" w:color="auto"/>
              <w:right w:val="nil"/>
            </w:tcBorders>
            <w:shd w:val="clear" w:color="auto" w:fill="auto"/>
            <w:vAlign w:val="center"/>
            <w:hideMark/>
          </w:tcPr>
          <w:p w14:paraId="6DD879A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24C042D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95" w:type="dxa"/>
            <w:tcBorders>
              <w:top w:val="nil"/>
              <w:left w:val="nil"/>
              <w:bottom w:val="single" w:sz="12" w:space="0" w:color="auto"/>
              <w:right w:val="nil"/>
            </w:tcBorders>
            <w:shd w:val="clear" w:color="auto" w:fill="auto"/>
            <w:vAlign w:val="center"/>
            <w:hideMark/>
          </w:tcPr>
          <w:p w14:paraId="7ED0915C"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-0.000546</w:t>
            </w:r>
          </w:p>
        </w:tc>
        <w:tc>
          <w:tcPr>
            <w:tcW w:w="798" w:type="dxa"/>
            <w:tcBorders>
              <w:top w:val="nil"/>
              <w:left w:val="nil"/>
              <w:bottom w:val="single" w:sz="12" w:space="0" w:color="auto"/>
              <w:right w:val="nil"/>
            </w:tcBorders>
            <w:shd w:val="clear" w:color="auto" w:fill="auto"/>
            <w:vAlign w:val="center"/>
            <w:hideMark/>
          </w:tcPr>
          <w:p w14:paraId="2265682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2759E2E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95" w:type="dxa"/>
            <w:tcBorders>
              <w:top w:val="nil"/>
              <w:left w:val="nil"/>
              <w:bottom w:val="single" w:sz="12" w:space="0" w:color="auto"/>
              <w:right w:val="nil"/>
            </w:tcBorders>
            <w:shd w:val="clear" w:color="auto" w:fill="auto"/>
            <w:vAlign w:val="center"/>
            <w:hideMark/>
          </w:tcPr>
          <w:p w14:paraId="3E62BB58"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-0.000546</w:t>
            </w:r>
          </w:p>
        </w:tc>
        <w:tc>
          <w:tcPr>
            <w:tcW w:w="798" w:type="dxa"/>
            <w:tcBorders>
              <w:top w:val="nil"/>
              <w:left w:val="nil"/>
              <w:bottom w:val="single" w:sz="12" w:space="0" w:color="auto"/>
              <w:right w:val="nil"/>
            </w:tcBorders>
            <w:shd w:val="clear" w:color="auto" w:fill="auto"/>
            <w:vAlign w:val="center"/>
            <w:hideMark/>
          </w:tcPr>
          <w:p w14:paraId="6CB9E95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333AC98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95" w:type="dxa"/>
            <w:tcBorders>
              <w:top w:val="nil"/>
              <w:left w:val="nil"/>
              <w:bottom w:val="single" w:sz="12" w:space="0" w:color="auto"/>
              <w:right w:val="nil"/>
            </w:tcBorders>
            <w:shd w:val="clear" w:color="auto" w:fill="auto"/>
            <w:vAlign w:val="center"/>
            <w:hideMark/>
          </w:tcPr>
          <w:p w14:paraId="715184EC"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-0.000546</w:t>
            </w:r>
          </w:p>
        </w:tc>
        <w:tc>
          <w:tcPr>
            <w:tcW w:w="798" w:type="dxa"/>
            <w:tcBorders>
              <w:top w:val="nil"/>
              <w:left w:val="nil"/>
              <w:bottom w:val="single" w:sz="12" w:space="0" w:color="auto"/>
              <w:right w:val="nil"/>
            </w:tcBorders>
            <w:shd w:val="clear" w:color="auto" w:fill="auto"/>
            <w:vAlign w:val="center"/>
            <w:hideMark/>
          </w:tcPr>
          <w:p w14:paraId="5F6545D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4B366AD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95" w:type="dxa"/>
            <w:tcBorders>
              <w:top w:val="nil"/>
              <w:left w:val="nil"/>
              <w:bottom w:val="single" w:sz="12" w:space="0" w:color="auto"/>
              <w:right w:val="nil"/>
            </w:tcBorders>
            <w:shd w:val="clear" w:color="auto" w:fill="auto"/>
            <w:vAlign w:val="center"/>
            <w:hideMark/>
          </w:tcPr>
          <w:p w14:paraId="01AD39A9"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-0.000546</w:t>
            </w:r>
          </w:p>
        </w:tc>
        <w:tc>
          <w:tcPr>
            <w:tcW w:w="798" w:type="dxa"/>
            <w:tcBorders>
              <w:top w:val="nil"/>
              <w:left w:val="nil"/>
              <w:bottom w:val="single" w:sz="12" w:space="0" w:color="auto"/>
              <w:right w:val="nil"/>
            </w:tcBorders>
            <w:shd w:val="clear" w:color="auto" w:fill="auto"/>
            <w:vAlign w:val="center"/>
            <w:hideMark/>
          </w:tcPr>
          <w:p w14:paraId="6D89B86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0.002</w:t>
            </w:r>
          </w:p>
        </w:tc>
        <w:tc>
          <w:tcPr>
            <w:tcW w:w="630" w:type="dxa"/>
            <w:tcBorders>
              <w:top w:val="nil"/>
              <w:left w:val="nil"/>
              <w:bottom w:val="single" w:sz="12" w:space="0" w:color="auto"/>
              <w:right w:val="nil"/>
            </w:tcBorders>
            <w:shd w:val="clear" w:color="auto" w:fill="auto"/>
            <w:vAlign w:val="center"/>
            <w:hideMark/>
          </w:tcPr>
          <w:p w14:paraId="5774F1A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0.003</w:t>
            </w:r>
          </w:p>
        </w:tc>
        <w:tc>
          <w:tcPr>
            <w:tcW w:w="1048" w:type="dxa"/>
            <w:tcBorders>
              <w:top w:val="nil"/>
              <w:left w:val="nil"/>
              <w:bottom w:val="single" w:sz="12" w:space="0" w:color="auto"/>
              <w:right w:val="nil"/>
            </w:tcBorders>
            <w:shd w:val="clear" w:color="auto" w:fill="auto"/>
            <w:vAlign w:val="center"/>
            <w:hideMark/>
          </w:tcPr>
          <w:p w14:paraId="3C66C212"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-0.000546</w:t>
            </w:r>
          </w:p>
        </w:tc>
      </w:tr>
    </w:tbl>
    <w:p w14:paraId="3206DC6F" w14:textId="77777777" w:rsidR="00775A42" w:rsidRDefault="00775A42" w:rsidP="00775A42">
      <w:pPr>
        <w:spacing w:after="0" w:line="360" w:lineRule="auto"/>
        <w:rPr>
          <w:rFonts w:ascii="Arial" w:hAnsi="Arial" w:cs="Arial"/>
          <w:sz w:val="20"/>
          <w:szCs w:val="20"/>
        </w:rPr>
      </w:pPr>
      <w:r w:rsidRPr="00F87C1D">
        <w:rPr>
          <w:rFonts w:ascii="Arial" w:hAnsi="Arial" w:cs="Arial"/>
          <w:sz w:val="20"/>
          <w:szCs w:val="20"/>
        </w:rPr>
        <w:t>* p&lt;0.05, ** p&lt;0.01, *** p&lt;0.001</w:t>
      </w:r>
      <w:r>
        <w:rPr>
          <w:rFonts w:ascii="Arial" w:hAnsi="Arial" w:cs="Arial"/>
          <w:sz w:val="20"/>
          <w:szCs w:val="20"/>
        </w:rPr>
        <w:t xml:space="preserve"> e Dif. = Média Controle - Média GP 2017 (GP = Grupo</w:t>
      </w:r>
      <w:proofErr w:type="gramStart"/>
      <w:r>
        <w:rPr>
          <w:rFonts w:ascii="Arial" w:hAnsi="Arial" w:cs="Arial"/>
          <w:sz w:val="20"/>
          <w:szCs w:val="20"/>
        </w:rPr>
        <w:t>)</w:t>
      </w:r>
      <w:proofErr w:type="gramEnd"/>
    </w:p>
    <w:p w14:paraId="729EA4E4" w14:textId="4C43568E" w:rsidR="00EE1D5C" w:rsidRDefault="00EE1D5C" w:rsidP="00EE1D5C">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31D91F36" w14:textId="77777777" w:rsidR="00F81DC8" w:rsidRDefault="00F81DC8" w:rsidP="00BC1B06">
      <w:pPr>
        <w:spacing w:after="0" w:line="360" w:lineRule="auto"/>
        <w:jc w:val="both"/>
        <w:rPr>
          <w:rFonts w:ascii="Arial" w:hAnsi="Arial" w:cs="Arial"/>
          <w:sz w:val="24"/>
        </w:rPr>
        <w:sectPr w:rsidR="00F81DC8" w:rsidSect="00F81DC8">
          <w:pgSz w:w="16838" w:h="11906" w:orient="landscape"/>
          <w:pgMar w:top="567" w:right="567" w:bottom="567" w:left="567" w:header="709" w:footer="709" w:gutter="0"/>
          <w:cols w:space="708"/>
          <w:docGrid w:linePitch="360"/>
        </w:sectPr>
      </w:pPr>
    </w:p>
    <w:p w14:paraId="07352561" w14:textId="34647C89" w:rsidR="008A212B" w:rsidRPr="008A212B" w:rsidRDefault="008A212B" w:rsidP="008A212B">
      <w:pPr>
        <w:pStyle w:val="Legenda"/>
        <w:keepNext/>
        <w:jc w:val="center"/>
        <w:rPr>
          <w:rFonts w:ascii="Arial" w:hAnsi="Arial" w:cs="Arial"/>
          <w:i w:val="0"/>
          <w:color w:val="auto"/>
          <w:sz w:val="24"/>
        </w:rPr>
      </w:pPr>
      <w:r w:rsidRPr="008A212B">
        <w:rPr>
          <w:rFonts w:ascii="Arial" w:hAnsi="Arial" w:cs="Arial"/>
          <w:i w:val="0"/>
          <w:color w:val="auto"/>
          <w:sz w:val="24"/>
        </w:rPr>
        <w:lastRenderedPageBreak/>
        <w:t xml:space="preserve">Tabela </w:t>
      </w:r>
      <w:r w:rsidRPr="008A212B">
        <w:rPr>
          <w:rFonts w:ascii="Arial" w:hAnsi="Arial" w:cs="Arial"/>
          <w:i w:val="0"/>
          <w:color w:val="auto"/>
          <w:sz w:val="24"/>
        </w:rPr>
        <w:fldChar w:fldCharType="begin"/>
      </w:r>
      <w:r w:rsidRPr="008A212B">
        <w:rPr>
          <w:rFonts w:ascii="Arial" w:hAnsi="Arial" w:cs="Arial"/>
          <w:i w:val="0"/>
          <w:color w:val="auto"/>
          <w:sz w:val="24"/>
        </w:rPr>
        <w:instrText xml:space="preserve"> SEQ Tabela \* ARABIC </w:instrText>
      </w:r>
      <w:r w:rsidRPr="008A212B">
        <w:rPr>
          <w:rFonts w:ascii="Arial" w:hAnsi="Arial" w:cs="Arial"/>
          <w:i w:val="0"/>
          <w:color w:val="auto"/>
          <w:sz w:val="24"/>
        </w:rPr>
        <w:fldChar w:fldCharType="separate"/>
      </w:r>
      <w:r w:rsidR="00E073E3">
        <w:rPr>
          <w:rFonts w:ascii="Arial" w:hAnsi="Arial" w:cs="Arial"/>
          <w:i w:val="0"/>
          <w:noProof/>
          <w:color w:val="auto"/>
          <w:sz w:val="24"/>
        </w:rPr>
        <w:t>15</w:t>
      </w:r>
      <w:r w:rsidRPr="008A212B">
        <w:rPr>
          <w:rFonts w:ascii="Arial" w:hAnsi="Arial" w:cs="Arial"/>
          <w:i w:val="0"/>
          <w:color w:val="auto"/>
          <w:sz w:val="24"/>
        </w:rPr>
        <w:fldChar w:fldCharType="end"/>
      </w:r>
      <w:r w:rsidRPr="008A212B">
        <w:rPr>
          <w:rFonts w:ascii="Arial" w:hAnsi="Arial" w:cs="Arial"/>
          <w:i w:val="0"/>
          <w:color w:val="auto"/>
          <w:sz w:val="24"/>
        </w:rPr>
        <w:t xml:space="preserve"> - </w:t>
      </w:r>
      <w:r w:rsidR="00E67E93">
        <w:rPr>
          <w:rFonts w:ascii="Arial" w:hAnsi="Arial" w:cs="Arial"/>
          <w:i w:val="0"/>
          <w:color w:val="auto"/>
          <w:sz w:val="24"/>
        </w:rPr>
        <w:t xml:space="preserve">Tabela de Média das </w:t>
      </w:r>
      <w:proofErr w:type="spellStart"/>
      <w:r w:rsidR="00E67E93">
        <w:rPr>
          <w:rFonts w:ascii="Arial" w:hAnsi="Arial" w:cs="Arial"/>
          <w:i w:val="0"/>
          <w:color w:val="auto"/>
          <w:sz w:val="24"/>
        </w:rPr>
        <w:t>Covariadas</w:t>
      </w:r>
      <w:proofErr w:type="spellEnd"/>
      <w:r w:rsidR="00E67E93">
        <w:rPr>
          <w:rFonts w:ascii="Arial" w:hAnsi="Arial" w:cs="Arial"/>
          <w:i w:val="0"/>
          <w:color w:val="auto"/>
          <w:sz w:val="24"/>
        </w:rPr>
        <w:t xml:space="preserve"> </w:t>
      </w:r>
      <w:proofErr w:type="gramStart"/>
      <w:r w:rsidR="00E67E93">
        <w:rPr>
          <w:rFonts w:ascii="Arial" w:hAnsi="Arial" w:cs="Arial"/>
          <w:i w:val="0"/>
          <w:color w:val="auto"/>
          <w:sz w:val="24"/>
        </w:rPr>
        <w:t>dos Grupo</w:t>
      </w:r>
      <w:proofErr w:type="gramEnd"/>
      <w:r w:rsidR="00E67E93">
        <w:rPr>
          <w:rFonts w:ascii="Arial" w:hAnsi="Arial" w:cs="Arial"/>
          <w:i w:val="0"/>
          <w:color w:val="auto"/>
          <w:sz w:val="24"/>
        </w:rPr>
        <w:t xml:space="preserve"> de Controle e de 2013 para o 9º Ano do Ensino Fundamental</w:t>
      </w:r>
    </w:p>
    <w:tbl>
      <w:tblPr>
        <w:tblW w:w="15798" w:type="dxa"/>
        <w:tblInd w:w="55" w:type="dxa"/>
        <w:tblCellMar>
          <w:left w:w="70" w:type="dxa"/>
          <w:right w:w="70" w:type="dxa"/>
        </w:tblCellMar>
        <w:tblLook w:val="04A0" w:firstRow="1" w:lastRow="0" w:firstColumn="1" w:lastColumn="0" w:noHBand="0" w:noVBand="1"/>
      </w:tblPr>
      <w:tblGrid>
        <w:gridCol w:w="1440"/>
        <w:gridCol w:w="807"/>
        <w:gridCol w:w="630"/>
        <w:gridCol w:w="959"/>
        <w:gridCol w:w="807"/>
        <w:gridCol w:w="630"/>
        <w:gridCol w:w="959"/>
        <w:gridCol w:w="807"/>
        <w:gridCol w:w="630"/>
        <w:gridCol w:w="959"/>
        <w:gridCol w:w="807"/>
        <w:gridCol w:w="630"/>
        <w:gridCol w:w="959"/>
        <w:gridCol w:w="798"/>
        <w:gridCol w:w="630"/>
        <w:gridCol w:w="959"/>
        <w:gridCol w:w="798"/>
        <w:gridCol w:w="630"/>
        <w:gridCol w:w="959"/>
      </w:tblGrid>
      <w:tr w:rsidR="00F81DC8" w:rsidRPr="00F81DC8" w14:paraId="1C40B364" w14:textId="77777777" w:rsidTr="00F81DC8">
        <w:trPr>
          <w:trHeight w:val="319"/>
        </w:trPr>
        <w:tc>
          <w:tcPr>
            <w:tcW w:w="1440" w:type="dxa"/>
            <w:tcBorders>
              <w:top w:val="single" w:sz="12" w:space="0" w:color="auto"/>
              <w:left w:val="nil"/>
              <w:bottom w:val="nil"/>
              <w:right w:val="nil"/>
            </w:tcBorders>
            <w:shd w:val="clear" w:color="auto" w:fill="auto"/>
            <w:noWrap/>
            <w:vAlign w:val="bottom"/>
            <w:hideMark/>
          </w:tcPr>
          <w:p w14:paraId="6E89C37C"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 </w:t>
            </w:r>
          </w:p>
        </w:tc>
        <w:tc>
          <w:tcPr>
            <w:tcW w:w="2396" w:type="dxa"/>
            <w:gridSpan w:val="3"/>
            <w:tcBorders>
              <w:top w:val="single" w:sz="12" w:space="0" w:color="auto"/>
              <w:left w:val="nil"/>
              <w:bottom w:val="nil"/>
              <w:right w:val="nil"/>
            </w:tcBorders>
            <w:shd w:val="clear" w:color="auto" w:fill="auto"/>
            <w:noWrap/>
            <w:vAlign w:val="bottom"/>
            <w:hideMark/>
          </w:tcPr>
          <w:p w14:paraId="361D57DF" w14:textId="77777777" w:rsidR="00F81DC8" w:rsidRPr="00F81DC8" w:rsidRDefault="00F81DC8" w:rsidP="00F81DC8">
            <w:pPr>
              <w:spacing w:after="0" w:line="240" w:lineRule="auto"/>
              <w:jc w:val="center"/>
              <w:rPr>
                <w:rFonts w:ascii="Calibri" w:eastAsia="Times New Roman" w:hAnsi="Calibri" w:cs="Calibri"/>
                <w:b/>
                <w:bCs/>
                <w:color w:val="000000"/>
                <w:sz w:val="16"/>
                <w:szCs w:val="16"/>
                <w:lang w:eastAsia="pt-BR"/>
              </w:rPr>
            </w:pPr>
            <w:r w:rsidRPr="00F81DC8">
              <w:rPr>
                <w:rFonts w:ascii="Calibri" w:eastAsia="Times New Roman" w:hAnsi="Calibri" w:cs="Calibri"/>
                <w:b/>
                <w:bCs/>
                <w:color w:val="000000"/>
                <w:sz w:val="16"/>
                <w:szCs w:val="16"/>
                <w:lang w:eastAsia="pt-BR"/>
              </w:rPr>
              <w:t>2007</w:t>
            </w:r>
          </w:p>
        </w:tc>
        <w:tc>
          <w:tcPr>
            <w:tcW w:w="2396" w:type="dxa"/>
            <w:gridSpan w:val="3"/>
            <w:tcBorders>
              <w:top w:val="single" w:sz="12" w:space="0" w:color="auto"/>
              <w:left w:val="nil"/>
              <w:bottom w:val="nil"/>
              <w:right w:val="nil"/>
            </w:tcBorders>
            <w:shd w:val="clear" w:color="auto" w:fill="auto"/>
            <w:noWrap/>
            <w:vAlign w:val="bottom"/>
            <w:hideMark/>
          </w:tcPr>
          <w:p w14:paraId="1EC0C82D"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2009</w:t>
            </w:r>
          </w:p>
        </w:tc>
        <w:tc>
          <w:tcPr>
            <w:tcW w:w="2396" w:type="dxa"/>
            <w:gridSpan w:val="3"/>
            <w:tcBorders>
              <w:top w:val="single" w:sz="12" w:space="0" w:color="auto"/>
              <w:left w:val="nil"/>
              <w:bottom w:val="nil"/>
              <w:right w:val="nil"/>
            </w:tcBorders>
            <w:shd w:val="clear" w:color="auto" w:fill="auto"/>
            <w:noWrap/>
            <w:vAlign w:val="bottom"/>
            <w:hideMark/>
          </w:tcPr>
          <w:p w14:paraId="64CC28BB"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2011</w:t>
            </w:r>
          </w:p>
        </w:tc>
        <w:tc>
          <w:tcPr>
            <w:tcW w:w="2396" w:type="dxa"/>
            <w:gridSpan w:val="3"/>
            <w:tcBorders>
              <w:top w:val="single" w:sz="12" w:space="0" w:color="auto"/>
              <w:left w:val="nil"/>
              <w:bottom w:val="nil"/>
              <w:right w:val="nil"/>
            </w:tcBorders>
            <w:shd w:val="clear" w:color="auto" w:fill="auto"/>
            <w:noWrap/>
            <w:vAlign w:val="bottom"/>
            <w:hideMark/>
          </w:tcPr>
          <w:p w14:paraId="07438B98"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2013</w:t>
            </w:r>
          </w:p>
        </w:tc>
        <w:tc>
          <w:tcPr>
            <w:tcW w:w="2387" w:type="dxa"/>
            <w:gridSpan w:val="3"/>
            <w:tcBorders>
              <w:top w:val="single" w:sz="12" w:space="0" w:color="auto"/>
              <w:left w:val="nil"/>
              <w:bottom w:val="nil"/>
              <w:right w:val="nil"/>
            </w:tcBorders>
            <w:shd w:val="clear" w:color="auto" w:fill="auto"/>
            <w:noWrap/>
            <w:vAlign w:val="bottom"/>
            <w:hideMark/>
          </w:tcPr>
          <w:p w14:paraId="454EEAC9"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2015</w:t>
            </w:r>
          </w:p>
        </w:tc>
        <w:tc>
          <w:tcPr>
            <w:tcW w:w="2387" w:type="dxa"/>
            <w:gridSpan w:val="3"/>
            <w:tcBorders>
              <w:top w:val="single" w:sz="12" w:space="0" w:color="auto"/>
              <w:left w:val="nil"/>
              <w:bottom w:val="nil"/>
              <w:right w:val="nil"/>
            </w:tcBorders>
            <w:shd w:val="clear" w:color="auto" w:fill="auto"/>
            <w:noWrap/>
            <w:vAlign w:val="bottom"/>
            <w:hideMark/>
          </w:tcPr>
          <w:p w14:paraId="7F91ED11"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2017</w:t>
            </w:r>
          </w:p>
        </w:tc>
      </w:tr>
      <w:tr w:rsidR="00F81DC8" w:rsidRPr="00F81DC8" w14:paraId="0BFC4122" w14:textId="77777777" w:rsidTr="00F81DC8">
        <w:trPr>
          <w:trHeight w:val="765"/>
        </w:trPr>
        <w:tc>
          <w:tcPr>
            <w:tcW w:w="1440" w:type="dxa"/>
            <w:tcBorders>
              <w:top w:val="nil"/>
              <w:left w:val="nil"/>
              <w:bottom w:val="single" w:sz="4" w:space="0" w:color="auto"/>
              <w:right w:val="nil"/>
            </w:tcBorders>
            <w:shd w:val="clear" w:color="auto" w:fill="auto"/>
            <w:vAlign w:val="center"/>
            <w:hideMark/>
          </w:tcPr>
          <w:p w14:paraId="792ED3DF" w14:textId="69D3EC42"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Pr>
                <w:rFonts w:ascii="Arial" w:eastAsia="Times New Roman" w:hAnsi="Arial" w:cs="Arial"/>
                <w:b/>
                <w:bCs/>
                <w:color w:val="000000"/>
                <w:sz w:val="16"/>
                <w:szCs w:val="16"/>
                <w:lang w:eastAsia="pt-BR"/>
              </w:rPr>
              <w:t>Variáveis</w:t>
            </w:r>
          </w:p>
        </w:tc>
        <w:tc>
          <w:tcPr>
            <w:tcW w:w="807" w:type="dxa"/>
            <w:tcBorders>
              <w:top w:val="nil"/>
              <w:left w:val="nil"/>
              <w:bottom w:val="single" w:sz="4" w:space="0" w:color="auto"/>
              <w:right w:val="nil"/>
            </w:tcBorders>
            <w:shd w:val="clear" w:color="auto" w:fill="auto"/>
            <w:vAlign w:val="center"/>
            <w:hideMark/>
          </w:tcPr>
          <w:p w14:paraId="14831C55"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04E2A859"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vAlign w:val="center"/>
            <w:hideMark/>
          </w:tcPr>
          <w:p w14:paraId="06610C0B"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807" w:type="dxa"/>
            <w:tcBorders>
              <w:top w:val="nil"/>
              <w:left w:val="nil"/>
              <w:bottom w:val="single" w:sz="4" w:space="0" w:color="auto"/>
              <w:right w:val="nil"/>
            </w:tcBorders>
            <w:shd w:val="clear" w:color="auto" w:fill="auto"/>
            <w:vAlign w:val="center"/>
            <w:hideMark/>
          </w:tcPr>
          <w:p w14:paraId="5417ADD4"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2B7481D2"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vAlign w:val="center"/>
            <w:hideMark/>
          </w:tcPr>
          <w:p w14:paraId="2FA52D08"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807" w:type="dxa"/>
            <w:tcBorders>
              <w:top w:val="nil"/>
              <w:left w:val="nil"/>
              <w:bottom w:val="single" w:sz="4" w:space="0" w:color="auto"/>
              <w:right w:val="nil"/>
            </w:tcBorders>
            <w:shd w:val="clear" w:color="auto" w:fill="auto"/>
            <w:vAlign w:val="center"/>
            <w:hideMark/>
          </w:tcPr>
          <w:p w14:paraId="6EBD5A47"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713D55D8"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vAlign w:val="center"/>
            <w:hideMark/>
          </w:tcPr>
          <w:p w14:paraId="591329A4"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807" w:type="dxa"/>
            <w:tcBorders>
              <w:top w:val="nil"/>
              <w:left w:val="nil"/>
              <w:bottom w:val="single" w:sz="4" w:space="0" w:color="auto"/>
              <w:right w:val="nil"/>
            </w:tcBorders>
            <w:shd w:val="clear" w:color="auto" w:fill="auto"/>
            <w:vAlign w:val="center"/>
            <w:hideMark/>
          </w:tcPr>
          <w:p w14:paraId="4F316141"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346CCAF0"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vAlign w:val="center"/>
            <w:hideMark/>
          </w:tcPr>
          <w:p w14:paraId="4CB2283D"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69BE77D6"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4B08381D"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vAlign w:val="center"/>
            <w:hideMark/>
          </w:tcPr>
          <w:p w14:paraId="155D958B"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423EA347"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proofErr w:type="gramStart"/>
            <w:r w:rsidRPr="00F81DC8">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780AB3F4"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Média GP 2013</w:t>
            </w:r>
          </w:p>
        </w:tc>
        <w:tc>
          <w:tcPr>
            <w:tcW w:w="959" w:type="dxa"/>
            <w:tcBorders>
              <w:top w:val="nil"/>
              <w:left w:val="nil"/>
              <w:bottom w:val="single" w:sz="4" w:space="0" w:color="auto"/>
              <w:right w:val="nil"/>
            </w:tcBorders>
            <w:shd w:val="clear" w:color="auto" w:fill="auto"/>
            <w:noWrap/>
            <w:vAlign w:val="center"/>
            <w:hideMark/>
          </w:tcPr>
          <w:p w14:paraId="4DA69DB0"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Dif.</w:t>
            </w:r>
          </w:p>
        </w:tc>
      </w:tr>
      <w:tr w:rsidR="00F81DC8" w:rsidRPr="00F81DC8" w14:paraId="379DCC87" w14:textId="77777777" w:rsidTr="00F81DC8">
        <w:trPr>
          <w:trHeight w:val="315"/>
        </w:trPr>
        <w:tc>
          <w:tcPr>
            <w:tcW w:w="15798" w:type="dxa"/>
            <w:gridSpan w:val="19"/>
            <w:tcBorders>
              <w:top w:val="single" w:sz="4" w:space="0" w:color="auto"/>
              <w:left w:val="nil"/>
              <w:bottom w:val="nil"/>
              <w:right w:val="nil"/>
            </w:tcBorders>
            <w:shd w:val="clear" w:color="auto" w:fill="auto"/>
            <w:vAlign w:val="center"/>
            <w:hideMark/>
          </w:tcPr>
          <w:p w14:paraId="675B60CF"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Variável de Interesse</w:t>
            </w:r>
          </w:p>
        </w:tc>
      </w:tr>
      <w:tr w:rsidR="00F81DC8" w:rsidRPr="00F81DC8" w14:paraId="2F043207" w14:textId="77777777" w:rsidTr="00F81DC8">
        <w:trPr>
          <w:trHeight w:val="450"/>
        </w:trPr>
        <w:tc>
          <w:tcPr>
            <w:tcW w:w="1440" w:type="dxa"/>
            <w:tcBorders>
              <w:top w:val="nil"/>
              <w:left w:val="nil"/>
              <w:bottom w:val="nil"/>
              <w:right w:val="nil"/>
            </w:tcBorders>
            <w:shd w:val="clear" w:color="auto" w:fill="auto"/>
            <w:vAlign w:val="center"/>
            <w:hideMark/>
          </w:tcPr>
          <w:p w14:paraId="3BBC1D07"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proofErr w:type="spellStart"/>
            <w:r w:rsidRPr="00F81DC8">
              <w:rPr>
                <w:rFonts w:ascii="Arial" w:eastAsia="Times New Roman" w:hAnsi="Arial" w:cs="Arial"/>
                <w:b/>
                <w:bCs/>
                <w:color w:val="000000"/>
                <w:sz w:val="16"/>
                <w:szCs w:val="16"/>
                <w:lang w:eastAsia="pt-BR"/>
              </w:rPr>
              <w:t>Profic</w:t>
            </w:r>
            <w:proofErr w:type="spellEnd"/>
            <w:r w:rsidRPr="00F81DC8">
              <w:rPr>
                <w:rFonts w:ascii="Arial" w:eastAsia="Times New Roman" w:hAnsi="Arial" w:cs="Arial"/>
                <w:b/>
                <w:bCs/>
                <w:color w:val="000000"/>
                <w:sz w:val="16"/>
                <w:szCs w:val="16"/>
                <w:lang w:eastAsia="pt-BR"/>
              </w:rPr>
              <w:t>. Língua Portuguesa</w:t>
            </w:r>
          </w:p>
        </w:tc>
        <w:tc>
          <w:tcPr>
            <w:tcW w:w="807" w:type="dxa"/>
            <w:tcBorders>
              <w:top w:val="nil"/>
              <w:left w:val="nil"/>
              <w:bottom w:val="nil"/>
              <w:right w:val="nil"/>
            </w:tcBorders>
            <w:shd w:val="clear" w:color="auto" w:fill="auto"/>
            <w:vAlign w:val="center"/>
            <w:hideMark/>
          </w:tcPr>
          <w:p w14:paraId="3AB2620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224.33</w:t>
            </w:r>
          </w:p>
        </w:tc>
        <w:tc>
          <w:tcPr>
            <w:tcW w:w="630" w:type="dxa"/>
            <w:tcBorders>
              <w:top w:val="nil"/>
              <w:left w:val="nil"/>
              <w:bottom w:val="nil"/>
              <w:right w:val="nil"/>
            </w:tcBorders>
            <w:shd w:val="clear" w:color="auto" w:fill="auto"/>
            <w:vAlign w:val="center"/>
            <w:hideMark/>
          </w:tcPr>
          <w:p w14:paraId="68682B4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247.45</w:t>
            </w:r>
          </w:p>
        </w:tc>
        <w:tc>
          <w:tcPr>
            <w:tcW w:w="959" w:type="dxa"/>
            <w:tcBorders>
              <w:top w:val="nil"/>
              <w:left w:val="nil"/>
              <w:bottom w:val="nil"/>
              <w:right w:val="nil"/>
            </w:tcBorders>
            <w:shd w:val="clear" w:color="auto" w:fill="auto"/>
            <w:vAlign w:val="center"/>
            <w:hideMark/>
          </w:tcPr>
          <w:p w14:paraId="7F51BA4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-23.12***</w:t>
            </w:r>
          </w:p>
        </w:tc>
        <w:tc>
          <w:tcPr>
            <w:tcW w:w="807" w:type="dxa"/>
            <w:tcBorders>
              <w:top w:val="nil"/>
              <w:left w:val="nil"/>
              <w:bottom w:val="nil"/>
              <w:right w:val="nil"/>
            </w:tcBorders>
            <w:shd w:val="clear" w:color="auto" w:fill="auto"/>
            <w:vAlign w:val="center"/>
            <w:hideMark/>
          </w:tcPr>
          <w:p w14:paraId="7D64346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233.50</w:t>
            </w:r>
          </w:p>
        </w:tc>
        <w:tc>
          <w:tcPr>
            <w:tcW w:w="630" w:type="dxa"/>
            <w:tcBorders>
              <w:top w:val="nil"/>
              <w:left w:val="nil"/>
              <w:bottom w:val="nil"/>
              <w:right w:val="nil"/>
            </w:tcBorders>
            <w:shd w:val="clear" w:color="auto" w:fill="auto"/>
            <w:vAlign w:val="center"/>
            <w:hideMark/>
          </w:tcPr>
          <w:p w14:paraId="083BEC2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259.21</w:t>
            </w:r>
          </w:p>
        </w:tc>
        <w:tc>
          <w:tcPr>
            <w:tcW w:w="959" w:type="dxa"/>
            <w:tcBorders>
              <w:top w:val="nil"/>
              <w:left w:val="nil"/>
              <w:bottom w:val="nil"/>
              <w:right w:val="nil"/>
            </w:tcBorders>
            <w:shd w:val="clear" w:color="auto" w:fill="auto"/>
            <w:vAlign w:val="center"/>
            <w:hideMark/>
          </w:tcPr>
          <w:p w14:paraId="7DE0453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-25.71***</w:t>
            </w:r>
          </w:p>
        </w:tc>
        <w:tc>
          <w:tcPr>
            <w:tcW w:w="807" w:type="dxa"/>
            <w:tcBorders>
              <w:top w:val="nil"/>
              <w:left w:val="nil"/>
              <w:bottom w:val="nil"/>
              <w:right w:val="nil"/>
            </w:tcBorders>
            <w:shd w:val="clear" w:color="auto" w:fill="auto"/>
            <w:vAlign w:val="center"/>
            <w:hideMark/>
          </w:tcPr>
          <w:p w14:paraId="1FCBA0F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232.82</w:t>
            </w:r>
          </w:p>
        </w:tc>
        <w:tc>
          <w:tcPr>
            <w:tcW w:w="630" w:type="dxa"/>
            <w:tcBorders>
              <w:top w:val="nil"/>
              <w:left w:val="nil"/>
              <w:bottom w:val="nil"/>
              <w:right w:val="nil"/>
            </w:tcBorders>
            <w:shd w:val="clear" w:color="auto" w:fill="auto"/>
            <w:vAlign w:val="center"/>
            <w:hideMark/>
          </w:tcPr>
          <w:p w14:paraId="61EB5C9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258.62</w:t>
            </w:r>
          </w:p>
        </w:tc>
        <w:tc>
          <w:tcPr>
            <w:tcW w:w="959" w:type="dxa"/>
            <w:tcBorders>
              <w:top w:val="nil"/>
              <w:left w:val="nil"/>
              <w:bottom w:val="nil"/>
              <w:right w:val="nil"/>
            </w:tcBorders>
            <w:shd w:val="clear" w:color="auto" w:fill="auto"/>
            <w:vAlign w:val="center"/>
            <w:hideMark/>
          </w:tcPr>
          <w:p w14:paraId="1D4B77B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-25.80***</w:t>
            </w:r>
          </w:p>
        </w:tc>
        <w:tc>
          <w:tcPr>
            <w:tcW w:w="807" w:type="dxa"/>
            <w:tcBorders>
              <w:top w:val="nil"/>
              <w:left w:val="nil"/>
              <w:bottom w:val="nil"/>
              <w:right w:val="nil"/>
            </w:tcBorders>
            <w:shd w:val="clear" w:color="auto" w:fill="auto"/>
            <w:vAlign w:val="center"/>
            <w:hideMark/>
          </w:tcPr>
          <w:p w14:paraId="733CEBD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234.54</w:t>
            </w:r>
          </w:p>
        </w:tc>
        <w:tc>
          <w:tcPr>
            <w:tcW w:w="630" w:type="dxa"/>
            <w:tcBorders>
              <w:top w:val="nil"/>
              <w:left w:val="nil"/>
              <w:bottom w:val="nil"/>
              <w:right w:val="nil"/>
            </w:tcBorders>
            <w:shd w:val="clear" w:color="auto" w:fill="auto"/>
            <w:vAlign w:val="center"/>
            <w:hideMark/>
          </w:tcPr>
          <w:p w14:paraId="0331809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259.69</w:t>
            </w:r>
          </w:p>
        </w:tc>
        <w:tc>
          <w:tcPr>
            <w:tcW w:w="959" w:type="dxa"/>
            <w:tcBorders>
              <w:top w:val="nil"/>
              <w:left w:val="nil"/>
              <w:bottom w:val="nil"/>
              <w:right w:val="nil"/>
            </w:tcBorders>
            <w:shd w:val="clear" w:color="auto" w:fill="auto"/>
            <w:vAlign w:val="center"/>
            <w:hideMark/>
          </w:tcPr>
          <w:p w14:paraId="1D1DD0C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-25.15***</w:t>
            </w:r>
          </w:p>
        </w:tc>
        <w:tc>
          <w:tcPr>
            <w:tcW w:w="798" w:type="dxa"/>
            <w:tcBorders>
              <w:top w:val="nil"/>
              <w:left w:val="nil"/>
              <w:bottom w:val="nil"/>
              <w:right w:val="nil"/>
            </w:tcBorders>
            <w:shd w:val="clear" w:color="auto" w:fill="auto"/>
            <w:vAlign w:val="center"/>
            <w:hideMark/>
          </w:tcPr>
          <w:p w14:paraId="1BDF528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244.63</w:t>
            </w:r>
          </w:p>
        </w:tc>
        <w:tc>
          <w:tcPr>
            <w:tcW w:w="630" w:type="dxa"/>
            <w:tcBorders>
              <w:top w:val="nil"/>
              <w:left w:val="nil"/>
              <w:bottom w:val="nil"/>
              <w:right w:val="nil"/>
            </w:tcBorders>
            <w:shd w:val="clear" w:color="auto" w:fill="auto"/>
            <w:vAlign w:val="center"/>
            <w:hideMark/>
          </w:tcPr>
          <w:p w14:paraId="616E465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270.13</w:t>
            </w:r>
          </w:p>
        </w:tc>
        <w:tc>
          <w:tcPr>
            <w:tcW w:w="959" w:type="dxa"/>
            <w:tcBorders>
              <w:top w:val="nil"/>
              <w:left w:val="nil"/>
              <w:bottom w:val="nil"/>
              <w:right w:val="nil"/>
            </w:tcBorders>
            <w:shd w:val="clear" w:color="auto" w:fill="auto"/>
            <w:vAlign w:val="center"/>
            <w:hideMark/>
          </w:tcPr>
          <w:p w14:paraId="5E8E032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-25.49***</w:t>
            </w:r>
          </w:p>
        </w:tc>
        <w:tc>
          <w:tcPr>
            <w:tcW w:w="798" w:type="dxa"/>
            <w:tcBorders>
              <w:top w:val="nil"/>
              <w:left w:val="nil"/>
              <w:bottom w:val="nil"/>
              <w:right w:val="nil"/>
            </w:tcBorders>
            <w:shd w:val="clear" w:color="auto" w:fill="auto"/>
            <w:vAlign w:val="center"/>
            <w:hideMark/>
          </w:tcPr>
          <w:p w14:paraId="091CA15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251.21</w:t>
            </w:r>
          </w:p>
        </w:tc>
        <w:tc>
          <w:tcPr>
            <w:tcW w:w="630" w:type="dxa"/>
            <w:tcBorders>
              <w:top w:val="nil"/>
              <w:left w:val="nil"/>
              <w:bottom w:val="nil"/>
              <w:right w:val="nil"/>
            </w:tcBorders>
            <w:shd w:val="clear" w:color="auto" w:fill="auto"/>
            <w:vAlign w:val="center"/>
            <w:hideMark/>
          </w:tcPr>
          <w:p w14:paraId="2A65CE0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273.35</w:t>
            </w:r>
          </w:p>
        </w:tc>
        <w:tc>
          <w:tcPr>
            <w:tcW w:w="959" w:type="dxa"/>
            <w:tcBorders>
              <w:top w:val="nil"/>
              <w:left w:val="nil"/>
              <w:bottom w:val="nil"/>
              <w:right w:val="nil"/>
            </w:tcBorders>
            <w:shd w:val="clear" w:color="auto" w:fill="auto"/>
            <w:vAlign w:val="center"/>
            <w:hideMark/>
          </w:tcPr>
          <w:p w14:paraId="1E9E03C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-22.14***</w:t>
            </w:r>
          </w:p>
        </w:tc>
      </w:tr>
      <w:tr w:rsidR="00F81DC8" w:rsidRPr="00F81DC8" w14:paraId="1C0161C2" w14:textId="77777777" w:rsidTr="00F81DC8">
        <w:trPr>
          <w:trHeight w:val="450"/>
        </w:trPr>
        <w:tc>
          <w:tcPr>
            <w:tcW w:w="1440" w:type="dxa"/>
            <w:tcBorders>
              <w:top w:val="nil"/>
              <w:left w:val="nil"/>
              <w:bottom w:val="nil"/>
              <w:right w:val="nil"/>
            </w:tcBorders>
            <w:shd w:val="clear" w:color="auto" w:fill="auto"/>
            <w:vAlign w:val="center"/>
            <w:hideMark/>
          </w:tcPr>
          <w:p w14:paraId="4F00019F"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proofErr w:type="spellStart"/>
            <w:r w:rsidRPr="00F81DC8">
              <w:rPr>
                <w:rFonts w:ascii="Arial" w:eastAsia="Times New Roman" w:hAnsi="Arial" w:cs="Arial"/>
                <w:b/>
                <w:bCs/>
                <w:color w:val="000000"/>
                <w:sz w:val="16"/>
                <w:szCs w:val="16"/>
                <w:lang w:eastAsia="pt-BR"/>
              </w:rPr>
              <w:t>Profic</w:t>
            </w:r>
            <w:proofErr w:type="spellEnd"/>
            <w:r w:rsidRPr="00F81DC8">
              <w:rPr>
                <w:rFonts w:ascii="Arial" w:eastAsia="Times New Roman" w:hAnsi="Arial" w:cs="Arial"/>
                <w:b/>
                <w:bCs/>
                <w:color w:val="000000"/>
                <w:sz w:val="16"/>
                <w:szCs w:val="16"/>
                <w:lang w:eastAsia="pt-BR"/>
              </w:rPr>
              <w:t>. Matemática</w:t>
            </w:r>
          </w:p>
        </w:tc>
        <w:tc>
          <w:tcPr>
            <w:tcW w:w="807" w:type="dxa"/>
            <w:tcBorders>
              <w:top w:val="nil"/>
              <w:left w:val="nil"/>
              <w:bottom w:val="nil"/>
              <w:right w:val="nil"/>
            </w:tcBorders>
            <w:shd w:val="clear" w:color="auto" w:fill="auto"/>
            <w:vAlign w:val="center"/>
            <w:hideMark/>
          </w:tcPr>
          <w:p w14:paraId="4E4B0AC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235.12</w:t>
            </w:r>
          </w:p>
        </w:tc>
        <w:tc>
          <w:tcPr>
            <w:tcW w:w="630" w:type="dxa"/>
            <w:tcBorders>
              <w:top w:val="nil"/>
              <w:left w:val="nil"/>
              <w:bottom w:val="nil"/>
              <w:right w:val="nil"/>
            </w:tcBorders>
            <w:shd w:val="clear" w:color="auto" w:fill="auto"/>
            <w:vAlign w:val="center"/>
            <w:hideMark/>
          </w:tcPr>
          <w:p w14:paraId="2FE8475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269.74</w:t>
            </w:r>
          </w:p>
        </w:tc>
        <w:tc>
          <w:tcPr>
            <w:tcW w:w="959" w:type="dxa"/>
            <w:tcBorders>
              <w:top w:val="nil"/>
              <w:left w:val="nil"/>
              <w:bottom w:val="nil"/>
              <w:right w:val="nil"/>
            </w:tcBorders>
            <w:shd w:val="clear" w:color="auto" w:fill="auto"/>
            <w:vAlign w:val="center"/>
            <w:hideMark/>
          </w:tcPr>
          <w:p w14:paraId="7D06659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-34.63***</w:t>
            </w:r>
          </w:p>
        </w:tc>
        <w:tc>
          <w:tcPr>
            <w:tcW w:w="807" w:type="dxa"/>
            <w:tcBorders>
              <w:top w:val="nil"/>
              <w:left w:val="nil"/>
              <w:bottom w:val="nil"/>
              <w:right w:val="nil"/>
            </w:tcBorders>
            <w:shd w:val="clear" w:color="auto" w:fill="auto"/>
            <w:vAlign w:val="center"/>
            <w:hideMark/>
          </w:tcPr>
          <w:p w14:paraId="7973610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236.64</w:t>
            </w:r>
          </w:p>
        </w:tc>
        <w:tc>
          <w:tcPr>
            <w:tcW w:w="630" w:type="dxa"/>
            <w:tcBorders>
              <w:top w:val="nil"/>
              <w:left w:val="nil"/>
              <w:bottom w:val="nil"/>
              <w:right w:val="nil"/>
            </w:tcBorders>
            <w:shd w:val="clear" w:color="auto" w:fill="auto"/>
            <w:vAlign w:val="center"/>
            <w:hideMark/>
          </w:tcPr>
          <w:p w14:paraId="5A5D9B5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264.54</w:t>
            </w:r>
          </w:p>
        </w:tc>
        <w:tc>
          <w:tcPr>
            <w:tcW w:w="959" w:type="dxa"/>
            <w:tcBorders>
              <w:top w:val="nil"/>
              <w:left w:val="nil"/>
              <w:bottom w:val="nil"/>
              <w:right w:val="nil"/>
            </w:tcBorders>
            <w:shd w:val="clear" w:color="auto" w:fill="auto"/>
            <w:vAlign w:val="center"/>
            <w:hideMark/>
          </w:tcPr>
          <w:p w14:paraId="541C233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-27.90***</w:t>
            </w:r>
          </w:p>
        </w:tc>
        <w:tc>
          <w:tcPr>
            <w:tcW w:w="807" w:type="dxa"/>
            <w:tcBorders>
              <w:top w:val="nil"/>
              <w:left w:val="nil"/>
              <w:bottom w:val="nil"/>
              <w:right w:val="nil"/>
            </w:tcBorders>
            <w:shd w:val="clear" w:color="auto" w:fill="auto"/>
            <w:vAlign w:val="center"/>
            <w:hideMark/>
          </w:tcPr>
          <w:p w14:paraId="567F653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238.92</w:t>
            </w:r>
          </w:p>
        </w:tc>
        <w:tc>
          <w:tcPr>
            <w:tcW w:w="630" w:type="dxa"/>
            <w:tcBorders>
              <w:top w:val="nil"/>
              <w:left w:val="nil"/>
              <w:bottom w:val="nil"/>
              <w:right w:val="nil"/>
            </w:tcBorders>
            <w:shd w:val="clear" w:color="auto" w:fill="auto"/>
            <w:vAlign w:val="center"/>
            <w:hideMark/>
          </w:tcPr>
          <w:p w14:paraId="705BF62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270.00</w:t>
            </w:r>
          </w:p>
        </w:tc>
        <w:tc>
          <w:tcPr>
            <w:tcW w:w="959" w:type="dxa"/>
            <w:tcBorders>
              <w:top w:val="nil"/>
              <w:left w:val="nil"/>
              <w:bottom w:val="nil"/>
              <w:right w:val="nil"/>
            </w:tcBorders>
            <w:shd w:val="clear" w:color="auto" w:fill="auto"/>
            <w:vAlign w:val="center"/>
            <w:hideMark/>
          </w:tcPr>
          <w:p w14:paraId="130029D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-31.07***</w:t>
            </w:r>
          </w:p>
        </w:tc>
        <w:tc>
          <w:tcPr>
            <w:tcW w:w="807" w:type="dxa"/>
            <w:tcBorders>
              <w:top w:val="nil"/>
              <w:left w:val="nil"/>
              <w:bottom w:val="nil"/>
              <w:right w:val="nil"/>
            </w:tcBorders>
            <w:shd w:val="clear" w:color="auto" w:fill="auto"/>
            <w:vAlign w:val="center"/>
            <w:hideMark/>
          </w:tcPr>
          <w:p w14:paraId="0850E80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239.56</w:t>
            </w:r>
          </w:p>
        </w:tc>
        <w:tc>
          <w:tcPr>
            <w:tcW w:w="630" w:type="dxa"/>
            <w:tcBorders>
              <w:top w:val="nil"/>
              <w:left w:val="nil"/>
              <w:bottom w:val="nil"/>
              <w:right w:val="nil"/>
            </w:tcBorders>
            <w:shd w:val="clear" w:color="auto" w:fill="auto"/>
            <w:vAlign w:val="center"/>
            <w:hideMark/>
          </w:tcPr>
          <w:p w14:paraId="22E1473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266.89</w:t>
            </w:r>
          </w:p>
        </w:tc>
        <w:tc>
          <w:tcPr>
            <w:tcW w:w="959" w:type="dxa"/>
            <w:tcBorders>
              <w:top w:val="nil"/>
              <w:left w:val="nil"/>
              <w:bottom w:val="nil"/>
              <w:right w:val="nil"/>
            </w:tcBorders>
            <w:shd w:val="clear" w:color="auto" w:fill="auto"/>
            <w:vAlign w:val="center"/>
            <w:hideMark/>
          </w:tcPr>
          <w:p w14:paraId="3776663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-27.33***</w:t>
            </w:r>
          </w:p>
        </w:tc>
        <w:tc>
          <w:tcPr>
            <w:tcW w:w="798" w:type="dxa"/>
            <w:tcBorders>
              <w:top w:val="nil"/>
              <w:left w:val="nil"/>
              <w:bottom w:val="nil"/>
              <w:right w:val="nil"/>
            </w:tcBorders>
            <w:shd w:val="clear" w:color="auto" w:fill="auto"/>
            <w:vAlign w:val="center"/>
            <w:hideMark/>
          </w:tcPr>
          <w:p w14:paraId="543D411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248.25</w:t>
            </w:r>
          </w:p>
        </w:tc>
        <w:tc>
          <w:tcPr>
            <w:tcW w:w="630" w:type="dxa"/>
            <w:tcBorders>
              <w:top w:val="nil"/>
              <w:left w:val="nil"/>
              <w:bottom w:val="nil"/>
              <w:right w:val="nil"/>
            </w:tcBorders>
            <w:shd w:val="clear" w:color="auto" w:fill="auto"/>
            <w:vAlign w:val="center"/>
            <w:hideMark/>
          </w:tcPr>
          <w:p w14:paraId="4CF831F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276.23</w:t>
            </w:r>
          </w:p>
        </w:tc>
        <w:tc>
          <w:tcPr>
            <w:tcW w:w="959" w:type="dxa"/>
            <w:tcBorders>
              <w:top w:val="nil"/>
              <w:left w:val="nil"/>
              <w:bottom w:val="nil"/>
              <w:right w:val="nil"/>
            </w:tcBorders>
            <w:shd w:val="clear" w:color="auto" w:fill="auto"/>
            <w:vAlign w:val="center"/>
            <w:hideMark/>
          </w:tcPr>
          <w:p w14:paraId="68A23D5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-27.98***</w:t>
            </w:r>
          </w:p>
        </w:tc>
        <w:tc>
          <w:tcPr>
            <w:tcW w:w="798" w:type="dxa"/>
            <w:tcBorders>
              <w:top w:val="nil"/>
              <w:left w:val="nil"/>
              <w:bottom w:val="nil"/>
              <w:right w:val="nil"/>
            </w:tcBorders>
            <w:shd w:val="clear" w:color="auto" w:fill="auto"/>
            <w:vAlign w:val="center"/>
            <w:hideMark/>
          </w:tcPr>
          <w:p w14:paraId="3318975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249.22</w:t>
            </w:r>
          </w:p>
        </w:tc>
        <w:tc>
          <w:tcPr>
            <w:tcW w:w="630" w:type="dxa"/>
            <w:tcBorders>
              <w:top w:val="nil"/>
              <w:left w:val="nil"/>
              <w:bottom w:val="nil"/>
              <w:right w:val="nil"/>
            </w:tcBorders>
            <w:shd w:val="clear" w:color="auto" w:fill="auto"/>
            <w:vAlign w:val="center"/>
            <w:hideMark/>
          </w:tcPr>
          <w:p w14:paraId="5173935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278.64</w:t>
            </w:r>
          </w:p>
        </w:tc>
        <w:tc>
          <w:tcPr>
            <w:tcW w:w="959" w:type="dxa"/>
            <w:tcBorders>
              <w:top w:val="nil"/>
              <w:left w:val="nil"/>
              <w:bottom w:val="nil"/>
              <w:right w:val="nil"/>
            </w:tcBorders>
            <w:shd w:val="clear" w:color="auto" w:fill="auto"/>
            <w:vAlign w:val="center"/>
            <w:hideMark/>
          </w:tcPr>
          <w:p w14:paraId="59E75DA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-29.42***</w:t>
            </w:r>
          </w:p>
        </w:tc>
      </w:tr>
      <w:tr w:rsidR="00F81DC8" w:rsidRPr="00F81DC8" w14:paraId="0FD7BF17" w14:textId="77777777" w:rsidTr="00F81DC8">
        <w:trPr>
          <w:trHeight w:val="319"/>
        </w:trPr>
        <w:tc>
          <w:tcPr>
            <w:tcW w:w="15798" w:type="dxa"/>
            <w:gridSpan w:val="19"/>
            <w:tcBorders>
              <w:top w:val="nil"/>
              <w:left w:val="nil"/>
              <w:bottom w:val="nil"/>
              <w:right w:val="nil"/>
            </w:tcBorders>
            <w:shd w:val="clear" w:color="auto" w:fill="auto"/>
            <w:vAlign w:val="center"/>
            <w:hideMark/>
          </w:tcPr>
          <w:p w14:paraId="7C1013E2"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Individuais</w:t>
            </w:r>
          </w:p>
        </w:tc>
      </w:tr>
      <w:tr w:rsidR="00F81DC8" w:rsidRPr="00F81DC8" w14:paraId="4295B365" w14:textId="77777777" w:rsidTr="00F81DC8">
        <w:trPr>
          <w:trHeight w:val="319"/>
        </w:trPr>
        <w:tc>
          <w:tcPr>
            <w:tcW w:w="1440" w:type="dxa"/>
            <w:tcBorders>
              <w:top w:val="nil"/>
              <w:left w:val="nil"/>
              <w:bottom w:val="nil"/>
              <w:right w:val="nil"/>
            </w:tcBorders>
            <w:shd w:val="clear" w:color="auto" w:fill="auto"/>
            <w:vAlign w:val="center"/>
            <w:hideMark/>
          </w:tcPr>
          <w:p w14:paraId="62CA7DBD"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Raça</w:t>
            </w:r>
          </w:p>
        </w:tc>
        <w:tc>
          <w:tcPr>
            <w:tcW w:w="807" w:type="dxa"/>
            <w:tcBorders>
              <w:top w:val="nil"/>
              <w:left w:val="nil"/>
              <w:bottom w:val="nil"/>
              <w:right w:val="nil"/>
            </w:tcBorders>
            <w:shd w:val="clear" w:color="auto" w:fill="auto"/>
            <w:vAlign w:val="center"/>
            <w:hideMark/>
          </w:tcPr>
          <w:p w14:paraId="0D46B83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2.30</w:t>
            </w:r>
          </w:p>
        </w:tc>
        <w:tc>
          <w:tcPr>
            <w:tcW w:w="630" w:type="dxa"/>
            <w:tcBorders>
              <w:top w:val="nil"/>
              <w:left w:val="nil"/>
              <w:bottom w:val="nil"/>
              <w:right w:val="nil"/>
            </w:tcBorders>
            <w:shd w:val="clear" w:color="auto" w:fill="auto"/>
            <w:vAlign w:val="center"/>
            <w:hideMark/>
          </w:tcPr>
          <w:p w14:paraId="6D15054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1.96</w:t>
            </w:r>
          </w:p>
        </w:tc>
        <w:tc>
          <w:tcPr>
            <w:tcW w:w="959" w:type="dxa"/>
            <w:tcBorders>
              <w:top w:val="nil"/>
              <w:left w:val="nil"/>
              <w:bottom w:val="nil"/>
              <w:right w:val="nil"/>
            </w:tcBorders>
            <w:shd w:val="clear" w:color="auto" w:fill="auto"/>
            <w:vAlign w:val="center"/>
            <w:hideMark/>
          </w:tcPr>
          <w:p w14:paraId="5A78F1C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0.340***</w:t>
            </w:r>
          </w:p>
        </w:tc>
        <w:tc>
          <w:tcPr>
            <w:tcW w:w="807" w:type="dxa"/>
            <w:tcBorders>
              <w:top w:val="nil"/>
              <w:left w:val="nil"/>
              <w:bottom w:val="nil"/>
              <w:right w:val="nil"/>
            </w:tcBorders>
            <w:shd w:val="clear" w:color="auto" w:fill="auto"/>
            <w:vAlign w:val="center"/>
            <w:hideMark/>
          </w:tcPr>
          <w:p w14:paraId="6CDF34F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2.31</w:t>
            </w:r>
          </w:p>
        </w:tc>
        <w:tc>
          <w:tcPr>
            <w:tcW w:w="630" w:type="dxa"/>
            <w:tcBorders>
              <w:top w:val="nil"/>
              <w:left w:val="nil"/>
              <w:bottom w:val="nil"/>
              <w:right w:val="nil"/>
            </w:tcBorders>
            <w:shd w:val="clear" w:color="auto" w:fill="auto"/>
            <w:vAlign w:val="center"/>
            <w:hideMark/>
          </w:tcPr>
          <w:p w14:paraId="4A00600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2.06</w:t>
            </w:r>
          </w:p>
        </w:tc>
        <w:tc>
          <w:tcPr>
            <w:tcW w:w="959" w:type="dxa"/>
            <w:tcBorders>
              <w:top w:val="nil"/>
              <w:left w:val="nil"/>
              <w:bottom w:val="nil"/>
              <w:right w:val="nil"/>
            </w:tcBorders>
            <w:shd w:val="clear" w:color="auto" w:fill="auto"/>
            <w:vAlign w:val="center"/>
            <w:hideMark/>
          </w:tcPr>
          <w:p w14:paraId="0B715E5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0.242***</w:t>
            </w:r>
          </w:p>
        </w:tc>
        <w:tc>
          <w:tcPr>
            <w:tcW w:w="807" w:type="dxa"/>
            <w:tcBorders>
              <w:top w:val="nil"/>
              <w:left w:val="nil"/>
              <w:bottom w:val="nil"/>
              <w:right w:val="nil"/>
            </w:tcBorders>
            <w:shd w:val="clear" w:color="auto" w:fill="auto"/>
            <w:vAlign w:val="center"/>
            <w:hideMark/>
          </w:tcPr>
          <w:p w14:paraId="173CE90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2.49</w:t>
            </w:r>
          </w:p>
        </w:tc>
        <w:tc>
          <w:tcPr>
            <w:tcW w:w="630" w:type="dxa"/>
            <w:tcBorders>
              <w:top w:val="nil"/>
              <w:left w:val="nil"/>
              <w:bottom w:val="nil"/>
              <w:right w:val="nil"/>
            </w:tcBorders>
            <w:shd w:val="clear" w:color="auto" w:fill="auto"/>
            <w:vAlign w:val="center"/>
            <w:hideMark/>
          </w:tcPr>
          <w:p w14:paraId="16C3841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2.24</w:t>
            </w:r>
          </w:p>
        </w:tc>
        <w:tc>
          <w:tcPr>
            <w:tcW w:w="959" w:type="dxa"/>
            <w:tcBorders>
              <w:top w:val="nil"/>
              <w:left w:val="nil"/>
              <w:bottom w:val="nil"/>
              <w:right w:val="nil"/>
            </w:tcBorders>
            <w:shd w:val="clear" w:color="auto" w:fill="auto"/>
            <w:vAlign w:val="center"/>
            <w:hideMark/>
          </w:tcPr>
          <w:p w14:paraId="65AF06B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0.253***</w:t>
            </w:r>
          </w:p>
        </w:tc>
        <w:tc>
          <w:tcPr>
            <w:tcW w:w="807" w:type="dxa"/>
            <w:tcBorders>
              <w:top w:val="nil"/>
              <w:left w:val="nil"/>
              <w:bottom w:val="nil"/>
              <w:right w:val="nil"/>
            </w:tcBorders>
            <w:shd w:val="clear" w:color="auto" w:fill="auto"/>
            <w:vAlign w:val="center"/>
            <w:hideMark/>
          </w:tcPr>
          <w:p w14:paraId="06A1D30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2.54</w:t>
            </w:r>
          </w:p>
        </w:tc>
        <w:tc>
          <w:tcPr>
            <w:tcW w:w="630" w:type="dxa"/>
            <w:tcBorders>
              <w:top w:val="nil"/>
              <w:left w:val="nil"/>
              <w:bottom w:val="nil"/>
              <w:right w:val="nil"/>
            </w:tcBorders>
            <w:shd w:val="clear" w:color="auto" w:fill="auto"/>
            <w:vAlign w:val="center"/>
            <w:hideMark/>
          </w:tcPr>
          <w:p w14:paraId="09299BF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2.16</w:t>
            </w:r>
          </w:p>
        </w:tc>
        <w:tc>
          <w:tcPr>
            <w:tcW w:w="959" w:type="dxa"/>
            <w:tcBorders>
              <w:top w:val="nil"/>
              <w:left w:val="nil"/>
              <w:bottom w:val="nil"/>
              <w:right w:val="nil"/>
            </w:tcBorders>
            <w:shd w:val="clear" w:color="auto" w:fill="auto"/>
            <w:vAlign w:val="center"/>
            <w:hideMark/>
          </w:tcPr>
          <w:p w14:paraId="1C52410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0.381***</w:t>
            </w:r>
          </w:p>
        </w:tc>
        <w:tc>
          <w:tcPr>
            <w:tcW w:w="798" w:type="dxa"/>
            <w:tcBorders>
              <w:top w:val="nil"/>
              <w:left w:val="nil"/>
              <w:bottom w:val="nil"/>
              <w:right w:val="nil"/>
            </w:tcBorders>
            <w:shd w:val="clear" w:color="auto" w:fill="auto"/>
            <w:vAlign w:val="center"/>
            <w:hideMark/>
          </w:tcPr>
          <w:p w14:paraId="1A96918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2.62</w:t>
            </w:r>
          </w:p>
        </w:tc>
        <w:tc>
          <w:tcPr>
            <w:tcW w:w="630" w:type="dxa"/>
            <w:tcBorders>
              <w:top w:val="nil"/>
              <w:left w:val="nil"/>
              <w:bottom w:val="nil"/>
              <w:right w:val="nil"/>
            </w:tcBorders>
            <w:shd w:val="clear" w:color="auto" w:fill="auto"/>
            <w:vAlign w:val="center"/>
            <w:hideMark/>
          </w:tcPr>
          <w:p w14:paraId="1D58A60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2.37</w:t>
            </w:r>
          </w:p>
        </w:tc>
        <w:tc>
          <w:tcPr>
            <w:tcW w:w="959" w:type="dxa"/>
            <w:tcBorders>
              <w:top w:val="nil"/>
              <w:left w:val="nil"/>
              <w:bottom w:val="nil"/>
              <w:right w:val="nil"/>
            </w:tcBorders>
            <w:shd w:val="clear" w:color="auto" w:fill="auto"/>
            <w:vAlign w:val="center"/>
            <w:hideMark/>
          </w:tcPr>
          <w:p w14:paraId="6CE736A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0.254***</w:t>
            </w:r>
          </w:p>
        </w:tc>
        <w:tc>
          <w:tcPr>
            <w:tcW w:w="798" w:type="dxa"/>
            <w:tcBorders>
              <w:top w:val="nil"/>
              <w:left w:val="nil"/>
              <w:bottom w:val="nil"/>
              <w:right w:val="nil"/>
            </w:tcBorders>
            <w:shd w:val="clear" w:color="auto" w:fill="auto"/>
            <w:vAlign w:val="center"/>
            <w:hideMark/>
          </w:tcPr>
          <w:p w14:paraId="7D28C77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2.61</w:t>
            </w:r>
          </w:p>
        </w:tc>
        <w:tc>
          <w:tcPr>
            <w:tcW w:w="630" w:type="dxa"/>
            <w:tcBorders>
              <w:top w:val="nil"/>
              <w:left w:val="nil"/>
              <w:bottom w:val="nil"/>
              <w:right w:val="nil"/>
            </w:tcBorders>
            <w:shd w:val="clear" w:color="auto" w:fill="auto"/>
            <w:vAlign w:val="center"/>
            <w:hideMark/>
          </w:tcPr>
          <w:p w14:paraId="2079D50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2.17</w:t>
            </w:r>
          </w:p>
        </w:tc>
        <w:tc>
          <w:tcPr>
            <w:tcW w:w="959" w:type="dxa"/>
            <w:tcBorders>
              <w:top w:val="nil"/>
              <w:left w:val="nil"/>
              <w:bottom w:val="nil"/>
              <w:right w:val="nil"/>
            </w:tcBorders>
            <w:shd w:val="clear" w:color="auto" w:fill="auto"/>
            <w:vAlign w:val="center"/>
            <w:hideMark/>
          </w:tcPr>
          <w:p w14:paraId="7CED9C6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0.434***</w:t>
            </w:r>
          </w:p>
        </w:tc>
      </w:tr>
      <w:tr w:rsidR="00F81DC8" w:rsidRPr="00F81DC8" w14:paraId="28BEF6D0" w14:textId="77777777" w:rsidTr="00F81DC8">
        <w:trPr>
          <w:trHeight w:val="450"/>
        </w:trPr>
        <w:tc>
          <w:tcPr>
            <w:tcW w:w="1440" w:type="dxa"/>
            <w:tcBorders>
              <w:top w:val="nil"/>
              <w:left w:val="nil"/>
              <w:bottom w:val="nil"/>
              <w:right w:val="nil"/>
            </w:tcBorders>
            <w:shd w:val="clear" w:color="auto" w:fill="auto"/>
            <w:vAlign w:val="center"/>
            <w:hideMark/>
          </w:tcPr>
          <w:p w14:paraId="04100854" w14:textId="795003CE"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Status Socioeconômico</w:t>
            </w:r>
          </w:p>
        </w:tc>
        <w:tc>
          <w:tcPr>
            <w:tcW w:w="807" w:type="dxa"/>
            <w:tcBorders>
              <w:top w:val="nil"/>
              <w:left w:val="nil"/>
              <w:bottom w:val="nil"/>
              <w:right w:val="nil"/>
            </w:tcBorders>
            <w:shd w:val="clear" w:color="auto" w:fill="auto"/>
            <w:vAlign w:val="center"/>
            <w:hideMark/>
          </w:tcPr>
          <w:p w14:paraId="761C41C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351533A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0.48</w:t>
            </w:r>
          </w:p>
        </w:tc>
        <w:tc>
          <w:tcPr>
            <w:tcW w:w="959" w:type="dxa"/>
            <w:tcBorders>
              <w:top w:val="nil"/>
              <w:left w:val="nil"/>
              <w:bottom w:val="nil"/>
              <w:right w:val="nil"/>
            </w:tcBorders>
            <w:shd w:val="clear" w:color="auto" w:fill="auto"/>
            <w:vAlign w:val="center"/>
            <w:hideMark/>
          </w:tcPr>
          <w:p w14:paraId="096B9A5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-0.0431***</w:t>
            </w:r>
          </w:p>
        </w:tc>
        <w:tc>
          <w:tcPr>
            <w:tcW w:w="807" w:type="dxa"/>
            <w:tcBorders>
              <w:top w:val="nil"/>
              <w:left w:val="nil"/>
              <w:bottom w:val="nil"/>
              <w:right w:val="nil"/>
            </w:tcBorders>
            <w:shd w:val="clear" w:color="auto" w:fill="auto"/>
            <w:vAlign w:val="center"/>
            <w:hideMark/>
          </w:tcPr>
          <w:p w14:paraId="000BA03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0.44</w:t>
            </w:r>
          </w:p>
        </w:tc>
        <w:tc>
          <w:tcPr>
            <w:tcW w:w="630" w:type="dxa"/>
            <w:tcBorders>
              <w:top w:val="nil"/>
              <w:left w:val="nil"/>
              <w:bottom w:val="nil"/>
              <w:right w:val="nil"/>
            </w:tcBorders>
            <w:shd w:val="clear" w:color="auto" w:fill="auto"/>
            <w:vAlign w:val="center"/>
            <w:hideMark/>
          </w:tcPr>
          <w:p w14:paraId="590E3DD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0.49</w:t>
            </w:r>
          </w:p>
        </w:tc>
        <w:tc>
          <w:tcPr>
            <w:tcW w:w="959" w:type="dxa"/>
            <w:tcBorders>
              <w:top w:val="nil"/>
              <w:left w:val="nil"/>
              <w:bottom w:val="nil"/>
              <w:right w:val="nil"/>
            </w:tcBorders>
            <w:shd w:val="clear" w:color="auto" w:fill="auto"/>
            <w:vAlign w:val="center"/>
            <w:hideMark/>
          </w:tcPr>
          <w:p w14:paraId="12663A9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-0.0569***</w:t>
            </w:r>
          </w:p>
        </w:tc>
        <w:tc>
          <w:tcPr>
            <w:tcW w:w="807" w:type="dxa"/>
            <w:tcBorders>
              <w:top w:val="nil"/>
              <w:left w:val="nil"/>
              <w:bottom w:val="nil"/>
              <w:right w:val="nil"/>
            </w:tcBorders>
            <w:shd w:val="clear" w:color="auto" w:fill="auto"/>
            <w:vAlign w:val="center"/>
            <w:hideMark/>
          </w:tcPr>
          <w:p w14:paraId="76E38FA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130A9B6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0.48</w:t>
            </w:r>
          </w:p>
        </w:tc>
        <w:tc>
          <w:tcPr>
            <w:tcW w:w="959" w:type="dxa"/>
            <w:tcBorders>
              <w:top w:val="nil"/>
              <w:left w:val="nil"/>
              <w:bottom w:val="nil"/>
              <w:right w:val="nil"/>
            </w:tcBorders>
            <w:shd w:val="clear" w:color="auto" w:fill="auto"/>
            <w:vAlign w:val="center"/>
            <w:hideMark/>
          </w:tcPr>
          <w:p w14:paraId="18F7F4E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-0.0459***</w:t>
            </w:r>
          </w:p>
        </w:tc>
        <w:tc>
          <w:tcPr>
            <w:tcW w:w="807" w:type="dxa"/>
            <w:tcBorders>
              <w:top w:val="nil"/>
              <w:left w:val="nil"/>
              <w:bottom w:val="nil"/>
              <w:right w:val="nil"/>
            </w:tcBorders>
            <w:shd w:val="clear" w:color="auto" w:fill="auto"/>
            <w:vAlign w:val="center"/>
            <w:hideMark/>
          </w:tcPr>
          <w:p w14:paraId="7B7B879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4D0D190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0.48</w:t>
            </w:r>
          </w:p>
        </w:tc>
        <w:tc>
          <w:tcPr>
            <w:tcW w:w="959" w:type="dxa"/>
            <w:tcBorders>
              <w:top w:val="nil"/>
              <w:left w:val="nil"/>
              <w:bottom w:val="nil"/>
              <w:right w:val="nil"/>
            </w:tcBorders>
            <w:shd w:val="clear" w:color="auto" w:fill="auto"/>
            <w:vAlign w:val="center"/>
            <w:hideMark/>
          </w:tcPr>
          <w:p w14:paraId="0A86CAF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-0.0561***</w:t>
            </w:r>
          </w:p>
        </w:tc>
        <w:tc>
          <w:tcPr>
            <w:tcW w:w="798" w:type="dxa"/>
            <w:tcBorders>
              <w:top w:val="nil"/>
              <w:left w:val="nil"/>
              <w:bottom w:val="nil"/>
              <w:right w:val="nil"/>
            </w:tcBorders>
            <w:shd w:val="clear" w:color="auto" w:fill="auto"/>
            <w:vAlign w:val="center"/>
            <w:hideMark/>
          </w:tcPr>
          <w:p w14:paraId="70240A0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31A20BF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0.48</w:t>
            </w:r>
          </w:p>
        </w:tc>
        <w:tc>
          <w:tcPr>
            <w:tcW w:w="959" w:type="dxa"/>
            <w:tcBorders>
              <w:top w:val="nil"/>
              <w:left w:val="nil"/>
              <w:bottom w:val="nil"/>
              <w:right w:val="nil"/>
            </w:tcBorders>
            <w:shd w:val="clear" w:color="auto" w:fill="auto"/>
            <w:vAlign w:val="center"/>
            <w:hideMark/>
          </w:tcPr>
          <w:p w14:paraId="30B1864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-0.0494***</w:t>
            </w:r>
          </w:p>
        </w:tc>
        <w:tc>
          <w:tcPr>
            <w:tcW w:w="798" w:type="dxa"/>
            <w:tcBorders>
              <w:top w:val="nil"/>
              <w:left w:val="nil"/>
              <w:bottom w:val="nil"/>
              <w:right w:val="nil"/>
            </w:tcBorders>
            <w:shd w:val="clear" w:color="auto" w:fill="auto"/>
            <w:vAlign w:val="center"/>
            <w:hideMark/>
          </w:tcPr>
          <w:p w14:paraId="257833B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0F64037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0.49</w:t>
            </w:r>
          </w:p>
        </w:tc>
        <w:tc>
          <w:tcPr>
            <w:tcW w:w="959" w:type="dxa"/>
            <w:tcBorders>
              <w:top w:val="nil"/>
              <w:left w:val="nil"/>
              <w:bottom w:val="nil"/>
              <w:right w:val="nil"/>
            </w:tcBorders>
            <w:shd w:val="clear" w:color="auto" w:fill="auto"/>
            <w:vAlign w:val="center"/>
            <w:hideMark/>
          </w:tcPr>
          <w:p w14:paraId="0AE5B0D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-0.0541***</w:t>
            </w:r>
          </w:p>
        </w:tc>
      </w:tr>
      <w:tr w:rsidR="00F81DC8" w:rsidRPr="00F81DC8" w14:paraId="78943921" w14:textId="77777777" w:rsidTr="00F81DC8">
        <w:trPr>
          <w:trHeight w:val="319"/>
        </w:trPr>
        <w:tc>
          <w:tcPr>
            <w:tcW w:w="1440" w:type="dxa"/>
            <w:tcBorders>
              <w:top w:val="nil"/>
              <w:left w:val="nil"/>
              <w:bottom w:val="nil"/>
              <w:right w:val="nil"/>
            </w:tcBorders>
            <w:shd w:val="clear" w:color="auto" w:fill="auto"/>
            <w:vAlign w:val="center"/>
            <w:hideMark/>
          </w:tcPr>
          <w:p w14:paraId="410F4BF3"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Computador</w:t>
            </w:r>
          </w:p>
        </w:tc>
        <w:tc>
          <w:tcPr>
            <w:tcW w:w="807" w:type="dxa"/>
            <w:tcBorders>
              <w:top w:val="nil"/>
              <w:left w:val="nil"/>
              <w:bottom w:val="nil"/>
              <w:right w:val="nil"/>
            </w:tcBorders>
            <w:shd w:val="clear" w:color="auto" w:fill="auto"/>
            <w:vAlign w:val="center"/>
            <w:hideMark/>
          </w:tcPr>
          <w:p w14:paraId="02E1809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0.35</w:t>
            </w:r>
          </w:p>
        </w:tc>
        <w:tc>
          <w:tcPr>
            <w:tcW w:w="630" w:type="dxa"/>
            <w:tcBorders>
              <w:top w:val="nil"/>
              <w:left w:val="nil"/>
              <w:bottom w:val="nil"/>
              <w:right w:val="nil"/>
            </w:tcBorders>
            <w:shd w:val="clear" w:color="auto" w:fill="auto"/>
            <w:vAlign w:val="center"/>
            <w:hideMark/>
          </w:tcPr>
          <w:p w14:paraId="200E2BF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0.49</w:t>
            </w:r>
          </w:p>
        </w:tc>
        <w:tc>
          <w:tcPr>
            <w:tcW w:w="959" w:type="dxa"/>
            <w:tcBorders>
              <w:top w:val="nil"/>
              <w:left w:val="nil"/>
              <w:bottom w:val="nil"/>
              <w:right w:val="nil"/>
            </w:tcBorders>
            <w:shd w:val="clear" w:color="auto" w:fill="auto"/>
            <w:vAlign w:val="center"/>
            <w:hideMark/>
          </w:tcPr>
          <w:p w14:paraId="5AB9952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-0.147***</w:t>
            </w:r>
          </w:p>
        </w:tc>
        <w:tc>
          <w:tcPr>
            <w:tcW w:w="807" w:type="dxa"/>
            <w:tcBorders>
              <w:top w:val="nil"/>
              <w:left w:val="nil"/>
              <w:bottom w:val="nil"/>
              <w:right w:val="nil"/>
            </w:tcBorders>
            <w:shd w:val="clear" w:color="auto" w:fill="auto"/>
            <w:vAlign w:val="center"/>
            <w:hideMark/>
          </w:tcPr>
          <w:p w14:paraId="1C9BAB4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0.46</w:t>
            </w:r>
          </w:p>
        </w:tc>
        <w:tc>
          <w:tcPr>
            <w:tcW w:w="630" w:type="dxa"/>
            <w:tcBorders>
              <w:top w:val="nil"/>
              <w:left w:val="nil"/>
              <w:bottom w:val="nil"/>
              <w:right w:val="nil"/>
            </w:tcBorders>
            <w:shd w:val="clear" w:color="auto" w:fill="auto"/>
            <w:vAlign w:val="center"/>
            <w:hideMark/>
          </w:tcPr>
          <w:p w14:paraId="1B0749F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0.63</w:t>
            </w:r>
          </w:p>
        </w:tc>
        <w:tc>
          <w:tcPr>
            <w:tcW w:w="959" w:type="dxa"/>
            <w:tcBorders>
              <w:top w:val="nil"/>
              <w:left w:val="nil"/>
              <w:bottom w:val="nil"/>
              <w:right w:val="nil"/>
            </w:tcBorders>
            <w:shd w:val="clear" w:color="auto" w:fill="auto"/>
            <w:vAlign w:val="center"/>
            <w:hideMark/>
          </w:tcPr>
          <w:p w14:paraId="01AC796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-0.171***</w:t>
            </w:r>
          </w:p>
        </w:tc>
        <w:tc>
          <w:tcPr>
            <w:tcW w:w="807" w:type="dxa"/>
            <w:tcBorders>
              <w:top w:val="nil"/>
              <w:left w:val="nil"/>
              <w:bottom w:val="nil"/>
              <w:right w:val="nil"/>
            </w:tcBorders>
            <w:shd w:val="clear" w:color="auto" w:fill="auto"/>
            <w:vAlign w:val="center"/>
            <w:hideMark/>
          </w:tcPr>
          <w:p w14:paraId="50B9DF2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0.59</w:t>
            </w:r>
          </w:p>
        </w:tc>
        <w:tc>
          <w:tcPr>
            <w:tcW w:w="630" w:type="dxa"/>
            <w:tcBorders>
              <w:top w:val="nil"/>
              <w:left w:val="nil"/>
              <w:bottom w:val="nil"/>
              <w:right w:val="nil"/>
            </w:tcBorders>
            <w:shd w:val="clear" w:color="auto" w:fill="auto"/>
            <w:vAlign w:val="center"/>
            <w:hideMark/>
          </w:tcPr>
          <w:p w14:paraId="05B37FC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0.74</w:t>
            </w:r>
          </w:p>
        </w:tc>
        <w:tc>
          <w:tcPr>
            <w:tcW w:w="959" w:type="dxa"/>
            <w:tcBorders>
              <w:top w:val="nil"/>
              <w:left w:val="nil"/>
              <w:bottom w:val="nil"/>
              <w:right w:val="nil"/>
            </w:tcBorders>
            <w:shd w:val="clear" w:color="auto" w:fill="auto"/>
            <w:vAlign w:val="center"/>
            <w:hideMark/>
          </w:tcPr>
          <w:p w14:paraId="5239587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-0.154***</w:t>
            </w:r>
          </w:p>
        </w:tc>
        <w:tc>
          <w:tcPr>
            <w:tcW w:w="807" w:type="dxa"/>
            <w:tcBorders>
              <w:top w:val="nil"/>
              <w:left w:val="nil"/>
              <w:bottom w:val="nil"/>
              <w:right w:val="nil"/>
            </w:tcBorders>
            <w:shd w:val="clear" w:color="auto" w:fill="auto"/>
            <w:vAlign w:val="center"/>
            <w:hideMark/>
          </w:tcPr>
          <w:p w14:paraId="7D02E9D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0.69</w:t>
            </w:r>
          </w:p>
        </w:tc>
        <w:tc>
          <w:tcPr>
            <w:tcW w:w="630" w:type="dxa"/>
            <w:tcBorders>
              <w:top w:val="nil"/>
              <w:left w:val="nil"/>
              <w:bottom w:val="nil"/>
              <w:right w:val="nil"/>
            </w:tcBorders>
            <w:shd w:val="clear" w:color="auto" w:fill="auto"/>
            <w:vAlign w:val="center"/>
            <w:hideMark/>
          </w:tcPr>
          <w:p w14:paraId="73D315C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0.85</w:t>
            </w:r>
          </w:p>
        </w:tc>
        <w:tc>
          <w:tcPr>
            <w:tcW w:w="959" w:type="dxa"/>
            <w:tcBorders>
              <w:top w:val="nil"/>
              <w:left w:val="nil"/>
              <w:bottom w:val="nil"/>
              <w:right w:val="nil"/>
            </w:tcBorders>
            <w:shd w:val="clear" w:color="auto" w:fill="auto"/>
            <w:vAlign w:val="center"/>
            <w:hideMark/>
          </w:tcPr>
          <w:p w14:paraId="03F6962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-0.163***</w:t>
            </w:r>
          </w:p>
        </w:tc>
        <w:tc>
          <w:tcPr>
            <w:tcW w:w="798" w:type="dxa"/>
            <w:tcBorders>
              <w:top w:val="nil"/>
              <w:left w:val="nil"/>
              <w:bottom w:val="nil"/>
              <w:right w:val="nil"/>
            </w:tcBorders>
            <w:shd w:val="clear" w:color="auto" w:fill="auto"/>
            <w:vAlign w:val="center"/>
            <w:hideMark/>
          </w:tcPr>
          <w:p w14:paraId="25EB5EE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0.65</w:t>
            </w:r>
          </w:p>
        </w:tc>
        <w:tc>
          <w:tcPr>
            <w:tcW w:w="630" w:type="dxa"/>
            <w:tcBorders>
              <w:top w:val="nil"/>
              <w:left w:val="nil"/>
              <w:bottom w:val="nil"/>
              <w:right w:val="nil"/>
            </w:tcBorders>
            <w:shd w:val="clear" w:color="auto" w:fill="auto"/>
            <w:vAlign w:val="center"/>
            <w:hideMark/>
          </w:tcPr>
          <w:p w14:paraId="51A4FD7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0.80</w:t>
            </w:r>
          </w:p>
        </w:tc>
        <w:tc>
          <w:tcPr>
            <w:tcW w:w="959" w:type="dxa"/>
            <w:tcBorders>
              <w:top w:val="nil"/>
              <w:left w:val="nil"/>
              <w:bottom w:val="nil"/>
              <w:right w:val="nil"/>
            </w:tcBorders>
            <w:shd w:val="clear" w:color="auto" w:fill="auto"/>
            <w:vAlign w:val="center"/>
            <w:hideMark/>
          </w:tcPr>
          <w:p w14:paraId="419BA80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-0.151***</w:t>
            </w:r>
          </w:p>
        </w:tc>
        <w:tc>
          <w:tcPr>
            <w:tcW w:w="798" w:type="dxa"/>
            <w:tcBorders>
              <w:top w:val="nil"/>
              <w:left w:val="nil"/>
              <w:bottom w:val="nil"/>
              <w:right w:val="nil"/>
            </w:tcBorders>
            <w:shd w:val="clear" w:color="auto" w:fill="auto"/>
            <w:vAlign w:val="center"/>
            <w:hideMark/>
          </w:tcPr>
          <w:p w14:paraId="0B88DA9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0.56</w:t>
            </w:r>
          </w:p>
        </w:tc>
        <w:tc>
          <w:tcPr>
            <w:tcW w:w="630" w:type="dxa"/>
            <w:tcBorders>
              <w:top w:val="nil"/>
              <w:left w:val="nil"/>
              <w:bottom w:val="nil"/>
              <w:right w:val="nil"/>
            </w:tcBorders>
            <w:shd w:val="clear" w:color="auto" w:fill="auto"/>
            <w:vAlign w:val="center"/>
            <w:hideMark/>
          </w:tcPr>
          <w:p w14:paraId="1C35F35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0.76</w:t>
            </w:r>
          </w:p>
        </w:tc>
        <w:tc>
          <w:tcPr>
            <w:tcW w:w="959" w:type="dxa"/>
            <w:tcBorders>
              <w:top w:val="nil"/>
              <w:left w:val="nil"/>
              <w:bottom w:val="nil"/>
              <w:right w:val="nil"/>
            </w:tcBorders>
            <w:shd w:val="clear" w:color="auto" w:fill="auto"/>
            <w:vAlign w:val="center"/>
            <w:hideMark/>
          </w:tcPr>
          <w:p w14:paraId="5CC47A4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-0.203***</w:t>
            </w:r>
          </w:p>
        </w:tc>
      </w:tr>
      <w:tr w:rsidR="00F81DC8" w:rsidRPr="00F81DC8" w14:paraId="6C4BE8B4" w14:textId="77777777" w:rsidTr="00F81DC8">
        <w:trPr>
          <w:trHeight w:val="319"/>
        </w:trPr>
        <w:tc>
          <w:tcPr>
            <w:tcW w:w="1440" w:type="dxa"/>
            <w:tcBorders>
              <w:top w:val="nil"/>
              <w:left w:val="nil"/>
              <w:bottom w:val="nil"/>
              <w:right w:val="nil"/>
            </w:tcBorders>
            <w:shd w:val="clear" w:color="auto" w:fill="auto"/>
            <w:vAlign w:val="center"/>
            <w:hideMark/>
          </w:tcPr>
          <w:p w14:paraId="6960956E"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Apoio Parental</w:t>
            </w:r>
          </w:p>
        </w:tc>
        <w:tc>
          <w:tcPr>
            <w:tcW w:w="807" w:type="dxa"/>
            <w:tcBorders>
              <w:top w:val="nil"/>
              <w:left w:val="nil"/>
              <w:bottom w:val="nil"/>
              <w:right w:val="nil"/>
            </w:tcBorders>
            <w:shd w:val="clear" w:color="auto" w:fill="auto"/>
            <w:vAlign w:val="center"/>
            <w:hideMark/>
          </w:tcPr>
          <w:p w14:paraId="3951934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098BB70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4FF85B4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-0.00157</w:t>
            </w:r>
          </w:p>
        </w:tc>
        <w:tc>
          <w:tcPr>
            <w:tcW w:w="807" w:type="dxa"/>
            <w:tcBorders>
              <w:top w:val="nil"/>
              <w:left w:val="nil"/>
              <w:bottom w:val="nil"/>
              <w:right w:val="nil"/>
            </w:tcBorders>
            <w:shd w:val="clear" w:color="auto" w:fill="auto"/>
            <w:vAlign w:val="center"/>
            <w:hideMark/>
          </w:tcPr>
          <w:p w14:paraId="05D2C2A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0182774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0526CD3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0.00517*</w:t>
            </w:r>
          </w:p>
        </w:tc>
        <w:tc>
          <w:tcPr>
            <w:tcW w:w="807" w:type="dxa"/>
            <w:tcBorders>
              <w:top w:val="nil"/>
              <w:left w:val="nil"/>
              <w:bottom w:val="nil"/>
              <w:right w:val="nil"/>
            </w:tcBorders>
            <w:shd w:val="clear" w:color="auto" w:fill="auto"/>
            <w:vAlign w:val="center"/>
            <w:hideMark/>
          </w:tcPr>
          <w:p w14:paraId="3C9C6CF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580CE97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02669CB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0.00402*</w:t>
            </w:r>
          </w:p>
        </w:tc>
        <w:tc>
          <w:tcPr>
            <w:tcW w:w="807" w:type="dxa"/>
            <w:tcBorders>
              <w:top w:val="nil"/>
              <w:left w:val="nil"/>
              <w:bottom w:val="nil"/>
              <w:right w:val="nil"/>
            </w:tcBorders>
            <w:shd w:val="clear" w:color="auto" w:fill="auto"/>
            <w:vAlign w:val="center"/>
            <w:hideMark/>
          </w:tcPr>
          <w:p w14:paraId="359690F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6C450D7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3022204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0.000181</w:t>
            </w:r>
          </w:p>
        </w:tc>
        <w:tc>
          <w:tcPr>
            <w:tcW w:w="798" w:type="dxa"/>
            <w:tcBorders>
              <w:top w:val="nil"/>
              <w:left w:val="nil"/>
              <w:bottom w:val="nil"/>
              <w:right w:val="nil"/>
            </w:tcBorders>
            <w:shd w:val="clear" w:color="auto" w:fill="auto"/>
            <w:vAlign w:val="center"/>
            <w:hideMark/>
          </w:tcPr>
          <w:p w14:paraId="283D882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5B9E299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5DAF9B9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0.00638**</w:t>
            </w:r>
          </w:p>
        </w:tc>
        <w:tc>
          <w:tcPr>
            <w:tcW w:w="798" w:type="dxa"/>
            <w:tcBorders>
              <w:top w:val="nil"/>
              <w:left w:val="nil"/>
              <w:bottom w:val="nil"/>
              <w:right w:val="nil"/>
            </w:tcBorders>
            <w:shd w:val="clear" w:color="auto" w:fill="auto"/>
            <w:vAlign w:val="center"/>
            <w:hideMark/>
          </w:tcPr>
          <w:p w14:paraId="34F0E01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17D1FCA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6DD700F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-0.00066</w:t>
            </w:r>
          </w:p>
        </w:tc>
      </w:tr>
      <w:tr w:rsidR="00F81DC8" w:rsidRPr="00F81DC8" w14:paraId="3DDF625C" w14:textId="77777777" w:rsidTr="00F81DC8">
        <w:trPr>
          <w:trHeight w:val="319"/>
        </w:trPr>
        <w:tc>
          <w:tcPr>
            <w:tcW w:w="1440" w:type="dxa"/>
            <w:tcBorders>
              <w:top w:val="nil"/>
              <w:left w:val="nil"/>
              <w:bottom w:val="nil"/>
              <w:right w:val="nil"/>
            </w:tcBorders>
            <w:shd w:val="clear" w:color="auto" w:fill="auto"/>
            <w:vAlign w:val="center"/>
            <w:hideMark/>
          </w:tcPr>
          <w:p w14:paraId="372B226C"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Trabalha Fora</w:t>
            </w:r>
          </w:p>
        </w:tc>
        <w:tc>
          <w:tcPr>
            <w:tcW w:w="807" w:type="dxa"/>
            <w:tcBorders>
              <w:top w:val="nil"/>
              <w:left w:val="nil"/>
              <w:bottom w:val="nil"/>
              <w:right w:val="nil"/>
            </w:tcBorders>
            <w:shd w:val="clear" w:color="auto" w:fill="auto"/>
            <w:vAlign w:val="center"/>
            <w:hideMark/>
          </w:tcPr>
          <w:p w14:paraId="0CD46BC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1.21</w:t>
            </w:r>
          </w:p>
        </w:tc>
        <w:tc>
          <w:tcPr>
            <w:tcW w:w="630" w:type="dxa"/>
            <w:tcBorders>
              <w:top w:val="nil"/>
              <w:left w:val="nil"/>
              <w:bottom w:val="nil"/>
              <w:right w:val="nil"/>
            </w:tcBorders>
            <w:shd w:val="clear" w:color="auto" w:fill="auto"/>
            <w:vAlign w:val="center"/>
            <w:hideMark/>
          </w:tcPr>
          <w:p w14:paraId="4C37129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1.24</w:t>
            </w:r>
          </w:p>
        </w:tc>
        <w:tc>
          <w:tcPr>
            <w:tcW w:w="959" w:type="dxa"/>
            <w:tcBorders>
              <w:top w:val="nil"/>
              <w:left w:val="nil"/>
              <w:bottom w:val="nil"/>
              <w:right w:val="nil"/>
            </w:tcBorders>
            <w:shd w:val="clear" w:color="auto" w:fill="auto"/>
            <w:vAlign w:val="center"/>
            <w:hideMark/>
          </w:tcPr>
          <w:p w14:paraId="77D0591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-0.0350**</w:t>
            </w:r>
          </w:p>
        </w:tc>
        <w:tc>
          <w:tcPr>
            <w:tcW w:w="807" w:type="dxa"/>
            <w:tcBorders>
              <w:top w:val="nil"/>
              <w:left w:val="nil"/>
              <w:bottom w:val="nil"/>
              <w:right w:val="nil"/>
            </w:tcBorders>
            <w:shd w:val="clear" w:color="auto" w:fill="auto"/>
            <w:vAlign w:val="center"/>
            <w:hideMark/>
          </w:tcPr>
          <w:p w14:paraId="0EF75A7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1.20</w:t>
            </w:r>
          </w:p>
        </w:tc>
        <w:tc>
          <w:tcPr>
            <w:tcW w:w="630" w:type="dxa"/>
            <w:tcBorders>
              <w:top w:val="nil"/>
              <w:left w:val="nil"/>
              <w:bottom w:val="nil"/>
              <w:right w:val="nil"/>
            </w:tcBorders>
            <w:shd w:val="clear" w:color="auto" w:fill="auto"/>
            <w:vAlign w:val="center"/>
            <w:hideMark/>
          </w:tcPr>
          <w:p w14:paraId="42576D0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1.22</w:t>
            </w:r>
          </w:p>
        </w:tc>
        <w:tc>
          <w:tcPr>
            <w:tcW w:w="959" w:type="dxa"/>
            <w:tcBorders>
              <w:top w:val="nil"/>
              <w:left w:val="nil"/>
              <w:bottom w:val="nil"/>
              <w:right w:val="nil"/>
            </w:tcBorders>
            <w:shd w:val="clear" w:color="auto" w:fill="auto"/>
            <w:vAlign w:val="center"/>
            <w:hideMark/>
          </w:tcPr>
          <w:p w14:paraId="2EFDF2B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-0.0288**</w:t>
            </w:r>
          </w:p>
        </w:tc>
        <w:tc>
          <w:tcPr>
            <w:tcW w:w="807" w:type="dxa"/>
            <w:tcBorders>
              <w:top w:val="nil"/>
              <w:left w:val="nil"/>
              <w:bottom w:val="nil"/>
              <w:right w:val="nil"/>
            </w:tcBorders>
            <w:shd w:val="clear" w:color="auto" w:fill="auto"/>
            <w:vAlign w:val="center"/>
            <w:hideMark/>
          </w:tcPr>
          <w:p w14:paraId="5F56370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1.19</w:t>
            </w:r>
          </w:p>
        </w:tc>
        <w:tc>
          <w:tcPr>
            <w:tcW w:w="630" w:type="dxa"/>
            <w:tcBorders>
              <w:top w:val="nil"/>
              <w:left w:val="nil"/>
              <w:bottom w:val="nil"/>
              <w:right w:val="nil"/>
            </w:tcBorders>
            <w:shd w:val="clear" w:color="auto" w:fill="auto"/>
            <w:vAlign w:val="center"/>
            <w:hideMark/>
          </w:tcPr>
          <w:p w14:paraId="0989860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1.23</w:t>
            </w:r>
          </w:p>
        </w:tc>
        <w:tc>
          <w:tcPr>
            <w:tcW w:w="959" w:type="dxa"/>
            <w:tcBorders>
              <w:top w:val="nil"/>
              <w:left w:val="nil"/>
              <w:bottom w:val="nil"/>
              <w:right w:val="nil"/>
            </w:tcBorders>
            <w:shd w:val="clear" w:color="auto" w:fill="auto"/>
            <w:vAlign w:val="center"/>
            <w:hideMark/>
          </w:tcPr>
          <w:p w14:paraId="7BE83BE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-0.0372***</w:t>
            </w:r>
          </w:p>
        </w:tc>
        <w:tc>
          <w:tcPr>
            <w:tcW w:w="807" w:type="dxa"/>
            <w:tcBorders>
              <w:top w:val="nil"/>
              <w:left w:val="nil"/>
              <w:bottom w:val="nil"/>
              <w:right w:val="nil"/>
            </w:tcBorders>
            <w:shd w:val="clear" w:color="auto" w:fill="auto"/>
            <w:vAlign w:val="center"/>
            <w:hideMark/>
          </w:tcPr>
          <w:p w14:paraId="174FA41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1.16</w:t>
            </w:r>
          </w:p>
        </w:tc>
        <w:tc>
          <w:tcPr>
            <w:tcW w:w="630" w:type="dxa"/>
            <w:tcBorders>
              <w:top w:val="nil"/>
              <w:left w:val="nil"/>
              <w:bottom w:val="nil"/>
              <w:right w:val="nil"/>
            </w:tcBorders>
            <w:shd w:val="clear" w:color="auto" w:fill="auto"/>
            <w:vAlign w:val="center"/>
            <w:hideMark/>
          </w:tcPr>
          <w:p w14:paraId="65574B7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1.20</w:t>
            </w:r>
          </w:p>
        </w:tc>
        <w:tc>
          <w:tcPr>
            <w:tcW w:w="959" w:type="dxa"/>
            <w:tcBorders>
              <w:top w:val="nil"/>
              <w:left w:val="nil"/>
              <w:bottom w:val="nil"/>
              <w:right w:val="nil"/>
            </w:tcBorders>
            <w:shd w:val="clear" w:color="auto" w:fill="auto"/>
            <w:vAlign w:val="center"/>
            <w:hideMark/>
          </w:tcPr>
          <w:p w14:paraId="60F7F6A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-0.0400***</w:t>
            </w:r>
          </w:p>
        </w:tc>
        <w:tc>
          <w:tcPr>
            <w:tcW w:w="798" w:type="dxa"/>
            <w:tcBorders>
              <w:top w:val="nil"/>
              <w:left w:val="nil"/>
              <w:bottom w:val="nil"/>
              <w:right w:val="nil"/>
            </w:tcBorders>
            <w:shd w:val="clear" w:color="auto" w:fill="auto"/>
            <w:vAlign w:val="center"/>
            <w:hideMark/>
          </w:tcPr>
          <w:p w14:paraId="23BDD19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441D4EF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1.20</w:t>
            </w:r>
          </w:p>
        </w:tc>
        <w:tc>
          <w:tcPr>
            <w:tcW w:w="959" w:type="dxa"/>
            <w:tcBorders>
              <w:top w:val="nil"/>
              <w:left w:val="nil"/>
              <w:bottom w:val="nil"/>
              <w:right w:val="nil"/>
            </w:tcBorders>
            <w:shd w:val="clear" w:color="auto" w:fill="auto"/>
            <w:vAlign w:val="center"/>
            <w:hideMark/>
          </w:tcPr>
          <w:p w14:paraId="336A2DE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-0.0677***</w:t>
            </w:r>
          </w:p>
        </w:tc>
        <w:tc>
          <w:tcPr>
            <w:tcW w:w="798" w:type="dxa"/>
            <w:tcBorders>
              <w:top w:val="nil"/>
              <w:left w:val="nil"/>
              <w:bottom w:val="nil"/>
              <w:right w:val="nil"/>
            </w:tcBorders>
            <w:shd w:val="clear" w:color="auto" w:fill="auto"/>
            <w:vAlign w:val="center"/>
            <w:hideMark/>
          </w:tcPr>
          <w:p w14:paraId="0B707D5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75846A4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1.16</w:t>
            </w:r>
          </w:p>
        </w:tc>
        <w:tc>
          <w:tcPr>
            <w:tcW w:w="959" w:type="dxa"/>
            <w:tcBorders>
              <w:top w:val="nil"/>
              <w:left w:val="nil"/>
              <w:bottom w:val="nil"/>
              <w:right w:val="nil"/>
            </w:tcBorders>
            <w:shd w:val="clear" w:color="auto" w:fill="auto"/>
            <w:vAlign w:val="center"/>
            <w:hideMark/>
          </w:tcPr>
          <w:p w14:paraId="73EF496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-0.0315**</w:t>
            </w:r>
          </w:p>
        </w:tc>
      </w:tr>
      <w:tr w:rsidR="00F81DC8" w:rsidRPr="00F81DC8" w14:paraId="7DA6AAD0" w14:textId="77777777" w:rsidTr="00F81DC8">
        <w:trPr>
          <w:trHeight w:val="319"/>
        </w:trPr>
        <w:tc>
          <w:tcPr>
            <w:tcW w:w="1440" w:type="dxa"/>
            <w:tcBorders>
              <w:top w:val="nil"/>
              <w:left w:val="nil"/>
              <w:bottom w:val="nil"/>
              <w:right w:val="nil"/>
            </w:tcBorders>
            <w:shd w:val="clear" w:color="auto" w:fill="auto"/>
            <w:vAlign w:val="center"/>
            <w:hideMark/>
          </w:tcPr>
          <w:p w14:paraId="3DCD45F4"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Reprovação</w:t>
            </w:r>
          </w:p>
        </w:tc>
        <w:tc>
          <w:tcPr>
            <w:tcW w:w="807" w:type="dxa"/>
            <w:tcBorders>
              <w:top w:val="nil"/>
              <w:left w:val="nil"/>
              <w:bottom w:val="nil"/>
              <w:right w:val="nil"/>
            </w:tcBorders>
            <w:shd w:val="clear" w:color="auto" w:fill="auto"/>
            <w:vAlign w:val="center"/>
            <w:hideMark/>
          </w:tcPr>
          <w:p w14:paraId="0701760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1.42</w:t>
            </w:r>
          </w:p>
        </w:tc>
        <w:tc>
          <w:tcPr>
            <w:tcW w:w="630" w:type="dxa"/>
            <w:tcBorders>
              <w:top w:val="nil"/>
              <w:left w:val="nil"/>
              <w:bottom w:val="nil"/>
              <w:right w:val="nil"/>
            </w:tcBorders>
            <w:shd w:val="clear" w:color="auto" w:fill="auto"/>
            <w:vAlign w:val="center"/>
            <w:hideMark/>
          </w:tcPr>
          <w:p w14:paraId="5E1918C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1.54</w:t>
            </w:r>
          </w:p>
        </w:tc>
        <w:tc>
          <w:tcPr>
            <w:tcW w:w="959" w:type="dxa"/>
            <w:tcBorders>
              <w:top w:val="nil"/>
              <w:left w:val="nil"/>
              <w:bottom w:val="nil"/>
              <w:right w:val="nil"/>
            </w:tcBorders>
            <w:shd w:val="clear" w:color="auto" w:fill="auto"/>
            <w:vAlign w:val="center"/>
            <w:hideMark/>
          </w:tcPr>
          <w:p w14:paraId="03D91D6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-0.118***</w:t>
            </w:r>
          </w:p>
        </w:tc>
        <w:tc>
          <w:tcPr>
            <w:tcW w:w="807" w:type="dxa"/>
            <w:tcBorders>
              <w:top w:val="nil"/>
              <w:left w:val="nil"/>
              <w:bottom w:val="nil"/>
              <w:right w:val="nil"/>
            </w:tcBorders>
            <w:shd w:val="clear" w:color="auto" w:fill="auto"/>
            <w:vAlign w:val="center"/>
            <w:hideMark/>
          </w:tcPr>
          <w:p w14:paraId="3B4ADE3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1.42</w:t>
            </w:r>
          </w:p>
        </w:tc>
        <w:tc>
          <w:tcPr>
            <w:tcW w:w="630" w:type="dxa"/>
            <w:tcBorders>
              <w:top w:val="nil"/>
              <w:left w:val="nil"/>
              <w:bottom w:val="nil"/>
              <w:right w:val="nil"/>
            </w:tcBorders>
            <w:shd w:val="clear" w:color="auto" w:fill="auto"/>
            <w:vAlign w:val="center"/>
            <w:hideMark/>
          </w:tcPr>
          <w:p w14:paraId="423B312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1.53</w:t>
            </w:r>
          </w:p>
        </w:tc>
        <w:tc>
          <w:tcPr>
            <w:tcW w:w="959" w:type="dxa"/>
            <w:tcBorders>
              <w:top w:val="nil"/>
              <w:left w:val="nil"/>
              <w:bottom w:val="nil"/>
              <w:right w:val="nil"/>
            </w:tcBorders>
            <w:shd w:val="clear" w:color="auto" w:fill="auto"/>
            <w:vAlign w:val="center"/>
            <w:hideMark/>
          </w:tcPr>
          <w:p w14:paraId="73DA85B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-0.109***</w:t>
            </w:r>
          </w:p>
        </w:tc>
        <w:tc>
          <w:tcPr>
            <w:tcW w:w="807" w:type="dxa"/>
            <w:tcBorders>
              <w:top w:val="nil"/>
              <w:left w:val="nil"/>
              <w:bottom w:val="nil"/>
              <w:right w:val="nil"/>
            </w:tcBorders>
            <w:shd w:val="clear" w:color="auto" w:fill="auto"/>
            <w:vAlign w:val="center"/>
            <w:hideMark/>
          </w:tcPr>
          <w:p w14:paraId="21483BF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1.44</w:t>
            </w:r>
          </w:p>
        </w:tc>
        <w:tc>
          <w:tcPr>
            <w:tcW w:w="630" w:type="dxa"/>
            <w:tcBorders>
              <w:top w:val="nil"/>
              <w:left w:val="nil"/>
              <w:bottom w:val="nil"/>
              <w:right w:val="nil"/>
            </w:tcBorders>
            <w:shd w:val="clear" w:color="auto" w:fill="auto"/>
            <w:vAlign w:val="center"/>
            <w:hideMark/>
          </w:tcPr>
          <w:p w14:paraId="6B31F41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1.58</w:t>
            </w:r>
          </w:p>
        </w:tc>
        <w:tc>
          <w:tcPr>
            <w:tcW w:w="959" w:type="dxa"/>
            <w:tcBorders>
              <w:top w:val="nil"/>
              <w:left w:val="nil"/>
              <w:bottom w:val="nil"/>
              <w:right w:val="nil"/>
            </w:tcBorders>
            <w:shd w:val="clear" w:color="auto" w:fill="auto"/>
            <w:vAlign w:val="center"/>
            <w:hideMark/>
          </w:tcPr>
          <w:p w14:paraId="766EAD8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-0.143***</w:t>
            </w:r>
          </w:p>
        </w:tc>
        <w:tc>
          <w:tcPr>
            <w:tcW w:w="807" w:type="dxa"/>
            <w:tcBorders>
              <w:top w:val="nil"/>
              <w:left w:val="nil"/>
              <w:bottom w:val="nil"/>
              <w:right w:val="nil"/>
            </w:tcBorders>
            <w:shd w:val="clear" w:color="auto" w:fill="auto"/>
            <w:vAlign w:val="center"/>
            <w:hideMark/>
          </w:tcPr>
          <w:p w14:paraId="0F04592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1.41</w:t>
            </w:r>
          </w:p>
        </w:tc>
        <w:tc>
          <w:tcPr>
            <w:tcW w:w="630" w:type="dxa"/>
            <w:tcBorders>
              <w:top w:val="nil"/>
              <w:left w:val="nil"/>
              <w:bottom w:val="nil"/>
              <w:right w:val="nil"/>
            </w:tcBorders>
            <w:shd w:val="clear" w:color="auto" w:fill="auto"/>
            <w:vAlign w:val="center"/>
            <w:hideMark/>
          </w:tcPr>
          <w:p w14:paraId="34DE0FA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1.47</w:t>
            </w:r>
          </w:p>
        </w:tc>
        <w:tc>
          <w:tcPr>
            <w:tcW w:w="959" w:type="dxa"/>
            <w:tcBorders>
              <w:top w:val="nil"/>
              <w:left w:val="nil"/>
              <w:bottom w:val="nil"/>
              <w:right w:val="nil"/>
            </w:tcBorders>
            <w:shd w:val="clear" w:color="auto" w:fill="auto"/>
            <w:vAlign w:val="center"/>
            <w:hideMark/>
          </w:tcPr>
          <w:p w14:paraId="460B609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-0.0560***</w:t>
            </w:r>
          </w:p>
        </w:tc>
        <w:tc>
          <w:tcPr>
            <w:tcW w:w="798" w:type="dxa"/>
            <w:tcBorders>
              <w:top w:val="nil"/>
              <w:left w:val="nil"/>
              <w:bottom w:val="nil"/>
              <w:right w:val="nil"/>
            </w:tcBorders>
            <w:shd w:val="clear" w:color="auto" w:fill="auto"/>
            <w:vAlign w:val="center"/>
            <w:hideMark/>
          </w:tcPr>
          <w:p w14:paraId="3D867D4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1.41</w:t>
            </w:r>
          </w:p>
        </w:tc>
        <w:tc>
          <w:tcPr>
            <w:tcW w:w="630" w:type="dxa"/>
            <w:tcBorders>
              <w:top w:val="nil"/>
              <w:left w:val="nil"/>
              <w:bottom w:val="nil"/>
              <w:right w:val="nil"/>
            </w:tcBorders>
            <w:shd w:val="clear" w:color="auto" w:fill="auto"/>
            <w:vAlign w:val="center"/>
            <w:hideMark/>
          </w:tcPr>
          <w:p w14:paraId="6B807AC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1.37</w:t>
            </w:r>
          </w:p>
        </w:tc>
        <w:tc>
          <w:tcPr>
            <w:tcW w:w="959" w:type="dxa"/>
            <w:tcBorders>
              <w:top w:val="nil"/>
              <w:left w:val="nil"/>
              <w:bottom w:val="nil"/>
              <w:right w:val="nil"/>
            </w:tcBorders>
            <w:shd w:val="clear" w:color="auto" w:fill="auto"/>
            <w:vAlign w:val="center"/>
            <w:hideMark/>
          </w:tcPr>
          <w:p w14:paraId="3AF440A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0.0319</w:t>
            </w:r>
          </w:p>
        </w:tc>
        <w:tc>
          <w:tcPr>
            <w:tcW w:w="798" w:type="dxa"/>
            <w:tcBorders>
              <w:top w:val="nil"/>
              <w:left w:val="nil"/>
              <w:bottom w:val="nil"/>
              <w:right w:val="nil"/>
            </w:tcBorders>
            <w:shd w:val="clear" w:color="auto" w:fill="auto"/>
            <w:vAlign w:val="center"/>
            <w:hideMark/>
          </w:tcPr>
          <w:p w14:paraId="4760037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1.41</w:t>
            </w:r>
          </w:p>
        </w:tc>
        <w:tc>
          <w:tcPr>
            <w:tcW w:w="630" w:type="dxa"/>
            <w:tcBorders>
              <w:top w:val="nil"/>
              <w:left w:val="nil"/>
              <w:bottom w:val="nil"/>
              <w:right w:val="nil"/>
            </w:tcBorders>
            <w:shd w:val="clear" w:color="auto" w:fill="auto"/>
            <w:vAlign w:val="center"/>
            <w:hideMark/>
          </w:tcPr>
          <w:p w14:paraId="497258D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1.46</w:t>
            </w:r>
          </w:p>
        </w:tc>
        <w:tc>
          <w:tcPr>
            <w:tcW w:w="959" w:type="dxa"/>
            <w:tcBorders>
              <w:top w:val="nil"/>
              <w:left w:val="nil"/>
              <w:bottom w:val="nil"/>
              <w:right w:val="nil"/>
            </w:tcBorders>
            <w:shd w:val="clear" w:color="auto" w:fill="auto"/>
            <w:vAlign w:val="center"/>
            <w:hideMark/>
          </w:tcPr>
          <w:p w14:paraId="42C794D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-0.0583**</w:t>
            </w:r>
          </w:p>
        </w:tc>
      </w:tr>
      <w:tr w:rsidR="00F81DC8" w:rsidRPr="00F81DC8" w14:paraId="4F06F2A5" w14:textId="77777777" w:rsidTr="00F81DC8">
        <w:trPr>
          <w:trHeight w:val="319"/>
        </w:trPr>
        <w:tc>
          <w:tcPr>
            <w:tcW w:w="1440" w:type="dxa"/>
            <w:tcBorders>
              <w:top w:val="nil"/>
              <w:left w:val="nil"/>
              <w:bottom w:val="nil"/>
              <w:right w:val="nil"/>
            </w:tcBorders>
            <w:shd w:val="clear" w:color="auto" w:fill="auto"/>
            <w:noWrap/>
            <w:vAlign w:val="bottom"/>
            <w:hideMark/>
          </w:tcPr>
          <w:p w14:paraId="7DF3E72B"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Abandono</w:t>
            </w:r>
          </w:p>
        </w:tc>
        <w:tc>
          <w:tcPr>
            <w:tcW w:w="807" w:type="dxa"/>
            <w:tcBorders>
              <w:top w:val="nil"/>
              <w:left w:val="nil"/>
              <w:bottom w:val="nil"/>
              <w:right w:val="nil"/>
            </w:tcBorders>
            <w:shd w:val="clear" w:color="auto" w:fill="auto"/>
            <w:vAlign w:val="center"/>
            <w:hideMark/>
          </w:tcPr>
          <w:p w14:paraId="10F8555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21EE695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1.07</w:t>
            </w:r>
          </w:p>
        </w:tc>
        <w:tc>
          <w:tcPr>
            <w:tcW w:w="959" w:type="dxa"/>
            <w:tcBorders>
              <w:top w:val="nil"/>
              <w:left w:val="nil"/>
              <w:bottom w:val="nil"/>
              <w:right w:val="nil"/>
            </w:tcBorders>
            <w:shd w:val="clear" w:color="auto" w:fill="auto"/>
            <w:vAlign w:val="center"/>
            <w:hideMark/>
          </w:tcPr>
          <w:p w14:paraId="524BB85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0.0257*</w:t>
            </w:r>
          </w:p>
        </w:tc>
        <w:tc>
          <w:tcPr>
            <w:tcW w:w="807" w:type="dxa"/>
            <w:tcBorders>
              <w:top w:val="nil"/>
              <w:left w:val="nil"/>
              <w:bottom w:val="nil"/>
              <w:right w:val="nil"/>
            </w:tcBorders>
            <w:shd w:val="clear" w:color="auto" w:fill="auto"/>
            <w:vAlign w:val="center"/>
            <w:hideMark/>
          </w:tcPr>
          <w:p w14:paraId="3DEBF95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20C92B4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1.06</w:t>
            </w:r>
          </w:p>
        </w:tc>
        <w:tc>
          <w:tcPr>
            <w:tcW w:w="959" w:type="dxa"/>
            <w:tcBorders>
              <w:top w:val="nil"/>
              <w:left w:val="nil"/>
              <w:bottom w:val="nil"/>
              <w:right w:val="nil"/>
            </w:tcBorders>
            <w:shd w:val="clear" w:color="auto" w:fill="auto"/>
            <w:vAlign w:val="center"/>
            <w:hideMark/>
          </w:tcPr>
          <w:p w14:paraId="608D8D1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0.00622</w:t>
            </w:r>
          </w:p>
        </w:tc>
        <w:tc>
          <w:tcPr>
            <w:tcW w:w="807" w:type="dxa"/>
            <w:tcBorders>
              <w:top w:val="nil"/>
              <w:left w:val="nil"/>
              <w:bottom w:val="nil"/>
              <w:right w:val="nil"/>
            </w:tcBorders>
            <w:shd w:val="clear" w:color="auto" w:fill="auto"/>
            <w:vAlign w:val="center"/>
            <w:hideMark/>
          </w:tcPr>
          <w:p w14:paraId="3169BC5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1.08</w:t>
            </w:r>
          </w:p>
        </w:tc>
        <w:tc>
          <w:tcPr>
            <w:tcW w:w="630" w:type="dxa"/>
            <w:tcBorders>
              <w:top w:val="nil"/>
              <w:left w:val="nil"/>
              <w:bottom w:val="nil"/>
              <w:right w:val="nil"/>
            </w:tcBorders>
            <w:shd w:val="clear" w:color="auto" w:fill="auto"/>
            <w:vAlign w:val="center"/>
            <w:hideMark/>
          </w:tcPr>
          <w:p w14:paraId="406A1B8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1.06</w:t>
            </w:r>
          </w:p>
        </w:tc>
        <w:tc>
          <w:tcPr>
            <w:tcW w:w="959" w:type="dxa"/>
            <w:tcBorders>
              <w:top w:val="nil"/>
              <w:left w:val="nil"/>
              <w:bottom w:val="nil"/>
              <w:right w:val="nil"/>
            </w:tcBorders>
            <w:shd w:val="clear" w:color="auto" w:fill="auto"/>
            <w:vAlign w:val="center"/>
            <w:hideMark/>
          </w:tcPr>
          <w:p w14:paraId="41B0164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0.0192*</w:t>
            </w:r>
          </w:p>
        </w:tc>
        <w:tc>
          <w:tcPr>
            <w:tcW w:w="807" w:type="dxa"/>
            <w:tcBorders>
              <w:top w:val="nil"/>
              <w:left w:val="nil"/>
              <w:bottom w:val="nil"/>
              <w:right w:val="nil"/>
            </w:tcBorders>
            <w:shd w:val="clear" w:color="auto" w:fill="auto"/>
            <w:vAlign w:val="center"/>
            <w:hideMark/>
          </w:tcPr>
          <w:p w14:paraId="1B52F5F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58B2AE3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1.05</w:t>
            </w:r>
          </w:p>
        </w:tc>
        <w:tc>
          <w:tcPr>
            <w:tcW w:w="959" w:type="dxa"/>
            <w:tcBorders>
              <w:top w:val="nil"/>
              <w:left w:val="nil"/>
              <w:bottom w:val="nil"/>
              <w:right w:val="nil"/>
            </w:tcBorders>
            <w:shd w:val="clear" w:color="auto" w:fill="auto"/>
            <w:vAlign w:val="center"/>
            <w:hideMark/>
          </w:tcPr>
          <w:p w14:paraId="59D34C2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0.0165*</w:t>
            </w:r>
          </w:p>
        </w:tc>
        <w:tc>
          <w:tcPr>
            <w:tcW w:w="798" w:type="dxa"/>
            <w:tcBorders>
              <w:top w:val="nil"/>
              <w:left w:val="nil"/>
              <w:bottom w:val="nil"/>
              <w:right w:val="nil"/>
            </w:tcBorders>
            <w:shd w:val="clear" w:color="auto" w:fill="auto"/>
            <w:vAlign w:val="center"/>
            <w:hideMark/>
          </w:tcPr>
          <w:p w14:paraId="1A1C4C0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4A9D91A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1.03</w:t>
            </w:r>
          </w:p>
        </w:tc>
        <w:tc>
          <w:tcPr>
            <w:tcW w:w="959" w:type="dxa"/>
            <w:tcBorders>
              <w:top w:val="nil"/>
              <w:left w:val="nil"/>
              <w:bottom w:val="nil"/>
              <w:right w:val="nil"/>
            </w:tcBorders>
            <w:shd w:val="clear" w:color="auto" w:fill="auto"/>
            <w:vAlign w:val="center"/>
            <w:hideMark/>
          </w:tcPr>
          <w:p w14:paraId="19EA20E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0.0415***</w:t>
            </w:r>
          </w:p>
        </w:tc>
        <w:tc>
          <w:tcPr>
            <w:tcW w:w="798" w:type="dxa"/>
            <w:tcBorders>
              <w:top w:val="nil"/>
              <w:left w:val="nil"/>
              <w:bottom w:val="nil"/>
              <w:right w:val="nil"/>
            </w:tcBorders>
            <w:shd w:val="clear" w:color="auto" w:fill="auto"/>
            <w:vAlign w:val="center"/>
            <w:hideMark/>
          </w:tcPr>
          <w:p w14:paraId="45FCA78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08B340E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1.04</w:t>
            </w:r>
          </w:p>
        </w:tc>
        <w:tc>
          <w:tcPr>
            <w:tcW w:w="959" w:type="dxa"/>
            <w:tcBorders>
              <w:top w:val="nil"/>
              <w:left w:val="nil"/>
              <w:bottom w:val="nil"/>
              <w:right w:val="nil"/>
            </w:tcBorders>
            <w:shd w:val="clear" w:color="auto" w:fill="auto"/>
            <w:vAlign w:val="center"/>
            <w:hideMark/>
          </w:tcPr>
          <w:p w14:paraId="5FCCCDF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0.0325***</w:t>
            </w:r>
          </w:p>
        </w:tc>
      </w:tr>
      <w:tr w:rsidR="00F81DC8" w:rsidRPr="00F81DC8" w14:paraId="4795E9C2" w14:textId="77777777" w:rsidTr="00F81DC8">
        <w:trPr>
          <w:trHeight w:val="319"/>
        </w:trPr>
        <w:tc>
          <w:tcPr>
            <w:tcW w:w="15798" w:type="dxa"/>
            <w:gridSpan w:val="19"/>
            <w:tcBorders>
              <w:top w:val="nil"/>
              <w:left w:val="nil"/>
              <w:bottom w:val="nil"/>
              <w:right w:val="nil"/>
            </w:tcBorders>
            <w:shd w:val="clear" w:color="auto" w:fill="auto"/>
            <w:vAlign w:val="center"/>
            <w:hideMark/>
          </w:tcPr>
          <w:p w14:paraId="58978353"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Escola e Direção</w:t>
            </w:r>
          </w:p>
        </w:tc>
      </w:tr>
      <w:tr w:rsidR="00F81DC8" w:rsidRPr="00F81DC8" w14:paraId="5EDA7F39" w14:textId="77777777" w:rsidTr="00F81DC8">
        <w:trPr>
          <w:trHeight w:val="450"/>
        </w:trPr>
        <w:tc>
          <w:tcPr>
            <w:tcW w:w="1440" w:type="dxa"/>
            <w:tcBorders>
              <w:top w:val="nil"/>
              <w:left w:val="nil"/>
              <w:bottom w:val="nil"/>
              <w:right w:val="nil"/>
            </w:tcBorders>
            <w:shd w:val="clear" w:color="auto" w:fill="auto"/>
            <w:vAlign w:val="center"/>
            <w:hideMark/>
          </w:tcPr>
          <w:p w14:paraId="5D3592D0"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Computadores Administrativos</w:t>
            </w:r>
          </w:p>
        </w:tc>
        <w:tc>
          <w:tcPr>
            <w:tcW w:w="807" w:type="dxa"/>
            <w:tcBorders>
              <w:top w:val="nil"/>
              <w:left w:val="nil"/>
              <w:bottom w:val="nil"/>
              <w:right w:val="nil"/>
            </w:tcBorders>
            <w:shd w:val="clear" w:color="auto" w:fill="auto"/>
            <w:vAlign w:val="center"/>
            <w:hideMark/>
          </w:tcPr>
          <w:p w14:paraId="6B4E1F8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3.43</w:t>
            </w:r>
          </w:p>
        </w:tc>
        <w:tc>
          <w:tcPr>
            <w:tcW w:w="630" w:type="dxa"/>
            <w:tcBorders>
              <w:top w:val="nil"/>
              <w:left w:val="nil"/>
              <w:bottom w:val="nil"/>
              <w:right w:val="nil"/>
            </w:tcBorders>
            <w:shd w:val="clear" w:color="auto" w:fill="auto"/>
            <w:vAlign w:val="center"/>
            <w:hideMark/>
          </w:tcPr>
          <w:p w14:paraId="2F1BB84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3.74</w:t>
            </w:r>
          </w:p>
        </w:tc>
        <w:tc>
          <w:tcPr>
            <w:tcW w:w="959" w:type="dxa"/>
            <w:tcBorders>
              <w:top w:val="nil"/>
              <w:left w:val="nil"/>
              <w:bottom w:val="nil"/>
              <w:right w:val="nil"/>
            </w:tcBorders>
            <w:shd w:val="clear" w:color="auto" w:fill="auto"/>
            <w:vAlign w:val="center"/>
            <w:hideMark/>
          </w:tcPr>
          <w:p w14:paraId="55799E5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-0.304***</w:t>
            </w:r>
          </w:p>
        </w:tc>
        <w:tc>
          <w:tcPr>
            <w:tcW w:w="807" w:type="dxa"/>
            <w:tcBorders>
              <w:top w:val="nil"/>
              <w:left w:val="nil"/>
              <w:bottom w:val="nil"/>
              <w:right w:val="nil"/>
            </w:tcBorders>
            <w:shd w:val="clear" w:color="auto" w:fill="auto"/>
            <w:vAlign w:val="center"/>
            <w:hideMark/>
          </w:tcPr>
          <w:p w14:paraId="35BB3C1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3.66</w:t>
            </w:r>
          </w:p>
        </w:tc>
        <w:tc>
          <w:tcPr>
            <w:tcW w:w="630" w:type="dxa"/>
            <w:tcBorders>
              <w:top w:val="nil"/>
              <w:left w:val="nil"/>
              <w:bottom w:val="nil"/>
              <w:right w:val="nil"/>
            </w:tcBorders>
            <w:shd w:val="clear" w:color="auto" w:fill="auto"/>
            <w:vAlign w:val="center"/>
            <w:hideMark/>
          </w:tcPr>
          <w:p w14:paraId="6AFC9D0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3.84</w:t>
            </w:r>
          </w:p>
        </w:tc>
        <w:tc>
          <w:tcPr>
            <w:tcW w:w="959" w:type="dxa"/>
            <w:tcBorders>
              <w:top w:val="nil"/>
              <w:left w:val="nil"/>
              <w:bottom w:val="nil"/>
              <w:right w:val="nil"/>
            </w:tcBorders>
            <w:shd w:val="clear" w:color="auto" w:fill="auto"/>
            <w:vAlign w:val="center"/>
            <w:hideMark/>
          </w:tcPr>
          <w:p w14:paraId="78205C7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-0.182***</w:t>
            </w:r>
          </w:p>
        </w:tc>
        <w:tc>
          <w:tcPr>
            <w:tcW w:w="807" w:type="dxa"/>
            <w:tcBorders>
              <w:top w:val="nil"/>
              <w:left w:val="nil"/>
              <w:bottom w:val="nil"/>
              <w:right w:val="nil"/>
            </w:tcBorders>
            <w:shd w:val="clear" w:color="auto" w:fill="auto"/>
            <w:vAlign w:val="center"/>
            <w:hideMark/>
          </w:tcPr>
          <w:p w14:paraId="0C87720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3.71</w:t>
            </w:r>
          </w:p>
        </w:tc>
        <w:tc>
          <w:tcPr>
            <w:tcW w:w="630" w:type="dxa"/>
            <w:tcBorders>
              <w:top w:val="nil"/>
              <w:left w:val="nil"/>
              <w:bottom w:val="nil"/>
              <w:right w:val="nil"/>
            </w:tcBorders>
            <w:shd w:val="clear" w:color="auto" w:fill="auto"/>
            <w:vAlign w:val="center"/>
            <w:hideMark/>
          </w:tcPr>
          <w:p w14:paraId="432E770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3.91</w:t>
            </w:r>
          </w:p>
        </w:tc>
        <w:tc>
          <w:tcPr>
            <w:tcW w:w="959" w:type="dxa"/>
            <w:tcBorders>
              <w:top w:val="nil"/>
              <w:left w:val="nil"/>
              <w:bottom w:val="nil"/>
              <w:right w:val="nil"/>
            </w:tcBorders>
            <w:shd w:val="clear" w:color="auto" w:fill="auto"/>
            <w:vAlign w:val="center"/>
            <w:hideMark/>
          </w:tcPr>
          <w:p w14:paraId="6899CE8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-0.196***</w:t>
            </w:r>
          </w:p>
        </w:tc>
        <w:tc>
          <w:tcPr>
            <w:tcW w:w="807" w:type="dxa"/>
            <w:tcBorders>
              <w:top w:val="nil"/>
              <w:left w:val="nil"/>
              <w:bottom w:val="nil"/>
              <w:right w:val="nil"/>
            </w:tcBorders>
            <w:shd w:val="clear" w:color="auto" w:fill="auto"/>
            <w:vAlign w:val="center"/>
            <w:hideMark/>
          </w:tcPr>
          <w:p w14:paraId="6F95736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3.69</w:t>
            </w:r>
          </w:p>
        </w:tc>
        <w:tc>
          <w:tcPr>
            <w:tcW w:w="630" w:type="dxa"/>
            <w:tcBorders>
              <w:top w:val="nil"/>
              <w:left w:val="nil"/>
              <w:bottom w:val="nil"/>
              <w:right w:val="nil"/>
            </w:tcBorders>
            <w:shd w:val="clear" w:color="auto" w:fill="auto"/>
            <w:vAlign w:val="center"/>
            <w:hideMark/>
          </w:tcPr>
          <w:p w14:paraId="5379062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3.18</w:t>
            </w:r>
          </w:p>
        </w:tc>
        <w:tc>
          <w:tcPr>
            <w:tcW w:w="959" w:type="dxa"/>
            <w:tcBorders>
              <w:top w:val="nil"/>
              <w:left w:val="nil"/>
              <w:bottom w:val="nil"/>
              <w:right w:val="nil"/>
            </w:tcBorders>
            <w:shd w:val="clear" w:color="auto" w:fill="auto"/>
            <w:vAlign w:val="center"/>
            <w:hideMark/>
          </w:tcPr>
          <w:p w14:paraId="64ED771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0.508***</w:t>
            </w:r>
          </w:p>
        </w:tc>
        <w:tc>
          <w:tcPr>
            <w:tcW w:w="798" w:type="dxa"/>
            <w:tcBorders>
              <w:top w:val="nil"/>
              <w:left w:val="nil"/>
              <w:bottom w:val="nil"/>
              <w:right w:val="nil"/>
            </w:tcBorders>
            <w:shd w:val="clear" w:color="auto" w:fill="auto"/>
            <w:vAlign w:val="center"/>
            <w:hideMark/>
          </w:tcPr>
          <w:p w14:paraId="04FF337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3.70</w:t>
            </w:r>
          </w:p>
        </w:tc>
        <w:tc>
          <w:tcPr>
            <w:tcW w:w="630" w:type="dxa"/>
            <w:tcBorders>
              <w:top w:val="nil"/>
              <w:left w:val="nil"/>
              <w:bottom w:val="nil"/>
              <w:right w:val="nil"/>
            </w:tcBorders>
            <w:shd w:val="clear" w:color="auto" w:fill="auto"/>
            <w:vAlign w:val="center"/>
            <w:hideMark/>
          </w:tcPr>
          <w:p w14:paraId="4D65D18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3.17</w:t>
            </w:r>
          </w:p>
        </w:tc>
        <w:tc>
          <w:tcPr>
            <w:tcW w:w="959" w:type="dxa"/>
            <w:tcBorders>
              <w:top w:val="nil"/>
              <w:left w:val="nil"/>
              <w:bottom w:val="nil"/>
              <w:right w:val="nil"/>
            </w:tcBorders>
            <w:shd w:val="clear" w:color="auto" w:fill="auto"/>
            <w:vAlign w:val="center"/>
            <w:hideMark/>
          </w:tcPr>
          <w:p w14:paraId="56238FC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0.526***</w:t>
            </w:r>
          </w:p>
        </w:tc>
        <w:tc>
          <w:tcPr>
            <w:tcW w:w="798" w:type="dxa"/>
            <w:tcBorders>
              <w:top w:val="nil"/>
              <w:left w:val="nil"/>
              <w:bottom w:val="nil"/>
              <w:right w:val="nil"/>
            </w:tcBorders>
            <w:shd w:val="clear" w:color="auto" w:fill="auto"/>
            <w:vAlign w:val="center"/>
            <w:hideMark/>
          </w:tcPr>
          <w:p w14:paraId="2D4F31B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3.66</w:t>
            </w:r>
          </w:p>
        </w:tc>
        <w:tc>
          <w:tcPr>
            <w:tcW w:w="630" w:type="dxa"/>
            <w:tcBorders>
              <w:top w:val="nil"/>
              <w:left w:val="nil"/>
              <w:bottom w:val="nil"/>
              <w:right w:val="nil"/>
            </w:tcBorders>
            <w:shd w:val="clear" w:color="auto" w:fill="auto"/>
            <w:vAlign w:val="center"/>
            <w:hideMark/>
          </w:tcPr>
          <w:p w14:paraId="5233E9D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3.53</w:t>
            </w:r>
          </w:p>
        </w:tc>
        <w:tc>
          <w:tcPr>
            <w:tcW w:w="959" w:type="dxa"/>
            <w:tcBorders>
              <w:top w:val="nil"/>
              <w:left w:val="nil"/>
              <w:bottom w:val="nil"/>
              <w:right w:val="nil"/>
            </w:tcBorders>
            <w:shd w:val="clear" w:color="auto" w:fill="auto"/>
            <w:vAlign w:val="center"/>
            <w:hideMark/>
          </w:tcPr>
          <w:p w14:paraId="2C9EB03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0.128***</w:t>
            </w:r>
          </w:p>
        </w:tc>
      </w:tr>
      <w:tr w:rsidR="00F81DC8" w:rsidRPr="00F81DC8" w14:paraId="71C32DAC" w14:textId="77777777" w:rsidTr="00F81DC8">
        <w:trPr>
          <w:trHeight w:val="450"/>
        </w:trPr>
        <w:tc>
          <w:tcPr>
            <w:tcW w:w="1440" w:type="dxa"/>
            <w:tcBorders>
              <w:top w:val="nil"/>
              <w:left w:val="nil"/>
              <w:bottom w:val="nil"/>
              <w:right w:val="nil"/>
            </w:tcBorders>
            <w:shd w:val="clear" w:color="auto" w:fill="auto"/>
            <w:vAlign w:val="center"/>
            <w:hideMark/>
          </w:tcPr>
          <w:p w14:paraId="7F4FA0B8"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Problemas de Direção</w:t>
            </w:r>
          </w:p>
        </w:tc>
        <w:tc>
          <w:tcPr>
            <w:tcW w:w="807" w:type="dxa"/>
            <w:tcBorders>
              <w:top w:val="nil"/>
              <w:left w:val="nil"/>
              <w:bottom w:val="nil"/>
              <w:right w:val="nil"/>
            </w:tcBorders>
            <w:shd w:val="clear" w:color="auto" w:fill="auto"/>
            <w:vAlign w:val="center"/>
            <w:hideMark/>
          </w:tcPr>
          <w:p w14:paraId="2CD5AC1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1C37513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0.65</w:t>
            </w:r>
          </w:p>
        </w:tc>
        <w:tc>
          <w:tcPr>
            <w:tcW w:w="959" w:type="dxa"/>
            <w:tcBorders>
              <w:top w:val="nil"/>
              <w:left w:val="nil"/>
              <w:bottom w:val="nil"/>
              <w:right w:val="nil"/>
            </w:tcBorders>
            <w:shd w:val="clear" w:color="auto" w:fill="auto"/>
            <w:vAlign w:val="center"/>
            <w:hideMark/>
          </w:tcPr>
          <w:p w14:paraId="1133453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-0.124***</w:t>
            </w:r>
          </w:p>
        </w:tc>
        <w:tc>
          <w:tcPr>
            <w:tcW w:w="807" w:type="dxa"/>
            <w:tcBorders>
              <w:top w:val="nil"/>
              <w:left w:val="nil"/>
              <w:bottom w:val="nil"/>
              <w:right w:val="nil"/>
            </w:tcBorders>
            <w:shd w:val="clear" w:color="auto" w:fill="auto"/>
            <w:vAlign w:val="center"/>
            <w:hideMark/>
          </w:tcPr>
          <w:p w14:paraId="76F2CBC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0.54</w:t>
            </w:r>
          </w:p>
        </w:tc>
        <w:tc>
          <w:tcPr>
            <w:tcW w:w="630" w:type="dxa"/>
            <w:tcBorders>
              <w:top w:val="nil"/>
              <w:left w:val="nil"/>
              <w:bottom w:val="nil"/>
              <w:right w:val="nil"/>
            </w:tcBorders>
            <w:shd w:val="clear" w:color="auto" w:fill="auto"/>
            <w:vAlign w:val="center"/>
            <w:hideMark/>
          </w:tcPr>
          <w:p w14:paraId="5B7FB29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0.59</w:t>
            </w:r>
          </w:p>
        </w:tc>
        <w:tc>
          <w:tcPr>
            <w:tcW w:w="959" w:type="dxa"/>
            <w:tcBorders>
              <w:top w:val="nil"/>
              <w:left w:val="nil"/>
              <w:bottom w:val="nil"/>
              <w:right w:val="nil"/>
            </w:tcBorders>
            <w:shd w:val="clear" w:color="auto" w:fill="auto"/>
            <w:vAlign w:val="center"/>
            <w:hideMark/>
          </w:tcPr>
          <w:p w14:paraId="4CF2E78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-0.0476***</w:t>
            </w:r>
          </w:p>
        </w:tc>
        <w:tc>
          <w:tcPr>
            <w:tcW w:w="807" w:type="dxa"/>
            <w:tcBorders>
              <w:top w:val="nil"/>
              <w:left w:val="nil"/>
              <w:bottom w:val="nil"/>
              <w:right w:val="nil"/>
            </w:tcBorders>
            <w:shd w:val="clear" w:color="auto" w:fill="auto"/>
            <w:vAlign w:val="center"/>
            <w:hideMark/>
          </w:tcPr>
          <w:p w14:paraId="1DA9FBD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630" w:type="dxa"/>
            <w:tcBorders>
              <w:top w:val="nil"/>
              <w:left w:val="nil"/>
              <w:bottom w:val="nil"/>
              <w:right w:val="nil"/>
            </w:tcBorders>
            <w:shd w:val="clear" w:color="auto" w:fill="auto"/>
            <w:vAlign w:val="center"/>
            <w:hideMark/>
          </w:tcPr>
          <w:p w14:paraId="1D303FD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0.57</w:t>
            </w:r>
          </w:p>
        </w:tc>
        <w:tc>
          <w:tcPr>
            <w:tcW w:w="959" w:type="dxa"/>
            <w:tcBorders>
              <w:top w:val="nil"/>
              <w:left w:val="nil"/>
              <w:bottom w:val="nil"/>
              <w:right w:val="nil"/>
            </w:tcBorders>
            <w:shd w:val="clear" w:color="auto" w:fill="auto"/>
            <w:vAlign w:val="center"/>
            <w:hideMark/>
          </w:tcPr>
          <w:p w14:paraId="5F0E5D9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-0.0167***</w:t>
            </w:r>
          </w:p>
        </w:tc>
        <w:tc>
          <w:tcPr>
            <w:tcW w:w="807" w:type="dxa"/>
            <w:tcBorders>
              <w:top w:val="nil"/>
              <w:left w:val="nil"/>
              <w:bottom w:val="nil"/>
              <w:right w:val="nil"/>
            </w:tcBorders>
            <w:shd w:val="clear" w:color="auto" w:fill="auto"/>
            <w:vAlign w:val="center"/>
            <w:hideMark/>
          </w:tcPr>
          <w:p w14:paraId="452A64E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066E622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0.66</w:t>
            </w:r>
          </w:p>
        </w:tc>
        <w:tc>
          <w:tcPr>
            <w:tcW w:w="959" w:type="dxa"/>
            <w:tcBorders>
              <w:top w:val="nil"/>
              <w:left w:val="nil"/>
              <w:bottom w:val="nil"/>
              <w:right w:val="nil"/>
            </w:tcBorders>
            <w:shd w:val="clear" w:color="auto" w:fill="auto"/>
            <w:vAlign w:val="center"/>
            <w:hideMark/>
          </w:tcPr>
          <w:p w14:paraId="53B7BF9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-0.127***</w:t>
            </w:r>
          </w:p>
        </w:tc>
        <w:tc>
          <w:tcPr>
            <w:tcW w:w="798" w:type="dxa"/>
            <w:tcBorders>
              <w:top w:val="nil"/>
              <w:left w:val="nil"/>
              <w:bottom w:val="nil"/>
              <w:right w:val="nil"/>
            </w:tcBorders>
            <w:shd w:val="clear" w:color="auto" w:fill="auto"/>
            <w:vAlign w:val="center"/>
            <w:hideMark/>
          </w:tcPr>
          <w:p w14:paraId="4B3DECC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21B08D5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0.65</w:t>
            </w:r>
          </w:p>
        </w:tc>
        <w:tc>
          <w:tcPr>
            <w:tcW w:w="959" w:type="dxa"/>
            <w:tcBorders>
              <w:top w:val="nil"/>
              <w:left w:val="nil"/>
              <w:bottom w:val="nil"/>
              <w:right w:val="nil"/>
            </w:tcBorders>
            <w:shd w:val="clear" w:color="auto" w:fill="auto"/>
            <w:vAlign w:val="center"/>
            <w:hideMark/>
          </w:tcPr>
          <w:p w14:paraId="0D2B2BA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-0.119***</w:t>
            </w:r>
          </w:p>
        </w:tc>
        <w:tc>
          <w:tcPr>
            <w:tcW w:w="798" w:type="dxa"/>
            <w:tcBorders>
              <w:top w:val="nil"/>
              <w:left w:val="nil"/>
              <w:bottom w:val="nil"/>
              <w:right w:val="nil"/>
            </w:tcBorders>
            <w:shd w:val="clear" w:color="auto" w:fill="auto"/>
            <w:vAlign w:val="center"/>
            <w:hideMark/>
          </w:tcPr>
          <w:p w14:paraId="4C3698D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6592042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0.53</w:t>
            </w:r>
          </w:p>
        </w:tc>
        <w:tc>
          <w:tcPr>
            <w:tcW w:w="959" w:type="dxa"/>
            <w:tcBorders>
              <w:top w:val="nil"/>
              <w:left w:val="nil"/>
              <w:bottom w:val="nil"/>
              <w:right w:val="nil"/>
            </w:tcBorders>
            <w:shd w:val="clear" w:color="auto" w:fill="auto"/>
            <w:vAlign w:val="center"/>
            <w:hideMark/>
          </w:tcPr>
          <w:p w14:paraId="2DB772F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0.00712</w:t>
            </w:r>
          </w:p>
        </w:tc>
      </w:tr>
      <w:tr w:rsidR="00F81DC8" w:rsidRPr="00F81DC8" w14:paraId="34D3CECF" w14:textId="77777777" w:rsidTr="00F81DC8">
        <w:trPr>
          <w:trHeight w:val="319"/>
        </w:trPr>
        <w:tc>
          <w:tcPr>
            <w:tcW w:w="15798" w:type="dxa"/>
            <w:gridSpan w:val="19"/>
            <w:tcBorders>
              <w:top w:val="nil"/>
              <w:left w:val="nil"/>
              <w:bottom w:val="nil"/>
              <w:right w:val="nil"/>
            </w:tcBorders>
            <w:shd w:val="clear" w:color="auto" w:fill="auto"/>
            <w:vAlign w:val="center"/>
            <w:hideMark/>
          </w:tcPr>
          <w:p w14:paraId="67BC108D" w14:textId="77777777"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Outros Programas</w:t>
            </w:r>
          </w:p>
        </w:tc>
      </w:tr>
      <w:tr w:rsidR="00F81DC8" w:rsidRPr="00F81DC8" w14:paraId="1C58B4A6" w14:textId="77777777" w:rsidTr="00F81DC8">
        <w:trPr>
          <w:trHeight w:val="319"/>
        </w:trPr>
        <w:tc>
          <w:tcPr>
            <w:tcW w:w="1440" w:type="dxa"/>
            <w:tcBorders>
              <w:top w:val="nil"/>
              <w:left w:val="nil"/>
              <w:bottom w:val="nil"/>
              <w:right w:val="nil"/>
            </w:tcBorders>
            <w:shd w:val="clear" w:color="auto" w:fill="auto"/>
            <w:vAlign w:val="center"/>
            <w:hideMark/>
          </w:tcPr>
          <w:p w14:paraId="3CB1B005"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PBLE</w:t>
            </w:r>
          </w:p>
        </w:tc>
        <w:tc>
          <w:tcPr>
            <w:tcW w:w="807" w:type="dxa"/>
            <w:tcBorders>
              <w:top w:val="nil"/>
              <w:left w:val="nil"/>
              <w:bottom w:val="nil"/>
              <w:right w:val="nil"/>
            </w:tcBorders>
            <w:shd w:val="clear" w:color="auto" w:fill="auto"/>
            <w:vAlign w:val="center"/>
            <w:hideMark/>
          </w:tcPr>
          <w:p w14:paraId="07BA7AF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w:t>
            </w:r>
          </w:p>
        </w:tc>
        <w:tc>
          <w:tcPr>
            <w:tcW w:w="630" w:type="dxa"/>
            <w:tcBorders>
              <w:top w:val="nil"/>
              <w:left w:val="nil"/>
              <w:bottom w:val="nil"/>
              <w:right w:val="nil"/>
            </w:tcBorders>
            <w:shd w:val="clear" w:color="auto" w:fill="auto"/>
            <w:vAlign w:val="center"/>
            <w:hideMark/>
          </w:tcPr>
          <w:p w14:paraId="180C5D0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w:t>
            </w:r>
          </w:p>
        </w:tc>
        <w:tc>
          <w:tcPr>
            <w:tcW w:w="959" w:type="dxa"/>
            <w:tcBorders>
              <w:top w:val="nil"/>
              <w:left w:val="nil"/>
              <w:bottom w:val="nil"/>
              <w:right w:val="nil"/>
            </w:tcBorders>
            <w:shd w:val="clear" w:color="auto" w:fill="auto"/>
            <w:vAlign w:val="center"/>
            <w:hideMark/>
          </w:tcPr>
          <w:p w14:paraId="2D5A973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w:t>
            </w:r>
          </w:p>
        </w:tc>
        <w:tc>
          <w:tcPr>
            <w:tcW w:w="807" w:type="dxa"/>
            <w:tcBorders>
              <w:top w:val="nil"/>
              <w:left w:val="nil"/>
              <w:bottom w:val="nil"/>
              <w:right w:val="nil"/>
            </w:tcBorders>
            <w:shd w:val="clear" w:color="auto" w:fill="auto"/>
            <w:vAlign w:val="center"/>
            <w:hideMark/>
          </w:tcPr>
          <w:p w14:paraId="0767C42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0.40</w:t>
            </w:r>
          </w:p>
        </w:tc>
        <w:tc>
          <w:tcPr>
            <w:tcW w:w="630" w:type="dxa"/>
            <w:tcBorders>
              <w:top w:val="nil"/>
              <w:left w:val="nil"/>
              <w:bottom w:val="nil"/>
              <w:right w:val="nil"/>
            </w:tcBorders>
            <w:shd w:val="clear" w:color="auto" w:fill="auto"/>
            <w:vAlign w:val="center"/>
            <w:hideMark/>
          </w:tcPr>
          <w:p w14:paraId="32DC648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0.45</w:t>
            </w:r>
          </w:p>
        </w:tc>
        <w:tc>
          <w:tcPr>
            <w:tcW w:w="959" w:type="dxa"/>
            <w:tcBorders>
              <w:top w:val="nil"/>
              <w:left w:val="nil"/>
              <w:bottom w:val="nil"/>
              <w:right w:val="nil"/>
            </w:tcBorders>
            <w:shd w:val="clear" w:color="auto" w:fill="auto"/>
            <w:vAlign w:val="center"/>
            <w:hideMark/>
          </w:tcPr>
          <w:p w14:paraId="4C098BE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-0.0505***</w:t>
            </w:r>
          </w:p>
        </w:tc>
        <w:tc>
          <w:tcPr>
            <w:tcW w:w="807" w:type="dxa"/>
            <w:tcBorders>
              <w:top w:val="nil"/>
              <w:left w:val="nil"/>
              <w:bottom w:val="nil"/>
              <w:right w:val="nil"/>
            </w:tcBorders>
            <w:shd w:val="clear" w:color="auto" w:fill="auto"/>
            <w:vAlign w:val="center"/>
            <w:hideMark/>
          </w:tcPr>
          <w:p w14:paraId="2547DB6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0.64</w:t>
            </w:r>
          </w:p>
        </w:tc>
        <w:tc>
          <w:tcPr>
            <w:tcW w:w="630" w:type="dxa"/>
            <w:tcBorders>
              <w:top w:val="nil"/>
              <w:left w:val="nil"/>
              <w:bottom w:val="nil"/>
              <w:right w:val="nil"/>
            </w:tcBorders>
            <w:shd w:val="clear" w:color="auto" w:fill="auto"/>
            <w:vAlign w:val="center"/>
            <w:hideMark/>
          </w:tcPr>
          <w:p w14:paraId="50B7EB4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3AC926B5"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-0.293***</w:t>
            </w:r>
          </w:p>
        </w:tc>
        <w:tc>
          <w:tcPr>
            <w:tcW w:w="807" w:type="dxa"/>
            <w:tcBorders>
              <w:top w:val="nil"/>
              <w:left w:val="nil"/>
              <w:bottom w:val="nil"/>
              <w:right w:val="nil"/>
            </w:tcBorders>
            <w:shd w:val="clear" w:color="auto" w:fill="auto"/>
            <w:vAlign w:val="center"/>
            <w:hideMark/>
          </w:tcPr>
          <w:p w14:paraId="51DEBE8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0.86</w:t>
            </w:r>
          </w:p>
        </w:tc>
        <w:tc>
          <w:tcPr>
            <w:tcW w:w="630" w:type="dxa"/>
            <w:tcBorders>
              <w:top w:val="nil"/>
              <w:left w:val="nil"/>
              <w:bottom w:val="nil"/>
              <w:right w:val="nil"/>
            </w:tcBorders>
            <w:shd w:val="clear" w:color="auto" w:fill="auto"/>
            <w:vAlign w:val="center"/>
            <w:hideMark/>
          </w:tcPr>
          <w:p w14:paraId="6940138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0.99</w:t>
            </w:r>
          </w:p>
        </w:tc>
        <w:tc>
          <w:tcPr>
            <w:tcW w:w="959" w:type="dxa"/>
            <w:tcBorders>
              <w:top w:val="nil"/>
              <w:left w:val="nil"/>
              <w:bottom w:val="nil"/>
              <w:right w:val="nil"/>
            </w:tcBorders>
            <w:shd w:val="clear" w:color="auto" w:fill="auto"/>
            <w:vAlign w:val="center"/>
            <w:hideMark/>
          </w:tcPr>
          <w:p w14:paraId="5A3A6E7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-0.127***</w:t>
            </w:r>
          </w:p>
        </w:tc>
        <w:tc>
          <w:tcPr>
            <w:tcW w:w="798" w:type="dxa"/>
            <w:tcBorders>
              <w:top w:val="nil"/>
              <w:left w:val="nil"/>
              <w:bottom w:val="nil"/>
              <w:right w:val="nil"/>
            </w:tcBorders>
            <w:shd w:val="clear" w:color="auto" w:fill="auto"/>
            <w:vAlign w:val="center"/>
            <w:hideMark/>
          </w:tcPr>
          <w:p w14:paraId="0EABF90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0.87</w:t>
            </w:r>
          </w:p>
        </w:tc>
        <w:tc>
          <w:tcPr>
            <w:tcW w:w="630" w:type="dxa"/>
            <w:tcBorders>
              <w:top w:val="nil"/>
              <w:left w:val="nil"/>
              <w:bottom w:val="nil"/>
              <w:right w:val="nil"/>
            </w:tcBorders>
            <w:shd w:val="clear" w:color="auto" w:fill="auto"/>
            <w:vAlign w:val="center"/>
            <w:hideMark/>
          </w:tcPr>
          <w:p w14:paraId="767D9E2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1.00</w:t>
            </w:r>
          </w:p>
        </w:tc>
        <w:tc>
          <w:tcPr>
            <w:tcW w:w="959" w:type="dxa"/>
            <w:tcBorders>
              <w:top w:val="nil"/>
              <w:left w:val="nil"/>
              <w:bottom w:val="nil"/>
              <w:right w:val="nil"/>
            </w:tcBorders>
            <w:shd w:val="clear" w:color="auto" w:fill="auto"/>
            <w:vAlign w:val="center"/>
            <w:hideMark/>
          </w:tcPr>
          <w:p w14:paraId="4C28BD0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-0.130***</w:t>
            </w:r>
          </w:p>
        </w:tc>
        <w:tc>
          <w:tcPr>
            <w:tcW w:w="798" w:type="dxa"/>
            <w:tcBorders>
              <w:top w:val="nil"/>
              <w:left w:val="nil"/>
              <w:bottom w:val="nil"/>
              <w:right w:val="nil"/>
            </w:tcBorders>
            <w:shd w:val="clear" w:color="auto" w:fill="auto"/>
            <w:vAlign w:val="center"/>
            <w:hideMark/>
          </w:tcPr>
          <w:p w14:paraId="51E9337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0.92</w:t>
            </w:r>
          </w:p>
        </w:tc>
        <w:tc>
          <w:tcPr>
            <w:tcW w:w="630" w:type="dxa"/>
            <w:tcBorders>
              <w:top w:val="nil"/>
              <w:left w:val="nil"/>
              <w:bottom w:val="nil"/>
              <w:right w:val="nil"/>
            </w:tcBorders>
            <w:shd w:val="clear" w:color="auto" w:fill="auto"/>
            <w:vAlign w:val="center"/>
            <w:hideMark/>
          </w:tcPr>
          <w:p w14:paraId="7A68990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1.00</w:t>
            </w:r>
          </w:p>
        </w:tc>
        <w:tc>
          <w:tcPr>
            <w:tcW w:w="959" w:type="dxa"/>
            <w:tcBorders>
              <w:top w:val="nil"/>
              <w:left w:val="nil"/>
              <w:bottom w:val="nil"/>
              <w:right w:val="nil"/>
            </w:tcBorders>
            <w:shd w:val="clear" w:color="auto" w:fill="auto"/>
            <w:vAlign w:val="center"/>
            <w:hideMark/>
          </w:tcPr>
          <w:p w14:paraId="19C45760"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-0.0773***</w:t>
            </w:r>
          </w:p>
        </w:tc>
      </w:tr>
      <w:tr w:rsidR="00F81DC8" w:rsidRPr="00F81DC8" w14:paraId="67F0130D" w14:textId="77777777" w:rsidTr="00F81DC8">
        <w:trPr>
          <w:trHeight w:val="225"/>
        </w:trPr>
        <w:tc>
          <w:tcPr>
            <w:tcW w:w="1440" w:type="dxa"/>
            <w:tcBorders>
              <w:top w:val="nil"/>
              <w:left w:val="nil"/>
              <w:bottom w:val="nil"/>
              <w:right w:val="nil"/>
            </w:tcBorders>
            <w:shd w:val="clear" w:color="auto" w:fill="auto"/>
            <w:noWrap/>
            <w:vAlign w:val="bottom"/>
            <w:hideMark/>
          </w:tcPr>
          <w:p w14:paraId="121715AE"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p>
        </w:tc>
        <w:tc>
          <w:tcPr>
            <w:tcW w:w="807" w:type="dxa"/>
            <w:tcBorders>
              <w:top w:val="nil"/>
              <w:left w:val="nil"/>
              <w:bottom w:val="nil"/>
              <w:right w:val="nil"/>
            </w:tcBorders>
            <w:shd w:val="clear" w:color="auto" w:fill="auto"/>
            <w:vAlign w:val="center"/>
            <w:hideMark/>
          </w:tcPr>
          <w:p w14:paraId="1AA771B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24C2CB4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5FFD536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807" w:type="dxa"/>
            <w:tcBorders>
              <w:top w:val="nil"/>
              <w:left w:val="nil"/>
              <w:bottom w:val="nil"/>
              <w:right w:val="nil"/>
            </w:tcBorders>
            <w:shd w:val="clear" w:color="auto" w:fill="auto"/>
            <w:vAlign w:val="center"/>
            <w:hideMark/>
          </w:tcPr>
          <w:p w14:paraId="1475BD3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03E880D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09A3386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807" w:type="dxa"/>
            <w:tcBorders>
              <w:top w:val="nil"/>
              <w:left w:val="nil"/>
              <w:bottom w:val="nil"/>
              <w:right w:val="nil"/>
            </w:tcBorders>
            <w:shd w:val="clear" w:color="auto" w:fill="auto"/>
            <w:vAlign w:val="center"/>
            <w:hideMark/>
          </w:tcPr>
          <w:p w14:paraId="55B7BD2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04DF828B"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0D9FC30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807" w:type="dxa"/>
            <w:tcBorders>
              <w:top w:val="nil"/>
              <w:left w:val="nil"/>
              <w:bottom w:val="nil"/>
              <w:right w:val="nil"/>
            </w:tcBorders>
            <w:shd w:val="clear" w:color="auto" w:fill="auto"/>
            <w:vAlign w:val="center"/>
            <w:hideMark/>
          </w:tcPr>
          <w:p w14:paraId="45097D5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181978D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243DF04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7738A125" w14:textId="77777777" w:rsidR="00F81DC8" w:rsidRPr="00F81DC8" w:rsidRDefault="00F81DC8" w:rsidP="00F81DC8">
            <w:pPr>
              <w:spacing w:after="0" w:line="240" w:lineRule="auto"/>
              <w:jc w:val="right"/>
              <w:rPr>
                <w:rFonts w:ascii="Garamond" w:eastAsia="Times New Roman" w:hAnsi="Garamond" w:cs="Calibri"/>
                <w:color w:val="000000"/>
                <w:sz w:val="16"/>
                <w:szCs w:val="16"/>
                <w:lang w:eastAsia="pt-BR"/>
              </w:rPr>
            </w:pPr>
          </w:p>
        </w:tc>
        <w:tc>
          <w:tcPr>
            <w:tcW w:w="630" w:type="dxa"/>
            <w:tcBorders>
              <w:top w:val="nil"/>
              <w:left w:val="nil"/>
              <w:bottom w:val="nil"/>
              <w:right w:val="nil"/>
            </w:tcBorders>
            <w:shd w:val="clear" w:color="auto" w:fill="auto"/>
            <w:vAlign w:val="center"/>
            <w:hideMark/>
          </w:tcPr>
          <w:p w14:paraId="528B0D37" w14:textId="77777777" w:rsidR="00F81DC8" w:rsidRPr="00F81DC8" w:rsidRDefault="00F81DC8" w:rsidP="00F81DC8">
            <w:pPr>
              <w:spacing w:after="0" w:line="240" w:lineRule="auto"/>
              <w:jc w:val="right"/>
              <w:rPr>
                <w:rFonts w:ascii="Garamond" w:eastAsia="Times New Roman" w:hAnsi="Garamond" w:cs="Calibri"/>
                <w:color w:val="000000"/>
                <w:sz w:val="16"/>
                <w:szCs w:val="16"/>
                <w:lang w:eastAsia="pt-BR"/>
              </w:rPr>
            </w:pPr>
          </w:p>
        </w:tc>
        <w:tc>
          <w:tcPr>
            <w:tcW w:w="959" w:type="dxa"/>
            <w:tcBorders>
              <w:top w:val="nil"/>
              <w:left w:val="nil"/>
              <w:bottom w:val="nil"/>
              <w:right w:val="nil"/>
            </w:tcBorders>
            <w:shd w:val="clear" w:color="auto" w:fill="auto"/>
            <w:vAlign w:val="center"/>
            <w:hideMark/>
          </w:tcPr>
          <w:p w14:paraId="3B86CBBA"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3D4262C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36D36B3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noWrap/>
            <w:vAlign w:val="bottom"/>
            <w:hideMark/>
          </w:tcPr>
          <w:p w14:paraId="67C411E9" w14:textId="77777777" w:rsidR="00F81DC8" w:rsidRPr="00F81DC8" w:rsidRDefault="00F81DC8" w:rsidP="00F81DC8">
            <w:pPr>
              <w:spacing w:after="0" w:line="240" w:lineRule="auto"/>
              <w:rPr>
                <w:rFonts w:ascii="Calibri" w:eastAsia="Times New Roman" w:hAnsi="Calibri" w:cs="Calibri"/>
                <w:color w:val="000000"/>
                <w:sz w:val="16"/>
                <w:szCs w:val="16"/>
                <w:lang w:eastAsia="pt-BR"/>
              </w:rPr>
            </w:pPr>
          </w:p>
        </w:tc>
      </w:tr>
      <w:tr w:rsidR="00F81DC8" w:rsidRPr="00F81DC8" w14:paraId="293F0241" w14:textId="77777777" w:rsidTr="00F81DC8">
        <w:trPr>
          <w:trHeight w:val="225"/>
        </w:trPr>
        <w:tc>
          <w:tcPr>
            <w:tcW w:w="15798" w:type="dxa"/>
            <w:gridSpan w:val="19"/>
            <w:tcBorders>
              <w:top w:val="nil"/>
              <w:left w:val="nil"/>
              <w:bottom w:val="nil"/>
              <w:right w:val="nil"/>
            </w:tcBorders>
            <w:shd w:val="clear" w:color="auto" w:fill="auto"/>
            <w:noWrap/>
            <w:vAlign w:val="bottom"/>
            <w:hideMark/>
          </w:tcPr>
          <w:p w14:paraId="0017B9C9" w14:textId="0AD43E63" w:rsidR="00F81DC8" w:rsidRPr="00F81DC8" w:rsidRDefault="00F81DC8" w:rsidP="00F81DC8">
            <w:pPr>
              <w:spacing w:after="0" w:line="240" w:lineRule="auto"/>
              <w:jc w:val="center"/>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Variáveis Municipais</w:t>
            </w:r>
          </w:p>
        </w:tc>
      </w:tr>
      <w:tr w:rsidR="00F81DC8" w:rsidRPr="00F81DC8" w14:paraId="21DBF45E" w14:textId="77777777" w:rsidTr="00F81DC8">
        <w:trPr>
          <w:trHeight w:val="225"/>
        </w:trPr>
        <w:tc>
          <w:tcPr>
            <w:tcW w:w="1440" w:type="dxa"/>
            <w:tcBorders>
              <w:top w:val="nil"/>
              <w:left w:val="nil"/>
              <w:bottom w:val="nil"/>
              <w:right w:val="nil"/>
            </w:tcBorders>
            <w:shd w:val="clear" w:color="auto" w:fill="auto"/>
            <w:vAlign w:val="center"/>
            <w:hideMark/>
          </w:tcPr>
          <w:p w14:paraId="71462DDC"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IDHM Educação</w:t>
            </w:r>
          </w:p>
        </w:tc>
        <w:tc>
          <w:tcPr>
            <w:tcW w:w="807" w:type="dxa"/>
            <w:tcBorders>
              <w:top w:val="nil"/>
              <w:left w:val="nil"/>
              <w:bottom w:val="nil"/>
              <w:right w:val="nil"/>
            </w:tcBorders>
            <w:shd w:val="clear" w:color="auto" w:fill="auto"/>
            <w:vAlign w:val="center"/>
            <w:hideMark/>
          </w:tcPr>
          <w:p w14:paraId="2C5A4BE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1F1DD36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5644CA86"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-0.0379</w:t>
            </w:r>
          </w:p>
        </w:tc>
        <w:tc>
          <w:tcPr>
            <w:tcW w:w="807" w:type="dxa"/>
            <w:tcBorders>
              <w:top w:val="nil"/>
              <w:left w:val="nil"/>
              <w:bottom w:val="nil"/>
              <w:right w:val="nil"/>
            </w:tcBorders>
            <w:shd w:val="clear" w:color="auto" w:fill="auto"/>
            <w:vAlign w:val="center"/>
            <w:hideMark/>
          </w:tcPr>
          <w:p w14:paraId="281A4CE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1405D63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3EF71B8C"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-0.0379</w:t>
            </w:r>
          </w:p>
        </w:tc>
        <w:tc>
          <w:tcPr>
            <w:tcW w:w="807" w:type="dxa"/>
            <w:tcBorders>
              <w:top w:val="nil"/>
              <w:left w:val="nil"/>
              <w:bottom w:val="nil"/>
              <w:right w:val="nil"/>
            </w:tcBorders>
            <w:shd w:val="clear" w:color="auto" w:fill="auto"/>
            <w:vAlign w:val="center"/>
            <w:hideMark/>
          </w:tcPr>
          <w:p w14:paraId="28E8AC7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012D2C9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3D13A0A0"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-0.0379</w:t>
            </w:r>
          </w:p>
        </w:tc>
        <w:tc>
          <w:tcPr>
            <w:tcW w:w="807" w:type="dxa"/>
            <w:tcBorders>
              <w:top w:val="nil"/>
              <w:left w:val="nil"/>
              <w:bottom w:val="nil"/>
              <w:right w:val="nil"/>
            </w:tcBorders>
            <w:shd w:val="clear" w:color="auto" w:fill="auto"/>
            <w:vAlign w:val="center"/>
            <w:hideMark/>
          </w:tcPr>
          <w:p w14:paraId="3505EDD2"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3F81727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641155FC"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-0.0379</w:t>
            </w:r>
          </w:p>
        </w:tc>
        <w:tc>
          <w:tcPr>
            <w:tcW w:w="798" w:type="dxa"/>
            <w:tcBorders>
              <w:top w:val="nil"/>
              <w:left w:val="nil"/>
              <w:bottom w:val="nil"/>
              <w:right w:val="nil"/>
            </w:tcBorders>
            <w:shd w:val="clear" w:color="auto" w:fill="auto"/>
            <w:vAlign w:val="center"/>
            <w:hideMark/>
          </w:tcPr>
          <w:p w14:paraId="081C901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4ACFCF1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21497DCE"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-0.0379</w:t>
            </w:r>
          </w:p>
        </w:tc>
        <w:tc>
          <w:tcPr>
            <w:tcW w:w="798" w:type="dxa"/>
            <w:tcBorders>
              <w:top w:val="nil"/>
              <w:left w:val="nil"/>
              <w:bottom w:val="nil"/>
              <w:right w:val="nil"/>
            </w:tcBorders>
            <w:shd w:val="clear" w:color="auto" w:fill="auto"/>
            <w:vAlign w:val="center"/>
            <w:hideMark/>
          </w:tcPr>
          <w:p w14:paraId="1B6BFB64"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1897DD9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151D5894"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-0.0379</w:t>
            </w:r>
          </w:p>
        </w:tc>
      </w:tr>
      <w:tr w:rsidR="00F81DC8" w:rsidRPr="00F81DC8" w14:paraId="7F7391C2" w14:textId="77777777" w:rsidTr="001B7801">
        <w:trPr>
          <w:trHeight w:val="225"/>
        </w:trPr>
        <w:tc>
          <w:tcPr>
            <w:tcW w:w="1440" w:type="dxa"/>
            <w:tcBorders>
              <w:top w:val="nil"/>
              <w:left w:val="nil"/>
              <w:right w:val="nil"/>
            </w:tcBorders>
            <w:shd w:val="clear" w:color="auto" w:fill="auto"/>
            <w:vAlign w:val="center"/>
            <w:hideMark/>
          </w:tcPr>
          <w:p w14:paraId="0E3A8262"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IDHM Renda</w:t>
            </w:r>
          </w:p>
        </w:tc>
        <w:tc>
          <w:tcPr>
            <w:tcW w:w="807" w:type="dxa"/>
            <w:tcBorders>
              <w:top w:val="nil"/>
              <w:left w:val="nil"/>
              <w:right w:val="nil"/>
            </w:tcBorders>
            <w:shd w:val="clear" w:color="auto" w:fill="auto"/>
            <w:vAlign w:val="center"/>
            <w:hideMark/>
          </w:tcPr>
          <w:p w14:paraId="75A8A0F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bottom"/>
            <w:hideMark/>
          </w:tcPr>
          <w:p w14:paraId="6134533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2F69280B"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-0.0283</w:t>
            </w:r>
          </w:p>
        </w:tc>
        <w:tc>
          <w:tcPr>
            <w:tcW w:w="807" w:type="dxa"/>
            <w:tcBorders>
              <w:top w:val="nil"/>
              <w:left w:val="nil"/>
              <w:right w:val="nil"/>
            </w:tcBorders>
            <w:shd w:val="clear" w:color="auto" w:fill="auto"/>
            <w:vAlign w:val="center"/>
            <w:hideMark/>
          </w:tcPr>
          <w:p w14:paraId="7031F74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bottom"/>
            <w:hideMark/>
          </w:tcPr>
          <w:p w14:paraId="47E82AF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30C64823"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-0.0283</w:t>
            </w:r>
          </w:p>
        </w:tc>
        <w:tc>
          <w:tcPr>
            <w:tcW w:w="807" w:type="dxa"/>
            <w:tcBorders>
              <w:top w:val="nil"/>
              <w:left w:val="nil"/>
              <w:right w:val="nil"/>
            </w:tcBorders>
            <w:shd w:val="clear" w:color="auto" w:fill="auto"/>
            <w:vAlign w:val="center"/>
            <w:hideMark/>
          </w:tcPr>
          <w:p w14:paraId="41CA35D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bottom"/>
            <w:hideMark/>
          </w:tcPr>
          <w:p w14:paraId="05804BC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25E6EC01"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-0.0283</w:t>
            </w:r>
          </w:p>
        </w:tc>
        <w:tc>
          <w:tcPr>
            <w:tcW w:w="807" w:type="dxa"/>
            <w:tcBorders>
              <w:top w:val="nil"/>
              <w:left w:val="nil"/>
              <w:right w:val="nil"/>
            </w:tcBorders>
            <w:shd w:val="clear" w:color="auto" w:fill="auto"/>
            <w:vAlign w:val="center"/>
            <w:hideMark/>
          </w:tcPr>
          <w:p w14:paraId="26F8A16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bottom"/>
            <w:hideMark/>
          </w:tcPr>
          <w:p w14:paraId="2B53D6D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4A66A0D8"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-0.0283</w:t>
            </w:r>
          </w:p>
        </w:tc>
        <w:tc>
          <w:tcPr>
            <w:tcW w:w="798" w:type="dxa"/>
            <w:tcBorders>
              <w:top w:val="nil"/>
              <w:left w:val="nil"/>
              <w:right w:val="nil"/>
            </w:tcBorders>
            <w:shd w:val="clear" w:color="auto" w:fill="auto"/>
            <w:vAlign w:val="center"/>
            <w:hideMark/>
          </w:tcPr>
          <w:p w14:paraId="5E356006"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bottom"/>
            <w:hideMark/>
          </w:tcPr>
          <w:p w14:paraId="40B1B30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7C2ED0A3"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-0.0283</w:t>
            </w:r>
          </w:p>
        </w:tc>
        <w:tc>
          <w:tcPr>
            <w:tcW w:w="798" w:type="dxa"/>
            <w:tcBorders>
              <w:top w:val="nil"/>
              <w:left w:val="nil"/>
              <w:right w:val="nil"/>
            </w:tcBorders>
            <w:shd w:val="clear" w:color="auto" w:fill="auto"/>
            <w:vAlign w:val="center"/>
            <w:hideMark/>
          </w:tcPr>
          <w:p w14:paraId="2B06F20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noWrap/>
            <w:vAlign w:val="bottom"/>
            <w:hideMark/>
          </w:tcPr>
          <w:p w14:paraId="447FD747"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0.64</w:t>
            </w:r>
          </w:p>
        </w:tc>
        <w:tc>
          <w:tcPr>
            <w:tcW w:w="959" w:type="dxa"/>
            <w:tcBorders>
              <w:top w:val="nil"/>
              <w:left w:val="nil"/>
              <w:right w:val="nil"/>
            </w:tcBorders>
            <w:shd w:val="clear" w:color="auto" w:fill="auto"/>
            <w:vAlign w:val="center"/>
            <w:hideMark/>
          </w:tcPr>
          <w:p w14:paraId="7772855F"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-0.0283</w:t>
            </w:r>
          </w:p>
        </w:tc>
      </w:tr>
      <w:tr w:rsidR="00F81DC8" w:rsidRPr="00F81DC8" w14:paraId="571213E4" w14:textId="77777777" w:rsidTr="001B7801">
        <w:trPr>
          <w:trHeight w:val="465"/>
        </w:trPr>
        <w:tc>
          <w:tcPr>
            <w:tcW w:w="1440" w:type="dxa"/>
            <w:tcBorders>
              <w:top w:val="nil"/>
              <w:left w:val="nil"/>
              <w:bottom w:val="single" w:sz="12" w:space="0" w:color="auto"/>
              <w:right w:val="nil"/>
            </w:tcBorders>
            <w:shd w:val="clear" w:color="auto" w:fill="auto"/>
            <w:vAlign w:val="center"/>
            <w:hideMark/>
          </w:tcPr>
          <w:p w14:paraId="0FABB03F" w14:textId="77777777" w:rsidR="00F81DC8" w:rsidRPr="00F81DC8" w:rsidRDefault="00F81DC8" w:rsidP="00F81DC8">
            <w:pPr>
              <w:spacing w:after="0" w:line="240" w:lineRule="auto"/>
              <w:rPr>
                <w:rFonts w:ascii="Arial" w:eastAsia="Times New Roman" w:hAnsi="Arial" w:cs="Arial"/>
                <w:b/>
                <w:bCs/>
                <w:color w:val="000000"/>
                <w:sz w:val="16"/>
                <w:szCs w:val="16"/>
                <w:lang w:eastAsia="pt-BR"/>
              </w:rPr>
            </w:pPr>
            <w:r w:rsidRPr="00F81DC8">
              <w:rPr>
                <w:rFonts w:ascii="Arial" w:eastAsia="Times New Roman" w:hAnsi="Arial" w:cs="Arial"/>
                <w:b/>
                <w:bCs/>
                <w:color w:val="000000"/>
                <w:sz w:val="16"/>
                <w:szCs w:val="16"/>
                <w:lang w:eastAsia="pt-BR"/>
              </w:rPr>
              <w:t>Indicador de Acesso</w:t>
            </w:r>
          </w:p>
        </w:tc>
        <w:tc>
          <w:tcPr>
            <w:tcW w:w="807" w:type="dxa"/>
            <w:tcBorders>
              <w:top w:val="nil"/>
              <w:left w:val="nil"/>
              <w:bottom w:val="single" w:sz="12" w:space="0" w:color="auto"/>
              <w:right w:val="nil"/>
            </w:tcBorders>
            <w:shd w:val="clear" w:color="auto" w:fill="auto"/>
            <w:vAlign w:val="center"/>
            <w:hideMark/>
          </w:tcPr>
          <w:p w14:paraId="4895229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1C5D2CE3"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3D8FCA1F"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0.000085</w:t>
            </w:r>
          </w:p>
        </w:tc>
        <w:tc>
          <w:tcPr>
            <w:tcW w:w="807" w:type="dxa"/>
            <w:tcBorders>
              <w:top w:val="nil"/>
              <w:left w:val="nil"/>
              <w:bottom w:val="single" w:sz="12" w:space="0" w:color="auto"/>
              <w:right w:val="nil"/>
            </w:tcBorders>
            <w:shd w:val="clear" w:color="auto" w:fill="auto"/>
            <w:vAlign w:val="center"/>
            <w:hideMark/>
          </w:tcPr>
          <w:p w14:paraId="5049CFF1"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3ABB31B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3A6FC354"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0.000085</w:t>
            </w:r>
          </w:p>
        </w:tc>
        <w:tc>
          <w:tcPr>
            <w:tcW w:w="807" w:type="dxa"/>
            <w:tcBorders>
              <w:top w:val="nil"/>
              <w:left w:val="nil"/>
              <w:bottom w:val="single" w:sz="12" w:space="0" w:color="auto"/>
              <w:right w:val="nil"/>
            </w:tcBorders>
            <w:shd w:val="clear" w:color="auto" w:fill="auto"/>
            <w:vAlign w:val="center"/>
            <w:hideMark/>
          </w:tcPr>
          <w:p w14:paraId="6CA532A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1895E36D"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494298A6"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0.000085</w:t>
            </w:r>
          </w:p>
        </w:tc>
        <w:tc>
          <w:tcPr>
            <w:tcW w:w="807" w:type="dxa"/>
            <w:tcBorders>
              <w:top w:val="nil"/>
              <w:left w:val="nil"/>
              <w:bottom w:val="single" w:sz="12" w:space="0" w:color="auto"/>
              <w:right w:val="nil"/>
            </w:tcBorders>
            <w:shd w:val="clear" w:color="auto" w:fill="auto"/>
            <w:vAlign w:val="center"/>
            <w:hideMark/>
          </w:tcPr>
          <w:p w14:paraId="1AE70028"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2AFDCEEE"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65F8567A"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0.000085</w:t>
            </w:r>
          </w:p>
        </w:tc>
        <w:tc>
          <w:tcPr>
            <w:tcW w:w="798" w:type="dxa"/>
            <w:tcBorders>
              <w:top w:val="nil"/>
              <w:left w:val="nil"/>
              <w:bottom w:val="single" w:sz="12" w:space="0" w:color="auto"/>
              <w:right w:val="nil"/>
            </w:tcBorders>
            <w:shd w:val="clear" w:color="auto" w:fill="auto"/>
            <w:vAlign w:val="center"/>
            <w:hideMark/>
          </w:tcPr>
          <w:p w14:paraId="031A743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0.002</w:t>
            </w:r>
          </w:p>
        </w:tc>
        <w:tc>
          <w:tcPr>
            <w:tcW w:w="630" w:type="dxa"/>
            <w:tcBorders>
              <w:top w:val="nil"/>
              <w:left w:val="nil"/>
              <w:bottom w:val="single" w:sz="12" w:space="0" w:color="auto"/>
              <w:right w:val="nil"/>
            </w:tcBorders>
            <w:shd w:val="clear" w:color="auto" w:fill="auto"/>
            <w:vAlign w:val="center"/>
            <w:hideMark/>
          </w:tcPr>
          <w:p w14:paraId="28EA33E9"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0.002</w:t>
            </w:r>
          </w:p>
        </w:tc>
        <w:tc>
          <w:tcPr>
            <w:tcW w:w="959" w:type="dxa"/>
            <w:tcBorders>
              <w:top w:val="nil"/>
              <w:left w:val="nil"/>
              <w:bottom w:val="single" w:sz="12" w:space="0" w:color="auto"/>
              <w:right w:val="nil"/>
            </w:tcBorders>
            <w:shd w:val="clear" w:color="auto" w:fill="auto"/>
            <w:vAlign w:val="center"/>
            <w:hideMark/>
          </w:tcPr>
          <w:p w14:paraId="3BD62CC4"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0.000085</w:t>
            </w:r>
          </w:p>
        </w:tc>
        <w:tc>
          <w:tcPr>
            <w:tcW w:w="798" w:type="dxa"/>
            <w:tcBorders>
              <w:top w:val="nil"/>
              <w:left w:val="nil"/>
              <w:bottom w:val="single" w:sz="12" w:space="0" w:color="auto"/>
              <w:right w:val="nil"/>
            </w:tcBorders>
            <w:shd w:val="clear" w:color="auto" w:fill="auto"/>
            <w:vAlign w:val="center"/>
            <w:hideMark/>
          </w:tcPr>
          <w:p w14:paraId="228031BF"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2B013E5C" w14:textId="77777777" w:rsidR="00F81DC8" w:rsidRPr="00F81DC8" w:rsidRDefault="00F81DC8" w:rsidP="00F81DC8">
            <w:pPr>
              <w:spacing w:after="0" w:line="240" w:lineRule="auto"/>
              <w:jc w:val="center"/>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69C21E52" w14:textId="77777777" w:rsidR="00F81DC8" w:rsidRPr="00F81DC8" w:rsidRDefault="00F81DC8" w:rsidP="00F81DC8">
            <w:pPr>
              <w:spacing w:after="0" w:line="240" w:lineRule="auto"/>
              <w:jc w:val="right"/>
              <w:rPr>
                <w:rFonts w:ascii="Arial" w:eastAsia="Times New Roman" w:hAnsi="Arial" w:cs="Arial"/>
                <w:color w:val="000000"/>
                <w:sz w:val="16"/>
                <w:szCs w:val="16"/>
                <w:lang w:eastAsia="pt-BR"/>
              </w:rPr>
            </w:pPr>
            <w:r w:rsidRPr="00F81DC8">
              <w:rPr>
                <w:rFonts w:ascii="Arial" w:eastAsia="Times New Roman" w:hAnsi="Arial" w:cs="Arial"/>
                <w:color w:val="000000"/>
                <w:sz w:val="16"/>
                <w:szCs w:val="16"/>
                <w:lang w:eastAsia="pt-BR"/>
              </w:rPr>
              <w:t>0.000085</w:t>
            </w:r>
          </w:p>
        </w:tc>
      </w:tr>
    </w:tbl>
    <w:p w14:paraId="2D13E9DE" w14:textId="705F48B4" w:rsidR="00775A42" w:rsidRDefault="00775A42" w:rsidP="00775A42">
      <w:pPr>
        <w:spacing w:after="0" w:line="360" w:lineRule="auto"/>
        <w:rPr>
          <w:rFonts w:ascii="Arial" w:hAnsi="Arial" w:cs="Arial"/>
          <w:sz w:val="20"/>
          <w:szCs w:val="20"/>
        </w:rPr>
      </w:pPr>
      <w:r w:rsidRPr="00F87C1D">
        <w:rPr>
          <w:rFonts w:ascii="Arial" w:hAnsi="Arial" w:cs="Arial"/>
          <w:sz w:val="20"/>
          <w:szCs w:val="20"/>
        </w:rPr>
        <w:t>* p&lt;0.05, ** p&lt;0.01, *** p&lt;0.001</w:t>
      </w:r>
      <w:r>
        <w:rPr>
          <w:rFonts w:ascii="Arial" w:hAnsi="Arial" w:cs="Arial"/>
          <w:sz w:val="20"/>
          <w:szCs w:val="20"/>
        </w:rPr>
        <w:t xml:space="preserve"> e Dif. = Média Controle - Média GP 2013 (GP = Grupo</w:t>
      </w:r>
      <w:proofErr w:type="gramStart"/>
      <w:r>
        <w:rPr>
          <w:rFonts w:ascii="Arial" w:hAnsi="Arial" w:cs="Arial"/>
          <w:sz w:val="20"/>
          <w:szCs w:val="20"/>
        </w:rPr>
        <w:t>)</w:t>
      </w:r>
      <w:proofErr w:type="gramEnd"/>
    </w:p>
    <w:p w14:paraId="4B28BE22" w14:textId="6FFFC50F" w:rsidR="00EE1D5C" w:rsidRDefault="00EE1D5C" w:rsidP="00EE1D5C">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5BE7A44E" w14:textId="77777777" w:rsidR="00F81DC8" w:rsidRDefault="00F81DC8" w:rsidP="00BC1B06">
      <w:pPr>
        <w:spacing w:after="0" w:line="360" w:lineRule="auto"/>
        <w:jc w:val="both"/>
        <w:rPr>
          <w:rFonts w:ascii="Arial" w:hAnsi="Arial" w:cs="Arial"/>
          <w:sz w:val="24"/>
        </w:rPr>
        <w:sectPr w:rsidR="00F81DC8" w:rsidSect="00F81DC8">
          <w:pgSz w:w="16838" w:h="11906" w:orient="landscape"/>
          <w:pgMar w:top="567" w:right="567" w:bottom="567" w:left="567" w:header="709" w:footer="709" w:gutter="0"/>
          <w:cols w:space="708"/>
          <w:docGrid w:linePitch="360"/>
        </w:sectPr>
      </w:pPr>
    </w:p>
    <w:p w14:paraId="0142FF88" w14:textId="20123942" w:rsidR="008A212B" w:rsidRPr="008A212B" w:rsidRDefault="008A212B" w:rsidP="008A212B">
      <w:pPr>
        <w:pStyle w:val="Legenda"/>
        <w:keepNext/>
        <w:jc w:val="center"/>
        <w:rPr>
          <w:rFonts w:ascii="Arial" w:hAnsi="Arial" w:cs="Arial"/>
          <w:i w:val="0"/>
          <w:color w:val="auto"/>
          <w:sz w:val="24"/>
        </w:rPr>
      </w:pPr>
      <w:r w:rsidRPr="008A212B">
        <w:rPr>
          <w:rFonts w:ascii="Arial" w:hAnsi="Arial" w:cs="Arial"/>
          <w:i w:val="0"/>
          <w:color w:val="auto"/>
          <w:sz w:val="24"/>
        </w:rPr>
        <w:lastRenderedPageBreak/>
        <w:t xml:space="preserve">Tabela </w:t>
      </w:r>
      <w:r w:rsidRPr="008A212B">
        <w:rPr>
          <w:rFonts w:ascii="Arial" w:hAnsi="Arial" w:cs="Arial"/>
          <w:i w:val="0"/>
          <w:color w:val="auto"/>
          <w:sz w:val="24"/>
        </w:rPr>
        <w:fldChar w:fldCharType="begin"/>
      </w:r>
      <w:r w:rsidRPr="008A212B">
        <w:rPr>
          <w:rFonts w:ascii="Arial" w:hAnsi="Arial" w:cs="Arial"/>
          <w:i w:val="0"/>
          <w:color w:val="auto"/>
          <w:sz w:val="24"/>
        </w:rPr>
        <w:instrText xml:space="preserve"> SEQ Tabela \* ARABIC </w:instrText>
      </w:r>
      <w:r w:rsidRPr="008A212B">
        <w:rPr>
          <w:rFonts w:ascii="Arial" w:hAnsi="Arial" w:cs="Arial"/>
          <w:i w:val="0"/>
          <w:color w:val="auto"/>
          <w:sz w:val="24"/>
        </w:rPr>
        <w:fldChar w:fldCharType="separate"/>
      </w:r>
      <w:r w:rsidR="00E073E3">
        <w:rPr>
          <w:rFonts w:ascii="Arial" w:hAnsi="Arial" w:cs="Arial"/>
          <w:i w:val="0"/>
          <w:noProof/>
          <w:color w:val="auto"/>
          <w:sz w:val="24"/>
        </w:rPr>
        <w:t>16</w:t>
      </w:r>
      <w:r w:rsidRPr="008A212B">
        <w:rPr>
          <w:rFonts w:ascii="Arial" w:hAnsi="Arial" w:cs="Arial"/>
          <w:i w:val="0"/>
          <w:color w:val="auto"/>
          <w:sz w:val="24"/>
        </w:rPr>
        <w:fldChar w:fldCharType="end"/>
      </w:r>
      <w:r w:rsidRPr="008A212B">
        <w:rPr>
          <w:rFonts w:ascii="Arial" w:hAnsi="Arial" w:cs="Arial"/>
          <w:i w:val="0"/>
          <w:color w:val="auto"/>
          <w:sz w:val="24"/>
        </w:rPr>
        <w:t xml:space="preserve"> - </w:t>
      </w:r>
      <w:r w:rsidR="00E67E93">
        <w:rPr>
          <w:rFonts w:ascii="Arial" w:hAnsi="Arial" w:cs="Arial"/>
          <w:i w:val="0"/>
          <w:color w:val="auto"/>
          <w:sz w:val="24"/>
        </w:rPr>
        <w:t xml:space="preserve">Tabela de Média das </w:t>
      </w:r>
      <w:proofErr w:type="spellStart"/>
      <w:r w:rsidR="00E67E93">
        <w:rPr>
          <w:rFonts w:ascii="Arial" w:hAnsi="Arial" w:cs="Arial"/>
          <w:i w:val="0"/>
          <w:color w:val="auto"/>
          <w:sz w:val="24"/>
        </w:rPr>
        <w:t>Covariadas</w:t>
      </w:r>
      <w:proofErr w:type="spellEnd"/>
      <w:r w:rsidR="00E67E93">
        <w:rPr>
          <w:rFonts w:ascii="Arial" w:hAnsi="Arial" w:cs="Arial"/>
          <w:i w:val="0"/>
          <w:color w:val="auto"/>
          <w:sz w:val="24"/>
        </w:rPr>
        <w:t xml:space="preserve"> </w:t>
      </w:r>
      <w:proofErr w:type="gramStart"/>
      <w:r w:rsidR="00E67E93">
        <w:rPr>
          <w:rFonts w:ascii="Arial" w:hAnsi="Arial" w:cs="Arial"/>
          <w:i w:val="0"/>
          <w:color w:val="auto"/>
          <w:sz w:val="24"/>
        </w:rPr>
        <w:t>dos Grupo</w:t>
      </w:r>
      <w:proofErr w:type="gramEnd"/>
      <w:r w:rsidR="00E67E93">
        <w:rPr>
          <w:rFonts w:ascii="Arial" w:hAnsi="Arial" w:cs="Arial"/>
          <w:i w:val="0"/>
          <w:color w:val="auto"/>
          <w:sz w:val="24"/>
        </w:rPr>
        <w:t xml:space="preserve"> de Controle e de 2015 para o 9º Ano do Ensino Fundamental</w:t>
      </w:r>
    </w:p>
    <w:tbl>
      <w:tblPr>
        <w:tblW w:w="16319" w:type="dxa"/>
        <w:tblInd w:w="55" w:type="dxa"/>
        <w:tblCellMar>
          <w:left w:w="70" w:type="dxa"/>
          <w:right w:w="70" w:type="dxa"/>
        </w:tblCellMar>
        <w:tblLook w:val="04A0" w:firstRow="1" w:lastRow="0" w:firstColumn="1" w:lastColumn="0" w:noHBand="0" w:noVBand="1"/>
      </w:tblPr>
      <w:tblGrid>
        <w:gridCol w:w="1460"/>
        <w:gridCol w:w="814"/>
        <w:gridCol w:w="630"/>
        <w:gridCol w:w="1048"/>
        <w:gridCol w:w="814"/>
        <w:gridCol w:w="630"/>
        <w:gridCol w:w="1048"/>
        <w:gridCol w:w="814"/>
        <w:gridCol w:w="630"/>
        <w:gridCol w:w="1048"/>
        <w:gridCol w:w="820"/>
        <w:gridCol w:w="600"/>
        <w:gridCol w:w="995"/>
        <w:gridCol w:w="814"/>
        <w:gridCol w:w="630"/>
        <w:gridCol w:w="1048"/>
        <w:gridCol w:w="798"/>
        <w:gridCol w:w="630"/>
        <w:gridCol w:w="1048"/>
      </w:tblGrid>
      <w:tr w:rsidR="001B7801" w:rsidRPr="001B7801" w14:paraId="7F764270" w14:textId="77777777" w:rsidTr="001B7801">
        <w:trPr>
          <w:trHeight w:val="319"/>
        </w:trPr>
        <w:tc>
          <w:tcPr>
            <w:tcW w:w="1460" w:type="dxa"/>
            <w:tcBorders>
              <w:top w:val="single" w:sz="12" w:space="0" w:color="auto"/>
              <w:left w:val="nil"/>
              <w:bottom w:val="nil"/>
              <w:right w:val="nil"/>
            </w:tcBorders>
            <w:shd w:val="clear" w:color="auto" w:fill="auto"/>
            <w:noWrap/>
            <w:vAlign w:val="bottom"/>
            <w:hideMark/>
          </w:tcPr>
          <w:p w14:paraId="54112511"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 </w:t>
            </w:r>
          </w:p>
        </w:tc>
        <w:tc>
          <w:tcPr>
            <w:tcW w:w="2492" w:type="dxa"/>
            <w:gridSpan w:val="3"/>
            <w:tcBorders>
              <w:top w:val="single" w:sz="12" w:space="0" w:color="auto"/>
              <w:left w:val="nil"/>
              <w:bottom w:val="nil"/>
              <w:right w:val="nil"/>
            </w:tcBorders>
            <w:shd w:val="clear" w:color="auto" w:fill="auto"/>
            <w:noWrap/>
            <w:vAlign w:val="bottom"/>
            <w:hideMark/>
          </w:tcPr>
          <w:p w14:paraId="30C7CD80"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2007</w:t>
            </w:r>
          </w:p>
        </w:tc>
        <w:tc>
          <w:tcPr>
            <w:tcW w:w="2492" w:type="dxa"/>
            <w:gridSpan w:val="3"/>
            <w:tcBorders>
              <w:top w:val="single" w:sz="12" w:space="0" w:color="auto"/>
              <w:left w:val="nil"/>
              <w:bottom w:val="nil"/>
              <w:right w:val="nil"/>
            </w:tcBorders>
            <w:shd w:val="clear" w:color="auto" w:fill="auto"/>
            <w:noWrap/>
            <w:vAlign w:val="bottom"/>
            <w:hideMark/>
          </w:tcPr>
          <w:p w14:paraId="7C23768C"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2009</w:t>
            </w:r>
          </w:p>
        </w:tc>
        <w:tc>
          <w:tcPr>
            <w:tcW w:w="2492" w:type="dxa"/>
            <w:gridSpan w:val="3"/>
            <w:tcBorders>
              <w:top w:val="single" w:sz="12" w:space="0" w:color="auto"/>
              <w:left w:val="nil"/>
              <w:bottom w:val="nil"/>
              <w:right w:val="nil"/>
            </w:tcBorders>
            <w:shd w:val="clear" w:color="auto" w:fill="auto"/>
            <w:noWrap/>
            <w:vAlign w:val="bottom"/>
            <w:hideMark/>
          </w:tcPr>
          <w:p w14:paraId="7787CAE6"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2011</w:t>
            </w:r>
          </w:p>
        </w:tc>
        <w:tc>
          <w:tcPr>
            <w:tcW w:w="1420" w:type="dxa"/>
            <w:gridSpan w:val="2"/>
            <w:tcBorders>
              <w:top w:val="single" w:sz="12" w:space="0" w:color="auto"/>
              <w:left w:val="nil"/>
              <w:bottom w:val="nil"/>
              <w:right w:val="nil"/>
            </w:tcBorders>
            <w:shd w:val="clear" w:color="auto" w:fill="auto"/>
            <w:noWrap/>
            <w:vAlign w:val="bottom"/>
            <w:hideMark/>
          </w:tcPr>
          <w:p w14:paraId="2F7FC514"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2013</w:t>
            </w:r>
          </w:p>
        </w:tc>
        <w:tc>
          <w:tcPr>
            <w:tcW w:w="995" w:type="dxa"/>
            <w:tcBorders>
              <w:top w:val="single" w:sz="12" w:space="0" w:color="auto"/>
              <w:left w:val="nil"/>
              <w:bottom w:val="nil"/>
              <w:right w:val="nil"/>
            </w:tcBorders>
            <w:shd w:val="clear" w:color="auto" w:fill="auto"/>
            <w:noWrap/>
            <w:vAlign w:val="bottom"/>
            <w:hideMark/>
          </w:tcPr>
          <w:p w14:paraId="53B85CEB"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 </w:t>
            </w:r>
          </w:p>
        </w:tc>
        <w:tc>
          <w:tcPr>
            <w:tcW w:w="2492" w:type="dxa"/>
            <w:gridSpan w:val="3"/>
            <w:tcBorders>
              <w:top w:val="single" w:sz="12" w:space="0" w:color="auto"/>
              <w:left w:val="nil"/>
              <w:bottom w:val="nil"/>
              <w:right w:val="nil"/>
            </w:tcBorders>
            <w:shd w:val="clear" w:color="auto" w:fill="auto"/>
            <w:noWrap/>
            <w:vAlign w:val="bottom"/>
            <w:hideMark/>
          </w:tcPr>
          <w:p w14:paraId="62D1763D"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2015</w:t>
            </w:r>
          </w:p>
        </w:tc>
        <w:tc>
          <w:tcPr>
            <w:tcW w:w="2476" w:type="dxa"/>
            <w:gridSpan w:val="3"/>
            <w:tcBorders>
              <w:top w:val="single" w:sz="12" w:space="0" w:color="auto"/>
              <w:left w:val="nil"/>
              <w:bottom w:val="nil"/>
              <w:right w:val="nil"/>
            </w:tcBorders>
            <w:shd w:val="clear" w:color="auto" w:fill="auto"/>
            <w:noWrap/>
            <w:vAlign w:val="bottom"/>
            <w:hideMark/>
          </w:tcPr>
          <w:p w14:paraId="18B1FE52"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2017</w:t>
            </w:r>
          </w:p>
        </w:tc>
      </w:tr>
      <w:tr w:rsidR="001B7801" w:rsidRPr="001B7801" w14:paraId="749D6298" w14:textId="77777777" w:rsidTr="001B7801">
        <w:trPr>
          <w:trHeight w:val="765"/>
        </w:trPr>
        <w:tc>
          <w:tcPr>
            <w:tcW w:w="1460" w:type="dxa"/>
            <w:tcBorders>
              <w:top w:val="nil"/>
              <w:left w:val="nil"/>
              <w:bottom w:val="single" w:sz="4" w:space="0" w:color="auto"/>
              <w:right w:val="nil"/>
            </w:tcBorders>
            <w:shd w:val="clear" w:color="auto" w:fill="auto"/>
            <w:vAlign w:val="center"/>
            <w:hideMark/>
          </w:tcPr>
          <w:p w14:paraId="76DFBACB" w14:textId="5ACF9503"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Pr>
                <w:rFonts w:ascii="Arial" w:eastAsia="Times New Roman" w:hAnsi="Arial" w:cs="Arial"/>
                <w:b/>
                <w:bCs/>
                <w:color w:val="000000"/>
                <w:sz w:val="16"/>
                <w:szCs w:val="16"/>
                <w:lang w:eastAsia="pt-BR"/>
              </w:rPr>
              <w:t>Variáveis</w:t>
            </w:r>
          </w:p>
        </w:tc>
        <w:tc>
          <w:tcPr>
            <w:tcW w:w="814" w:type="dxa"/>
            <w:tcBorders>
              <w:top w:val="nil"/>
              <w:left w:val="nil"/>
              <w:bottom w:val="single" w:sz="4" w:space="0" w:color="auto"/>
              <w:right w:val="nil"/>
            </w:tcBorders>
            <w:shd w:val="clear" w:color="auto" w:fill="auto"/>
            <w:vAlign w:val="center"/>
            <w:hideMark/>
          </w:tcPr>
          <w:p w14:paraId="000E048C"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34D119A5"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vAlign w:val="center"/>
            <w:hideMark/>
          </w:tcPr>
          <w:p w14:paraId="54D19DEB"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814" w:type="dxa"/>
            <w:tcBorders>
              <w:top w:val="nil"/>
              <w:left w:val="nil"/>
              <w:bottom w:val="single" w:sz="4" w:space="0" w:color="auto"/>
              <w:right w:val="nil"/>
            </w:tcBorders>
            <w:shd w:val="clear" w:color="auto" w:fill="auto"/>
            <w:vAlign w:val="center"/>
            <w:hideMark/>
          </w:tcPr>
          <w:p w14:paraId="08A412B9"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196EE839"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vAlign w:val="center"/>
            <w:hideMark/>
          </w:tcPr>
          <w:p w14:paraId="4ECFA235"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814" w:type="dxa"/>
            <w:tcBorders>
              <w:top w:val="nil"/>
              <w:left w:val="nil"/>
              <w:bottom w:val="single" w:sz="4" w:space="0" w:color="auto"/>
              <w:right w:val="nil"/>
            </w:tcBorders>
            <w:shd w:val="clear" w:color="auto" w:fill="auto"/>
            <w:vAlign w:val="center"/>
            <w:hideMark/>
          </w:tcPr>
          <w:p w14:paraId="0E8E9A62"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0FC54DE3"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vAlign w:val="center"/>
            <w:hideMark/>
          </w:tcPr>
          <w:p w14:paraId="1F49BE5B"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820" w:type="dxa"/>
            <w:tcBorders>
              <w:top w:val="nil"/>
              <w:left w:val="nil"/>
              <w:bottom w:val="single" w:sz="4" w:space="0" w:color="auto"/>
              <w:right w:val="nil"/>
            </w:tcBorders>
            <w:shd w:val="clear" w:color="auto" w:fill="auto"/>
            <w:vAlign w:val="center"/>
            <w:hideMark/>
          </w:tcPr>
          <w:p w14:paraId="6B186812"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00" w:type="dxa"/>
            <w:tcBorders>
              <w:top w:val="nil"/>
              <w:left w:val="nil"/>
              <w:bottom w:val="single" w:sz="4" w:space="0" w:color="auto"/>
              <w:right w:val="nil"/>
            </w:tcBorders>
            <w:shd w:val="clear" w:color="auto" w:fill="auto"/>
            <w:vAlign w:val="center"/>
            <w:hideMark/>
          </w:tcPr>
          <w:p w14:paraId="225D7187"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2015</w:t>
            </w:r>
          </w:p>
        </w:tc>
        <w:tc>
          <w:tcPr>
            <w:tcW w:w="995" w:type="dxa"/>
            <w:tcBorders>
              <w:top w:val="nil"/>
              <w:left w:val="nil"/>
              <w:bottom w:val="single" w:sz="4" w:space="0" w:color="auto"/>
              <w:right w:val="nil"/>
            </w:tcBorders>
            <w:shd w:val="clear" w:color="auto" w:fill="auto"/>
            <w:vAlign w:val="center"/>
            <w:hideMark/>
          </w:tcPr>
          <w:p w14:paraId="75D90C99"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814" w:type="dxa"/>
            <w:tcBorders>
              <w:top w:val="nil"/>
              <w:left w:val="nil"/>
              <w:bottom w:val="single" w:sz="4" w:space="0" w:color="auto"/>
              <w:right w:val="nil"/>
            </w:tcBorders>
            <w:shd w:val="clear" w:color="auto" w:fill="auto"/>
            <w:vAlign w:val="center"/>
            <w:hideMark/>
          </w:tcPr>
          <w:p w14:paraId="22C55181"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06D48886"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vAlign w:val="center"/>
            <w:hideMark/>
          </w:tcPr>
          <w:p w14:paraId="22863B2C"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1298CD32"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0B04B236"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2015</w:t>
            </w:r>
          </w:p>
        </w:tc>
        <w:tc>
          <w:tcPr>
            <w:tcW w:w="1048" w:type="dxa"/>
            <w:tcBorders>
              <w:top w:val="nil"/>
              <w:left w:val="nil"/>
              <w:bottom w:val="single" w:sz="4" w:space="0" w:color="auto"/>
              <w:right w:val="nil"/>
            </w:tcBorders>
            <w:shd w:val="clear" w:color="auto" w:fill="auto"/>
            <w:noWrap/>
            <w:vAlign w:val="center"/>
            <w:hideMark/>
          </w:tcPr>
          <w:p w14:paraId="4E357A30"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r>
      <w:tr w:rsidR="001B7801" w:rsidRPr="001B7801" w14:paraId="23C092EF" w14:textId="77777777" w:rsidTr="001B7801">
        <w:trPr>
          <w:trHeight w:val="315"/>
        </w:trPr>
        <w:tc>
          <w:tcPr>
            <w:tcW w:w="16319" w:type="dxa"/>
            <w:gridSpan w:val="19"/>
            <w:tcBorders>
              <w:top w:val="single" w:sz="4" w:space="0" w:color="auto"/>
              <w:left w:val="nil"/>
              <w:bottom w:val="nil"/>
              <w:right w:val="nil"/>
            </w:tcBorders>
            <w:shd w:val="clear" w:color="auto" w:fill="auto"/>
            <w:vAlign w:val="center"/>
            <w:hideMark/>
          </w:tcPr>
          <w:p w14:paraId="54DC5548"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Variável de Interesse</w:t>
            </w:r>
          </w:p>
        </w:tc>
      </w:tr>
      <w:tr w:rsidR="001B7801" w:rsidRPr="001B7801" w14:paraId="71CA62EA" w14:textId="77777777" w:rsidTr="001B7801">
        <w:trPr>
          <w:trHeight w:val="450"/>
        </w:trPr>
        <w:tc>
          <w:tcPr>
            <w:tcW w:w="1460" w:type="dxa"/>
            <w:tcBorders>
              <w:top w:val="nil"/>
              <w:left w:val="nil"/>
              <w:bottom w:val="nil"/>
              <w:right w:val="nil"/>
            </w:tcBorders>
            <w:shd w:val="clear" w:color="auto" w:fill="auto"/>
            <w:vAlign w:val="center"/>
            <w:hideMark/>
          </w:tcPr>
          <w:p w14:paraId="2DD1A441"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proofErr w:type="spellStart"/>
            <w:r w:rsidRPr="001B7801">
              <w:rPr>
                <w:rFonts w:ascii="Arial" w:eastAsia="Times New Roman" w:hAnsi="Arial" w:cs="Arial"/>
                <w:b/>
                <w:bCs/>
                <w:color w:val="000000"/>
                <w:sz w:val="16"/>
                <w:szCs w:val="16"/>
                <w:lang w:eastAsia="pt-BR"/>
              </w:rPr>
              <w:t>Profic</w:t>
            </w:r>
            <w:proofErr w:type="spellEnd"/>
            <w:r w:rsidRPr="001B7801">
              <w:rPr>
                <w:rFonts w:ascii="Arial" w:eastAsia="Times New Roman" w:hAnsi="Arial" w:cs="Arial"/>
                <w:b/>
                <w:bCs/>
                <w:color w:val="000000"/>
                <w:sz w:val="16"/>
                <w:szCs w:val="16"/>
                <w:lang w:eastAsia="pt-BR"/>
              </w:rPr>
              <w:t>. Língua Portuguesa</w:t>
            </w:r>
          </w:p>
        </w:tc>
        <w:tc>
          <w:tcPr>
            <w:tcW w:w="814" w:type="dxa"/>
            <w:tcBorders>
              <w:top w:val="nil"/>
              <w:left w:val="nil"/>
              <w:bottom w:val="nil"/>
              <w:right w:val="nil"/>
            </w:tcBorders>
            <w:shd w:val="clear" w:color="auto" w:fill="auto"/>
            <w:vAlign w:val="center"/>
            <w:hideMark/>
          </w:tcPr>
          <w:p w14:paraId="5E972BC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224.33</w:t>
            </w:r>
          </w:p>
        </w:tc>
        <w:tc>
          <w:tcPr>
            <w:tcW w:w="630" w:type="dxa"/>
            <w:tcBorders>
              <w:top w:val="nil"/>
              <w:left w:val="nil"/>
              <w:bottom w:val="nil"/>
              <w:right w:val="nil"/>
            </w:tcBorders>
            <w:shd w:val="clear" w:color="auto" w:fill="auto"/>
            <w:vAlign w:val="center"/>
            <w:hideMark/>
          </w:tcPr>
          <w:p w14:paraId="6876524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231.92</w:t>
            </w:r>
          </w:p>
        </w:tc>
        <w:tc>
          <w:tcPr>
            <w:tcW w:w="1048" w:type="dxa"/>
            <w:tcBorders>
              <w:top w:val="nil"/>
              <w:left w:val="nil"/>
              <w:bottom w:val="nil"/>
              <w:right w:val="nil"/>
            </w:tcBorders>
            <w:shd w:val="clear" w:color="auto" w:fill="auto"/>
            <w:vAlign w:val="center"/>
            <w:hideMark/>
          </w:tcPr>
          <w:p w14:paraId="1E3FF68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-7.596***</w:t>
            </w:r>
          </w:p>
        </w:tc>
        <w:tc>
          <w:tcPr>
            <w:tcW w:w="814" w:type="dxa"/>
            <w:tcBorders>
              <w:top w:val="nil"/>
              <w:left w:val="nil"/>
              <w:bottom w:val="nil"/>
              <w:right w:val="nil"/>
            </w:tcBorders>
            <w:shd w:val="clear" w:color="auto" w:fill="auto"/>
            <w:vAlign w:val="center"/>
            <w:hideMark/>
          </w:tcPr>
          <w:p w14:paraId="16E0F5A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233.50</w:t>
            </w:r>
          </w:p>
        </w:tc>
        <w:tc>
          <w:tcPr>
            <w:tcW w:w="630" w:type="dxa"/>
            <w:tcBorders>
              <w:top w:val="nil"/>
              <w:left w:val="nil"/>
              <w:bottom w:val="nil"/>
              <w:right w:val="nil"/>
            </w:tcBorders>
            <w:shd w:val="clear" w:color="auto" w:fill="auto"/>
            <w:vAlign w:val="center"/>
            <w:hideMark/>
          </w:tcPr>
          <w:p w14:paraId="4F3DD1E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237.77</w:t>
            </w:r>
          </w:p>
        </w:tc>
        <w:tc>
          <w:tcPr>
            <w:tcW w:w="1048" w:type="dxa"/>
            <w:tcBorders>
              <w:top w:val="nil"/>
              <w:left w:val="nil"/>
              <w:bottom w:val="nil"/>
              <w:right w:val="nil"/>
            </w:tcBorders>
            <w:shd w:val="clear" w:color="auto" w:fill="auto"/>
            <w:vAlign w:val="center"/>
            <w:hideMark/>
          </w:tcPr>
          <w:p w14:paraId="11A96B0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-4.272***</w:t>
            </w:r>
          </w:p>
        </w:tc>
        <w:tc>
          <w:tcPr>
            <w:tcW w:w="814" w:type="dxa"/>
            <w:tcBorders>
              <w:top w:val="nil"/>
              <w:left w:val="nil"/>
              <w:bottom w:val="nil"/>
              <w:right w:val="nil"/>
            </w:tcBorders>
            <w:shd w:val="clear" w:color="auto" w:fill="auto"/>
            <w:vAlign w:val="center"/>
            <w:hideMark/>
          </w:tcPr>
          <w:p w14:paraId="2B7B873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232.82</w:t>
            </w:r>
          </w:p>
        </w:tc>
        <w:tc>
          <w:tcPr>
            <w:tcW w:w="630" w:type="dxa"/>
            <w:tcBorders>
              <w:top w:val="nil"/>
              <w:left w:val="nil"/>
              <w:bottom w:val="nil"/>
              <w:right w:val="nil"/>
            </w:tcBorders>
            <w:shd w:val="clear" w:color="auto" w:fill="auto"/>
            <w:vAlign w:val="center"/>
            <w:hideMark/>
          </w:tcPr>
          <w:p w14:paraId="3CFE3D9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240.67</w:t>
            </w:r>
          </w:p>
        </w:tc>
        <w:tc>
          <w:tcPr>
            <w:tcW w:w="1048" w:type="dxa"/>
            <w:tcBorders>
              <w:top w:val="nil"/>
              <w:left w:val="nil"/>
              <w:bottom w:val="nil"/>
              <w:right w:val="nil"/>
            </w:tcBorders>
            <w:shd w:val="clear" w:color="auto" w:fill="auto"/>
            <w:vAlign w:val="center"/>
            <w:hideMark/>
          </w:tcPr>
          <w:p w14:paraId="008E8F9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-7.854***</w:t>
            </w:r>
          </w:p>
        </w:tc>
        <w:tc>
          <w:tcPr>
            <w:tcW w:w="820" w:type="dxa"/>
            <w:tcBorders>
              <w:top w:val="nil"/>
              <w:left w:val="nil"/>
              <w:bottom w:val="nil"/>
              <w:right w:val="nil"/>
            </w:tcBorders>
            <w:shd w:val="clear" w:color="auto" w:fill="auto"/>
            <w:vAlign w:val="center"/>
            <w:hideMark/>
          </w:tcPr>
          <w:p w14:paraId="78269E3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234.5</w:t>
            </w:r>
          </w:p>
        </w:tc>
        <w:tc>
          <w:tcPr>
            <w:tcW w:w="600" w:type="dxa"/>
            <w:tcBorders>
              <w:top w:val="nil"/>
              <w:left w:val="nil"/>
              <w:bottom w:val="nil"/>
              <w:right w:val="nil"/>
            </w:tcBorders>
            <w:shd w:val="clear" w:color="auto" w:fill="auto"/>
            <w:vAlign w:val="center"/>
            <w:hideMark/>
          </w:tcPr>
          <w:p w14:paraId="7C909D7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240.6</w:t>
            </w:r>
          </w:p>
        </w:tc>
        <w:tc>
          <w:tcPr>
            <w:tcW w:w="995" w:type="dxa"/>
            <w:tcBorders>
              <w:top w:val="nil"/>
              <w:left w:val="nil"/>
              <w:bottom w:val="nil"/>
              <w:right w:val="nil"/>
            </w:tcBorders>
            <w:shd w:val="clear" w:color="auto" w:fill="auto"/>
            <w:vAlign w:val="center"/>
            <w:hideMark/>
          </w:tcPr>
          <w:p w14:paraId="52F4C80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-6.100***</w:t>
            </w:r>
          </w:p>
        </w:tc>
        <w:tc>
          <w:tcPr>
            <w:tcW w:w="814" w:type="dxa"/>
            <w:tcBorders>
              <w:top w:val="nil"/>
              <w:left w:val="nil"/>
              <w:bottom w:val="nil"/>
              <w:right w:val="nil"/>
            </w:tcBorders>
            <w:shd w:val="clear" w:color="auto" w:fill="auto"/>
            <w:vAlign w:val="center"/>
            <w:hideMark/>
          </w:tcPr>
          <w:p w14:paraId="13A97AA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244.63</w:t>
            </w:r>
          </w:p>
        </w:tc>
        <w:tc>
          <w:tcPr>
            <w:tcW w:w="630" w:type="dxa"/>
            <w:tcBorders>
              <w:top w:val="nil"/>
              <w:left w:val="nil"/>
              <w:bottom w:val="nil"/>
              <w:right w:val="nil"/>
            </w:tcBorders>
            <w:shd w:val="clear" w:color="auto" w:fill="auto"/>
            <w:vAlign w:val="center"/>
            <w:hideMark/>
          </w:tcPr>
          <w:p w14:paraId="67D2F33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250.13</w:t>
            </w:r>
          </w:p>
        </w:tc>
        <w:tc>
          <w:tcPr>
            <w:tcW w:w="1048" w:type="dxa"/>
            <w:tcBorders>
              <w:top w:val="nil"/>
              <w:left w:val="nil"/>
              <w:bottom w:val="nil"/>
              <w:right w:val="nil"/>
            </w:tcBorders>
            <w:shd w:val="clear" w:color="auto" w:fill="auto"/>
            <w:vAlign w:val="center"/>
            <w:hideMark/>
          </w:tcPr>
          <w:p w14:paraId="22C8842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-5.497***</w:t>
            </w:r>
          </w:p>
        </w:tc>
        <w:tc>
          <w:tcPr>
            <w:tcW w:w="798" w:type="dxa"/>
            <w:tcBorders>
              <w:top w:val="nil"/>
              <w:left w:val="nil"/>
              <w:bottom w:val="nil"/>
              <w:right w:val="nil"/>
            </w:tcBorders>
            <w:shd w:val="clear" w:color="auto" w:fill="auto"/>
            <w:vAlign w:val="center"/>
            <w:hideMark/>
          </w:tcPr>
          <w:p w14:paraId="0183A95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251.21</w:t>
            </w:r>
          </w:p>
        </w:tc>
        <w:tc>
          <w:tcPr>
            <w:tcW w:w="630" w:type="dxa"/>
            <w:tcBorders>
              <w:top w:val="nil"/>
              <w:left w:val="nil"/>
              <w:bottom w:val="nil"/>
              <w:right w:val="nil"/>
            </w:tcBorders>
            <w:shd w:val="clear" w:color="auto" w:fill="auto"/>
            <w:vAlign w:val="center"/>
            <w:hideMark/>
          </w:tcPr>
          <w:p w14:paraId="33040CC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254.69</w:t>
            </w:r>
          </w:p>
        </w:tc>
        <w:tc>
          <w:tcPr>
            <w:tcW w:w="1048" w:type="dxa"/>
            <w:tcBorders>
              <w:top w:val="nil"/>
              <w:left w:val="nil"/>
              <w:bottom w:val="nil"/>
              <w:right w:val="nil"/>
            </w:tcBorders>
            <w:shd w:val="clear" w:color="auto" w:fill="auto"/>
            <w:vAlign w:val="center"/>
            <w:hideMark/>
          </w:tcPr>
          <w:p w14:paraId="3D6BF60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-3.483***</w:t>
            </w:r>
          </w:p>
        </w:tc>
      </w:tr>
      <w:tr w:rsidR="001B7801" w:rsidRPr="001B7801" w14:paraId="4FDDDD97" w14:textId="77777777" w:rsidTr="001B7801">
        <w:trPr>
          <w:trHeight w:val="450"/>
        </w:trPr>
        <w:tc>
          <w:tcPr>
            <w:tcW w:w="1460" w:type="dxa"/>
            <w:tcBorders>
              <w:top w:val="nil"/>
              <w:left w:val="nil"/>
              <w:bottom w:val="nil"/>
              <w:right w:val="nil"/>
            </w:tcBorders>
            <w:shd w:val="clear" w:color="auto" w:fill="auto"/>
            <w:vAlign w:val="center"/>
            <w:hideMark/>
          </w:tcPr>
          <w:p w14:paraId="7C41909B"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proofErr w:type="spellStart"/>
            <w:r w:rsidRPr="001B7801">
              <w:rPr>
                <w:rFonts w:ascii="Arial" w:eastAsia="Times New Roman" w:hAnsi="Arial" w:cs="Arial"/>
                <w:b/>
                <w:bCs/>
                <w:color w:val="000000"/>
                <w:sz w:val="16"/>
                <w:szCs w:val="16"/>
                <w:lang w:eastAsia="pt-BR"/>
              </w:rPr>
              <w:t>Profic</w:t>
            </w:r>
            <w:proofErr w:type="spellEnd"/>
            <w:r w:rsidRPr="001B7801">
              <w:rPr>
                <w:rFonts w:ascii="Arial" w:eastAsia="Times New Roman" w:hAnsi="Arial" w:cs="Arial"/>
                <w:b/>
                <w:bCs/>
                <w:color w:val="000000"/>
                <w:sz w:val="16"/>
                <w:szCs w:val="16"/>
                <w:lang w:eastAsia="pt-BR"/>
              </w:rPr>
              <w:t>. Matemática</w:t>
            </w:r>
          </w:p>
        </w:tc>
        <w:tc>
          <w:tcPr>
            <w:tcW w:w="814" w:type="dxa"/>
            <w:tcBorders>
              <w:top w:val="nil"/>
              <w:left w:val="nil"/>
              <w:bottom w:val="nil"/>
              <w:right w:val="nil"/>
            </w:tcBorders>
            <w:shd w:val="clear" w:color="auto" w:fill="auto"/>
            <w:vAlign w:val="center"/>
            <w:hideMark/>
          </w:tcPr>
          <w:p w14:paraId="7A55963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235.12</w:t>
            </w:r>
          </w:p>
        </w:tc>
        <w:tc>
          <w:tcPr>
            <w:tcW w:w="630" w:type="dxa"/>
            <w:tcBorders>
              <w:top w:val="nil"/>
              <w:left w:val="nil"/>
              <w:bottom w:val="nil"/>
              <w:right w:val="nil"/>
            </w:tcBorders>
            <w:shd w:val="clear" w:color="auto" w:fill="auto"/>
            <w:vAlign w:val="center"/>
            <w:hideMark/>
          </w:tcPr>
          <w:p w14:paraId="4070012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243.56</w:t>
            </w:r>
          </w:p>
        </w:tc>
        <w:tc>
          <w:tcPr>
            <w:tcW w:w="1048" w:type="dxa"/>
            <w:tcBorders>
              <w:top w:val="nil"/>
              <w:left w:val="nil"/>
              <w:bottom w:val="nil"/>
              <w:right w:val="nil"/>
            </w:tcBorders>
            <w:shd w:val="clear" w:color="auto" w:fill="auto"/>
            <w:vAlign w:val="center"/>
            <w:hideMark/>
          </w:tcPr>
          <w:p w14:paraId="23E96B9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-8.443***</w:t>
            </w:r>
          </w:p>
        </w:tc>
        <w:tc>
          <w:tcPr>
            <w:tcW w:w="814" w:type="dxa"/>
            <w:tcBorders>
              <w:top w:val="nil"/>
              <w:left w:val="nil"/>
              <w:bottom w:val="nil"/>
              <w:right w:val="nil"/>
            </w:tcBorders>
            <w:shd w:val="clear" w:color="auto" w:fill="auto"/>
            <w:vAlign w:val="center"/>
            <w:hideMark/>
          </w:tcPr>
          <w:p w14:paraId="4CD2718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236.64</w:t>
            </w:r>
          </w:p>
        </w:tc>
        <w:tc>
          <w:tcPr>
            <w:tcW w:w="630" w:type="dxa"/>
            <w:tcBorders>
              <w:top w:val="nil"/>
              <w:left w:val="nil"/>
              <w:bottom w:val="nil"/>
              <w:right w:val="nil"/>
            </w:tcBorders>
            <w:shd w:val="clear" w:color="auto" w:fill="auto"/>
            <w:vAlign w:val="center"/>
            <w:hideMark/>
          </w:tcPr>
          <w:p w14:paraId="405B104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240.84</w:t>
            </w:r>
          </w:p>
        </w:tc>
        <w:tc>
          <w:tcPr>
            <w:tcW w:w="1048" w:type="dxa"/>
            <w:tcBorders>
              <w:top w:val="nil"/>
              <w:left w:val="nil"/>
              <w:bottom w:val="nil"/>
              <w:right w:val="nil"/>
            </w:tcBorders>
            <w:shd w:val="clear" w:color="auto" w:fill="auto"/>
            <w:vAlign w:val="center"/>
            <w:hideMark/>
          </w:tcPr>
          <w:p w14:paraId="008D514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-4.198***</w:t>
            </w:r>
          </w:p>
        </w:tc>
        <w:tc>
          <w:tcPr>
            <w:tcW w:w="814" w:type="dxa"/>
            <w:tcBorders>
              <w:top w:val="nil"/>
              <w:left w:val="nil"/>
              <w:bottom w:val="nil"/>
              <w:right w:val="nil"/>
            </w:tcBorders>
            <w:shd w:val="clear" w:color="auto" w:fill="auto"/>
            <w:vAlign w:val="center"/>
            <w:hideMark/>
          </w:tcPr>
          <w:p w14:paraId="4873316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238.92</w:t>
            </w:r>
          </w:p>
        </w:tc>
        <w:tc>
          <w:tcPr>
            <w:tcW w:w="630" w:type="dxa"/>
            <w:tcBorders>
              <w:top w:val="nil"/>
              <w:left w:val="nil"/>
              <w:bottom w:val="nil"/>
              <w:right w:val="nil"/>
            </w:tcBorders>
            <w:shd w:val="clear" w:color="auto" w:fill="auto"/>
            <w:vAlign w:val="center"/>
            <w:hideMark/>
          </w:tcPr>
          <w:p w14:paraId="063B5A3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247.47</w:t>
            </w:r>
          </w:p>
        </w:tc>
        <w:tc>
          <w:tcPr>
            <w:tcW w:w="1048" w:type="dxa"/>
            <w:tcBorders>
              <w:top w:val="nil"/>
              <w:left w:val="nil"/>
              <w:bottom w:val="nil"/>
              <w:right w:val="nil"/>
            </w:tcBorders>
            <w:shd w:val="clear" w:color="auto" w:fill="auto"/>
            <w:vAlign w:val="center"/>
            <w:hideMark/>
          </w:tcPr>
          <w:p w14:paraId="2E00E9D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-8.546***</w:t>
            </w:r>
          </w:p>
        </w:tc>
        <w:tc>
          <w:tcPr>
            <w:tcW w:w="820" w:type="dxa"/>
            <w:tcBorders>
              <w:top w:val="nil"/>
              <w:left w:val="nil"/>
              <w:bottom w:val="nil"/>
              <w:right w:val="nil"/>
            </w:tcBorders>
            <w:shd w:val="clear" w:color="auto" w:fill="auto"/>
            <w:vAlign w:val="center"/>
            <w:hideMark/>
          </w:tcPr>
          <w:p w14:paraId="7416B7B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239.6</w:t>
            </w:r>
          </w:p>
        </w:tc>
        <w:tc>
          <w:tcPr>
            <w:tcW w:w="600" w:type="dxa"/>
            <w:tcBorders>
              <w:top w:val="nil"/>
              <w:left w:val="nil"/>
              <w:bottom w:val="nil"/>
              <w:right w:val="nil"/>
            </w:tcBorders>
            <w:shd w:val="clear" w:color="auto" w:fill="auto"/>
            <w:vAlign w:val="center"/>
            <w:hideMark/>
          </w:tcPr>
          <w:p w14:paraId="2693AC1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244.6</w:t>
            </w:r>
          </w:p>
        </w:tc>
        <w:tc>
          <w:tcPr>
            <w:tcW w:w="995" w:type="dxa"/>
            <w:tcBorders>
              <w:top w:val="nil"/>
              <w:left w:val="nil"/>
              <w:bottom w:val="nil"/>
              <w:right w:val="nil"/>
            </w:tcBorders>
            <w:shd w:val="clear" w:color="auto" w:fill="auto"/>
            <w:vAlign w:val="center"/>
            <w:hideMark/>
          </w:tcPr>
          <w:p w14:paraId="0A3D034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-5.038***</w:t>
            </w:r>
          </w:p>
        </w:tc>
        <w:tc>
          <w:tcPr>
            <w:tcW w:w="814" w:type="dxa"/>
            <w:tcBorders>
              <w:top w:val="nil"/>
              <w:left w:val="nil"/>
              <w:bottom w:val="nil"/>
              <w:right w:val="nil"/>
            </w:tcBorders>
            <w:shd w:val="clear" w:color="auto" w:fill="auto"/>
            <w:vAlign w:val="center"/>
            <w:hideMark/>
          </w:tcPr>
          <w:p w14:paraId="61B3CBB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248.25</w:t>
            </w:r>
          </w:p>
        </w:tc>
        <w:tc>
          <w:tcPr>
            <w:tcW w:w="630" w:type="dxa"/>
            <w:tcBorders>
              <w:top w:val="nil"/>
              <w:left w:val="nil"/>
              <w:bottom w:val="nil"/>
              <w:right w:val="nil"/>
            </w:tcBorders>
            <w:shd w:val="clear" w:color="auto" w:fill="auto"/>
            <w:vAlign w:val="center"/>
            <w:hideMark/>
          </w:tcPr>
          <w:p w14:paraId="499A9D7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252.63</w:t>
            </w:r>
          </w:p>
        </w:tc>
        <w:tc>
          <w:tcPr>
            <w:tcW w:w="1048" w:type="dxa"/>
            <w:tcBorders>
              <w:top w:val="nil"/>
              <w:left w:val="nil"/>
              <w:bottom w:val="nil"/>
              <w:right w:val="nil"/>
            </w:tcBorders>
            <w:shd w:val="clear" w:color="auto" w:fill="auto"/>
            <w:vAlign w:val="center"/>
            <w:hideMark/>
          </w:tcPr>
          <w:p w14:paraId="4B97DFB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-4.387***</w:t>
            </w:r>
          </w:p>
        </w:tc>
        <w:tc>
          <w:tcPr>
            <w:tcW w:w="798" w:type="dxa"/>
            <w:tcBorders>
              <w:top w:val="nil"/>
              <w:left w:val="nil"/>
              <w:bottom w:val="nil"/>
              <w:right w:val="nil"/>
            </w:tcBorders>
            <w:shd w:val="clear" w:color="auto" w:fill="auto"/>
            <w:vAlign w:val="center"/>
            <w:hideMark/>
          </w:tcPr>
          <w:p w14:paraId="1C6DF7C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249.22</w:t>
            </w:r>
          </w:p>
        </w:tc>
        <w:tc>
          <w:tcPr>
            <w:tcW w:w="630" w:type="dxa"/>
            <w:tcBorders>
              <w:top w:val="nil"/>
              <w:left w:val="nil"/>
              <w:bottom w:val="nil"/>
              <w:right w:val="nil"/>
            </w:tcBorders>
            <w:shd w:val="clear" w:color="auto" w:fill="auto"/>
            <w:vAlign w:val="center"/>
            <w:hideMark/>
          </w:tcPr>
          <w:p w14:paraId="41C82D2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253.44</w:t>
            </w:r>
          </w:p>
        </w:tc>
        <w:tc>
          <w:tcPr>
            <w:tcW w:w="1048" w:type="dxa"/>
            <w:tcBorders>
              <w:top w:val="nil"/>
              <w:left w:val="nil"/>
              <w:bottom w:val="nil"/>
              <w:right w:val="nil"/>
            </w:tcBorders>
            <w:shd w:val="clear" w:color="auto" w:fill="auto"/>
            <w:vAlign w:val="center"/>
            <w:hideMark/>
          </w:tcPr>
          <w:p w14:paraId="37799F3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-4.221***</w:t>
            </w:r>
          </w:p>
        </w:tc>
      </w:tr>
      <w:tr w:rsidR="001B7801" w:rsidRPr="001B7801" w14:paraId="226DB3B7" w14:textId="77777777" w:rsidTr="001B7801">
        <w:trPr>
          <w:trHeight w:val="319"/>
        </w:trPr>
        <w:tc>
          <w:tcPr>
            <w:tcW w:w="16319" w:type="dxa"/>
            <w:gridSpan w:val="19"/>
            <w:tcBorders>
              <w:top w:val="nil"/>
              <w:left w:val="nil"/>
              <w:bottom w:val="nil"/>
              <w:right w:val="nil"/>
            </w:tcBorders>
            <w:shd w:val="clear" w:color="auto" w:fill="auto"/>
            <w:vAlign w:val="center"/>
            <w:hideMark/>
          </w:tcPr>
          <w:p w14:paraId="0D8AD72E"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Individuais</w:t>
            </w:r>
          </w:p>
        </w:tc>
      </w:tr>
      <w:tr w:rsidR="001B7801" w:rsidRPr="001B7801" w14:paraId="5FA9663B" w14:textId="77777777" w:rsidTr="001B7801">
        <w:trPr>
          <w:trHeight w:val="319"/>
        </w:trPr>
        <w:tc>
          <w:tcPr>
            <w:tcW w:w="1460" w:type="dxa"/>
            <w:tcBorders>
              <w:top w:val="nil"/>
              <w:left w:val="nil"/>
              <w:bottom w:val="nil"/>
              <w:right w:val="nil"/>
            </w:tcBorders>
            <w:shd w:val="clear" w:color="auto" w:fill="auto"/>
            <w:vAlign w:val="center"/>
            <w:hideMark/>
          </w:tcPr>
          <w:p w14:paraId="65942934"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Raça</w:t>
            </w:r>
          </w:p>
        </w:tc>
        <w:tc>
          <w:tcPr>
            <w:tcW w:w="814" w:type="dxa"/>
            <w:tcBorders>
              <w:top w:val="nil"/>
              <w:left w:val="nil"/>
              <w:bottom w:val="nil"/>
              <w:right w:val="nil"/>
            </w:tcBorders>
            <w:shd w:val="clear" w:color="auto" w:fill="auto"/>
            <w:vAlign w:val="center"/>
            <w:hideMark/>
          </w:tcPr>
          <w:p w14:paraId="7FFD92C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2.30</w:t>
            </w:r>
          </w:p>
        </w:tc>
        <w:tc>
          <w:tcPr>
            <w:tcW w:w="630" w:type="dxa"/>
            <w:tcBorders>
              <w:top w:val="nil"/>
              <w:left w:val="nil"/>
              <w:bottom w:val="nil"/>
              <w:right w:val="nil"/>
            </w:tcBorders>
            <w:shd w:val="clear" w:color="auto" w:fill="auto"/>
            <w:vAlign w:val="center"/>
            <w:hideMark/>
          </w:tcPr>
          <w:p w14:paraId="3DF56CF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2.52</w:t>
            </w:r>
          </w:p>
        </w:tc>
        <w:tc>
          <w:tcPr>
            <w:tcW w:w="1048" w:type="dxa"/>
            <w:tcBorders>
              <w:top w:val="nil"/>
              <w:left w:val="nil"/>
              <w:bottom w:val="nil"/>
              <w:right w:val="nil"/>
            </w:tcBorders>
            <w:shd w:val="clear" w:color="auto" w:fill="auto"/>
            <w:vAlign w:val="center"/>
            <w:hideMark/>
          </w:tcPr>
          <w:p w14:paraId="0B61CC8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-0.213***</w:t>
            </w:r>
          </w:p>
        </w:tc>
        <w:tc>
          <w:tcPr>
            <w:tcW w:w="814" w:type="dxa"/>
            <w:tcBorders>
              <w:top w:val="nil"/>
              <w:left w:val="nil"/>
              <w:bottom w:val="nil"/>
              <w:right w:val="nil"/>
            </w:tcBorders>
            <w:shd w:val="clear" w:color="auto" w:fill="auto"/>
            <w:vAlign w:val="center"/>
            <w:hideMark/>
          </w:tcPr>
          <w:p w14:paraId="41F0CCA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2.31</w:t>
            </w:r>
          </w:p>
        </w:tc>
        <w:tc>
          <w:tcPr>
            <w:tcW w:w="630" w:type="dxa"/>
            <w:tcBorders>
              <w:top w:val="nil"/>
              <w:left w:val="nil"/>
              <w:bottom w:val="nil"/>
              <w:right w:val="nil"/>
            </w:tcBorders>
            <w:shd w:val="clear" w:color="auto" w:fill="auto"/>
            <w:vAlign w:val="center"/>
            <w:hideMark/>
          </w:tcPr>
          <w:p w14:paraId="4DE832E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2.52</w:t>
            </w:r>
          </w:p>
        </w:tc>
        <w:tc>
          <w:tcPr>
            <w:tcW w:w="1048" w:type="dxa"/>
            <w:tcBorders>
              <w:top w:val="nil"/>
              <w:left w:val="nil"/>
              <w:bottom w:val="nil"/>
              <w:right w:val="nil"/>
            </w:tcBorders>
            <w:shd w:val="clear" w:color="auto" w:fill="auto"/>
            <w:vAlign w:val="center"/>
            <w:hideMark/>
          </w:tcPr>
          <w:p w14:paraId="5FF5BB0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-0.219***</w:t>
            </w:r>
          </w:p>
        </w:tc>
        <w:tc>
          <w:tcPr>
            <w:tcW w:w="814" w:type="dxa"/>
            <w:tcBorders>
              <w:top w:val="nil"/>
              <w:left w:val="nil"/>
              <w:bottom w:val="nil"/>
              <w:right w:val="nil"/>
            </w:tcBorders>
            <w:shd w:val="clear" w:color="auto" w:fill="auto"/>
            <w:vAlign w:val="center"/>
            <w:hideMark/>
          </w:tcPr>
          <w:p w14:paraId="7114159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2.49</w:t>
            </w:r>
          </w:p>
        </w:tc>
        <w:tc>
          <w:tcPr>
            <w:tcW w:w="630" w:type="dxa"/>
            <w:tcBorders>
              <w:top w:val="nil"/>
              <w:left w:val="nil"/>
              <w:bottom w:val="nil"/>
              <w:right w:val="nil"/>
            </w:tcBorders>
            <w:shd w:val="clear" w:color="auto" w:fill="auto"/>
            <w:vAlign w:val="center"/>
            <w:hideMark/>
          </w:tcPr>
          <w:p w14:paraId="2A8C2D5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2.75</w:t>
            </w:r>
          </w:p>
        </w:tc>
        <w:tc>
          <w:tcPr>
            <w:tcW w:w="1048" w:type="dxa"/>
            <w:tcBorders>
              <w:top w:val="nil"/>
              <w:left w:val="nil"/>
              <w:bottom w:val="nil"/>
              <w:right w:val="nil"/>
            </w:tcBorders>
            <w:shd w:val="clear" w:color="auto" w:fill="auto"/>
            <w:vAlign w:val="center"/>
            <w:hideMark/>
          </w:tcPr>
          <w:p w14:paraId="5EB488D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-0.260***</w:t>
            </w:r>
          </w:p>
        </w:tc>
        <w:tc>
          <w:tcPr>
            <w:tcW w:w="820" w:type="dxa"/>
            <w:tcBorders>
              <w:top w:val="nil"/>
              <w:left w:val="nil"/>
              <w:bottom w:val="nil"/>
              <w:right w:val="nil"/>
            </w:tcBorders>
            <w:shd w:val="clear" w:color="auto" w:fill="auto"/>
            <w:vAlign w:val="center"/>
            <w:hideMark/>
          </w:tcPr>
          <w:p w14:paraId="4EF3AF2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w:t>
            </w:r>
          </w:p>
        </w:tc>
        <w:tc>
          <w:tcPr>
            <w:tcW w:w="600" w:type="dxa"/>
            <w:tcBorders>
              <w:top w:val="nil"/>
              <w:left w:val="nil"/>
              <w:bottom w:val="nil"/>
              <w:right w:val="nil"/>
            </w:tcBorders>
            <w:shd w:val="clear" w:color="auto" w:fill="auto"/>
            <w:vAlign w:val="center"/>
            <w:hideMark/>
          </w:tcPr>
          <w:p w14:paraId="759414D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2.8</w:t>
            </w:r>
          </w:p>
        </w:tc>
        <w:tc>
          <w:tcPr>
            <w:tcW w:w="995" w:type="dxa"/>
            <w:tcBorders>
              <w:top w:val="nil"/>
              <w:left w:val="nil"/>
              <w:bottom w:val="nil"/>
              <w:right w:val="nil"/>
            </w:tcBorders>
            <w:shd w:val="clear" w:color="auto" w:fill="auto"/>
            <w:vAlign w:val="center"/>
            <w:hideMark/>
          </w:tcPr>
          <w:p w14:paraId="4CF108A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-0.228***</w:t>
            </w:r>
          </w:p>
        </w:tc>
        <w:tc>
          <w:tcPr>
            <w:tcW w:w="814" w:type="dxa"/>
            <w:tcBorders>
              <w:top w:val="nil"/>
              <w:left w:val="nil"/>
              <w:bottom w:val="nil"/>
              <w:right w:val="nil"/>
            </w:tcBorders>
            <w:shd w:val="clear" w:color="auto" w:fill="auto"/>
            <w:vAlign w:val="center"/>
            <w:hideMark/>
          </w:tcPr>
          <w:p w14:paraId="55E5A22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2.62</w:t>
            </w:r>
          </w:p>
        </w:tc>
        <w:tc>
          <w:tcPr>
            <w:tcW w:w="630" w:type="dxa"/>
            <w:tcBorders>
              <w:top w:val="nil"/>
              <w:left w:val="nil"/>
              <w:bottom w:val="nil"/>
              <w:right w:val="nil"/>
            </w:tcBorders>
            <w:shd w:val="clear" w:color="auto" w:fill="auto"/>
            <w:vAlign w:val="center"/>
            <w:hideMark/>
          </w:tcPr>
          <w:p w14:paraId="658A371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2.76</w:t>
            </w:r>
          </w:p>
        </w:tc>
        <w:tc>
          <w:tcPr>
            <w:tcW w:w="1048" w:type="dxa"/>
            <w:tcBorders>
              <w:top w:val="nil"/>
              <w:left w:val="nil"/>
              <w:bottom w:val="nil"/>
              <w:right w:val="nil"/>
            </w:tcBorders>
            <w:shd w:val="clear" w:color="auto" w:fill="auto"/>
            <w:vAlign w:val="center"/>
            <w:hideMark/>
          </w:tcPr>
          <w:p w14:paraId="02712CE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-0.142***</w:t>
            </w:r>
          </w:p>
        </w:tc>
        <w:tc>
          <w:tcPr>
            <w:tcW w:w="798" w:type="dxa"/>
            <w:tcBorders>
              <w:top w:val="nil"/>
              <w:left w:val="nil"/>
              <w:bottom w:val="nil"/>
              <w:right w:val="nil"/>
            </w:tcBorders>
            <w:shd w:val="clear" w:color="auto" w:fill="auto"/>
            <w:vAlign w:val="center"/>
            <w:hideMark/>
          </w:tcPr>
          <w:p w14:paraId="4AD54E5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2.61</w:t>
            </w:r>
          </w:p>
        </w:tc>
        <w:tc>
          <w:tcPr>
            <w:tcW w:w="630" w:type="dxa"/>
            <w:tcBorders>
              <w:top w:val="nil"/>
              <w:left w:val="nil"/>
              <w:bottom w:val="nil"/>
              <w:right w:val="nil"/>
            </w:tcBorders>
            <w:shd w:val="clear" w:color="auto" w:fill="auto"/>
            <w:vAlign w:val="center"/>
            <w:hideMark/>
          </w:tcPr>
          <w:p w14:paraId="742A91E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2.75</w:t>
            </w:r>
          </w:p>
        </w:tc>
        <w:tc>
          <w:tcPr>
            <w:tcW w:w="1048" w:type="dxa"/>
            <w:tcBorders>
              <w:top w:val="nil"/>
              <w:left w:val="nil"/>
              <w:bottom w:val="nil"/>
              <w:right w:val="nil"/>
            </w:tcBorders>
            <w:shd w:val="clear" w:color="auto" w:fill="auto"/>
            <w:vAlign w:val="center"/>
            <w:hideMark/>
          </w:tcPr>
          <w:p w14:paraId="202C544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-0.142***</w:t>
            </w:r>
          </w:p>
        </w:tc>
      </w:tr>
      <w:tr w:rsidR="001B7801" w:rsidRPr="001B7801" w14:paraId="6701CA15" w14:textId="77777777" w:rsidTr="001B7801">
        <w:trPr>
          <w:trHeight w:val="450"/>
        </w:trPr>
        <w:tc>
          <w:tcPr>
            <w:tcW w:w="1460" w:type="dxa"/>
            <w:tcBorders>
              <w:top w:val="nil"/>
              <w:left w:val="nil"/>
              <w:bottom w:val="nil"/>
              <w:right w:val="nil"/>
            </w:tcBorders>
            <w:shd w:val="clear" w:color="auto" w:fill="auto"/>
            <w:vAlign w:val="center"/>
            <w:hideMark/>
          </w:tcPr>
          <w:p w14:paraId="00C3C1C0" w14:textId="4CF7DE5F"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Status Socioeconômico</w:t>
            </w:r>
          </w:p>
        </w:tc>
        <w:tc>
          <w:tcPr>
            <w:tcW w:w="814" w:type="dxa"/>
            <w:tcBorders>
              <w:top w:val="nil"/>
              <w:left w:val="nil"/>
              <w:bottom w:val="nil"/>
              <w:right w:val="nil"/>
            </w:tcBorders>
            <w:shd w:val="clear" w:color="auto" w:fill="auto"/>
            <w:vAlign w:val="center"/>
            <w:hideMark/>
          </w:tcPr>
          <w:p w14:paraId="70EC8DD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3E0A0F3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0.44</w:t>
            </w:r>
          </w:p>
        </w:tc>
        <w:tc>
          <w:tcPr>
            <w:tcW w:w="1048" w:type="dxa"/>
            <w:tcBorders>
              <w:top w:val="nil"/>
              <w:left w:val="nil"/>
              <w:bottom w:val="nil"/>
              <w:right w:val="nil"/>
            </w:tcBorders>
            <w:shd w:val="clear" w:color="auto" w:fill="auto"/>
            <w:vAlign w:val="center"/>
            <w:hideMark/>
          </w:tcPr>
          <w:p w14:paraId="22F70A3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-0.00423***</w:t>
            </w:r>
          </w:p>
        </w:tc>
        <w:tc>
          <w:tcPr>
            <w:tcW w:w="814" w:type="dxa"/>
            <w:tcBorders>
              <w:top w:val="nil"/>
              <w:left w:val="nil"/>
              <w:bottom w:val="nil"/>
              <w:right w:val="nil"/>
            </w:tcBorders>
            <w:shd w:val="clear" w:color="auto" w:fill="auto"/>
            <w:vAlign w:val="center"/>
            <w:hideMark/>
          </w:tcPr>
          <w:p w14:paraId="7A4F101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0.44</w:t>
            </w:r>
          </w:p>
        </w:tc>
        <w:tc>
          <w:tcPr>
            <w:tcW w:w="630" w:type="dxa"/>
            <w:tcBorders>
              <w:top w:val="nil"/>
              <w:left w:val="nil"/>
              <w:bottom w:val="nil"/>
              <w:right w:val="nil"/>
            </w:tcBorders>
            <w:shd w:val="clear" w:color="auto" w:fill="auto"/>
            <w:vAlign w:val="center"/>
            <w:hideMark/>
          </w:tcPr>
          <w:p w14:paraId="4629C3E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1048" w:type="dxa"/>
            <w:tcBorders>
              <w:top w:val="nil"/>
              <w:left w:val="nil"/>
              <w:bottom w:val="nil"/>
              <w:right w:val="nil"/>
            </w:tcBorders>
            <w:shd w:val="clear" w:color="auto" w:fill="auto"/>
            <w:vAlign w:val="center"/>
            <w:hideMark/>
          </w:tcPr>
          <w:p w14:paraId="4B4C9A7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0.00216*</w:t>
            </w:r>
          </w:p>
        </w:tc>
        <w:tc>
          <w:tcPr>
            <w:tcW w:w="814" w:type="dxa"/>
            <w:tcBorders>
              <w:top w:val="nil"/>
              <w:left w:val="nil"/>
              <w:bottom w:val="nil"/>
              <w:right w:val="nil"/>
            </w:tcBorders>
            <w:shd w:val="clear" w:color="auto" w:fill="auto"/>
            <w:vAlign w:val="center"/>
            <w:hideMark/>
          </w:tcPr>
          <w:p w14:paraId="54CF314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2BA3684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0.44</w:t>
            </w:r>
          </w:p>
        </w:tc>
        <w:tc>
          <w:tcPr>
            <w:tcW w:w="1048" w:type="dxa"/>
            <w:tcBorders>
              <w:top w:val="nil"/>
              <w:left w:val="nil"/>
              <w:bottom w:val="nil"/>
              <w:right w:val="nil"/>
            </w:tcBorders>
            <w:shd w:val="clear" w:color="auto" w:fill="auto"/>
            <w:vAlign w:val="center"/>
            <w:hideMark/>
          </w:tcPr>
          <w:p w14:paraId="36E38D8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-0.00662***</w:t>
            </w:r>
          </w:p>
        </w:tc>
        <w:tc>
          <w:tcPr>
            <w:tcW w:w="820" w:type="dxa"/>
            <w:tcBorders>
              <w:top w:val="nil"/>
              <w:left w:val="nil"/>
              <w:bottom w:val="nil"/>
              <w:right w:val="nil"/>
            </w:tcBorders>
            <w:shd w:val="clear" w:color="auto" w:fill="auto"/>
            <w:vAlign w:val="center"/>
            <w:hideMark/>
          </w:tcPr>
          <w:p w14:paraId="52B9874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w:t>
            </w:r>
          </w:p>
        </w:tc>
        <w:tc>
          <w:tcPr>
            <w:tcW w:w="600" w:type="dxa"/>
            <w:tcBorders>
              <w:top w:val="nil"/>
              <w:left w:val="nil"/>
              <w:bottom w:val="nil"/>
              <w:right w:val="nil"/>
            </w:tcBorders>
            <w:shd w:val="clear" w:color="auto" w:fill="auto"/>
            <w:vAlign w:val="center"/>
            <w:hideMark/>
          </w:tcPr>
          <w:p w14:paraId="328785B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w:t>
            </w:r>
          </w:p>
        </w:tc>
        <w:tc>
          <w:tcPr>
            <w:tcW w:w="995" w:type="dxa"/>
            <w:tcBorders>
              <w:top w:val="nil"/>
              <w:left w:val="nil"/>
              <w:bottom w:val="nil"/>
              <w:right w:val="nil"/>
            </w:tcBorders>
            <w:shd w:val="clear" w:color="auto" w:fill="auto"/>
            <w:vAlign w:val="center"/>
            <w:hideMark/>
          </w:tcPr>
          <w:p w14:paraId="1421659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-0.0112***</w:t>
            </w:r>
          </w:p>
        </w:tc>
        <w:tc>
          <w:tcPr>
            <w:tcW w:w="814" w:type="dxa"/>
            <w:tcBorders>
              <w:top w:val="nil"/>
              <w:left w:val="nil"/>
              <w:bottom w:val="nil"/>
              <w:right w:val="nil"/>
            </w:tcBorders>
            <w:shd w:val="clear" w:color="auto" w:fill="auto"/>
            <w:vAlign w:val="center"/>
            <w:hideMark/>
          </w:tcPr>
          <w:p w14:paraId="60424C5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6A773ED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0.44</w:t>
            </w:r>
          </w:p>
        </w:tc>
        <w:tc>
          <w:tcPr>
            <w:tcW w:w="1048" w:type="dxa"/>
            <w:tcBorders>
              <w:top w:val="nil"/>
              <w:left w:val="nil"/>
              <w:bottom w:val="nil"/>
              <w:right w:val="nil"/>
            </w:tcBorders>
            <w:shd w:val="clear" w:color="auto" w:fill="auto"/>
            <w:vAlign w:val="center"/>
            <w:hideMark/>
          </w:tcPr>
          <w:p w14:paraId="7BB3399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-0.00871***</w:t>
            </w:r>
          </w:p>
        </w:tc>
        <w:tc>
          <w:tcPr>
            <w:tcW w:w="798" w:type="dxa"/>
            <w:tcBorders>
              <w:top w:val="nil"/>
              <w:left w:val="nil"/>
              <w:bottom w:val="nil"/>
              <w:right w:val="nil"/>
            </w:tcBorders>
            <w:shd w:val="clear" w:color="auto" w:fill="auto"/>
            <w:vAlign w:val="center"/>
            <w:hideMark/>
          </w:tcPr>
          <w:p w14:paraId="25B439A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0E13BA1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0.44</w:t>
            </w:r>
          </w:p>
        </w:tc>
        <w:tc>
          <w:tcPr>
            <w:tcW w:w="1048" w:type="dxa"/>
            <w:tcBorders>
              <w:top w:val="nil"/>
              <w:left w:val="nil"/>
              <w:bottom w:val="nil"/>
              <w:right w:val="nil"/>
            </w:tcBorders>
            <w:shd w:val="clear" w:color="auto" w:fill="auto"/>
            <w:vAlign w:val="center"/>
            <w:hideMark/>
          </w:tcPr>
          <w:p w14:paraId="25D7E89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-0.00392***</w:t>
            </w:r>
          </w:p>
        </w:tc>
      </w:tr>
      <w:tr w:rsidR="001B7801" w:rsidRPr="001B7801" w14:paraId="76780EA4" w14:textId="77777777" w:rsidTr="001B7801">
        <w:trPr>
          <w:trHeight w:val="319"/>
        </w:trPr>
        <w:tc>
          <w:tcPr>
            <w:tcW w:w="1460" w:type="dxa"/>
            <w:tcBorders>
              <w:top w:val="nil"/>
              <w:left w:val="nil"/>
              <w:bottom w:val="nil"/>
              <w:right w:val="nil"/>
            </w:tcBorders>
            <w:shd w:val="clear" w:color="auto" w:fill="auto"/>
            <w:vAlign w:val="center"/>
            <w:hideMark/>
          </w:tcPr>
          <w:p w14:paraId="4AB26570"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Computador</w:t>
            </w:r>
          </w:p>
        </w:tc>
        <w:tc>
          <w:tcPr>
            <w:tcW w:w="814" w:type="dxa"/>
            <w:tcBorders>
              <w:top w:val="nil"/>
              <w:left w:val="nil"/>
              <w:bottom w:val="nil"/>
              <w:right w:val="nil"/>
            </w:tcBorders>
            <w:shd w:val="clear" w:color="auto" w:fill="auto"/>
            <w:vAlign w:val="center"/>
            <w:hideMark/>
          </w:tcPr>
          <w:p w14:paraId="38EA636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0.35</w:t>
            </w:r>
          </w:p>
        </w:tc>
        <w:tc>
          <w:tcPr>
            <w:tcW w:w="630" w:type="dxa"/>
            <w:tcBorders>
              <w:top w:val="nil"/>
              <w:left w:val="nil"/>
              <w:bottom w:val="nil"/>
              <w:right w:val="nil"/>
            </w:tcBorders>
            <w:shd w:val="clear" w:color="auto" w:fill="auto"/>
            <w:vAlign w:val="center"/>
            <w:hideMark/>
          </w:tcPr>
          <w:p w14:paraId="12F4984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0.40</w:t>
            </w:r>
          </w:p>
        </w:tc>
        <w:tc>
          <w:tcPr>
            <w:tcW w:w="1048" w:type="dxa"/>
            <w:tcBorders>
              <w:top w:val="nil"/>
              <w:left w:val="nil"/>
              <w:bottom w:val="nil"/>
              <w:right w:val="nil"/>
            </w:tcBorders>
            <w:shd w:val="clear" w:color="auto" w:fill="auto"/>
            <w:vAlign w:val="center"/>
            <w:hideMark/>
          </w:tcPr>
          <w:p w14:paraId="4C837DB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-0.0527***</w:t>
            </w:r>
          </w:p>
        </w:tc>
        <w:tc>
          <w:tcPr>
            <w:tcW w:w="814" w:type="dxa"/>
            <w:tcBorders>
              <w:top w:val="nil"/>
              <w:left w:val="nil"/>
              <w:bottom w:val="nil"/>
              <w:right w:val="nil"/>
            </w:tcBorders>
            <w:shd w:val="clear" w:color="auto" w:fill="auto"/>
            <w:vAlign w:val="center"/>
            <w:hideMark/>
          </w:tcPr>
          <w:p w14:paraId="6B79C03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0.46</w:t>
            </w:r>
          </w:p>
        </w:tc>
        <w:tc>
          <w:tcPr>
            <w:tcW w:w="630" w:type="dxa"/>
            <w:tcBorders>
              <w:top w:val="nil"/>
              <w:left w:val="nil"/>
              <w:bottom w:val="nil"/>
              <w:right w:val="nil"/>
            </w:tcBorders>
            <w:shd w:val="clear" w:color="auto" w:fill="auto"/>
            <w:vAlign w:val="center"/>
            <w:hideMark/>
          </w:tcPr>
          <w:p w14:paraId="38D02B2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0.49</w:t>
            </w:r>
          </w:p>
        </w:tc>
        <w:tc>
          <w:tcPr>
            <w:tcW w:w="1048" w:type="dxa"/>
            <w:tcBorders>
              <w:top w:val="nil"/>
              <w:left w:val="nil"/>
              <w:bottom w:val="nil"/>
              <w:right w:val="nil"/>
            </w:tcBorders>
            <w:shd w:val="clear" w:color="auto" w:fill="auto"/>
            <w:vAlign w:val="center"/>
            <w:hideMark/>
          </w:tcPr>
          <w:p w14:paraId="2513D53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-0.0246***</w:t>
            </w:r>
          </w:p>
        </w:tc>
        <w:tc>
          <w:tcPr>
            <w:tcW w:w="814" w:type="dxa"/>
            <w:tcBorders>
              <w:top w:val="nil"/>
              <w:left w:val="nil"/>
              <w:bottom w:val="nil"/>
              <w:right w:val="nil"/>
            </w:tcBorders>
            <w:shd w:val="clear" w:color="auto" w:fill="auto"/>
            <w:vAlign w:val="center"/>
            <w:hideMark/>
          </w:tcPr>
          <w:p w14:paraId="04E7E10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0.59</w:t>
            </w:r>
          </w:p>
        </w:tc>
        <w:tc>
          <w:tcPr>
            <w:tcW w:w="630" w:type="dxa"/>
            <w:tcBorders>
              <w:top w:val="nil"/>
              <w:left w:val="nil"/>
              <w:bottom w:val="nil"/>
              <w:right w:val="nil"/>
            </w:tcBorders>
            <w:shd w:val="clear" w:color="auto" w:fill="auto"/>
            <w:vAlign w:val="center"/>
            <w:hideMark/>
          </w:tcPr>
          <w:p w14:paraId="4EB14E1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0.63</w:t>
            </w:r>
          </w:p>
        </w:tc>
        <w:tc>
          <w:tcPr>
            <w:tcW w:w="1048" w:type="dxa"/>
            <w:tcBorders>
              <w:top w:val="nil"/>
              <w:left w:val="nil"/>
              <w:bottom w:val="nil"/>
              <w:right w:val="nil"/>
            </w:tcBorders>
            <w:shd w:val="clear" w:color="auto" w:fill="auto"/>
            <w:vAlign w:val="center"/>
            <w:hideMark/>
          </w:tcPr>
          <w:p w14:paraId="030CD1A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-0.0440***</w:t>
            </w:r>
          </w:p>
        </w:tc>
        <w:tc>
          <w:tcPr>
            <w:tcW w:w="820" w:type="dxa"/>
            <w:tcBorders>
              <w:top w:val="nil"/>
              <w:left w:val="nil"/>
              <w:bottom w:val="nil"/>
              <w:right w:val="nil"/>
            </w:tcBorders>
            <w:shd w:val="clear" w:color="auto" w:fill="auto"/>
            <w:vAlign w:val="center"/>
            <w:hideMark/>
          </w:tcPr>
          <w:p w14:paraId="1DD471C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0.7</w:t>
            </w:r>
          </w:p>
        </w:tc>
        <w:tc>
          <w:tcPr>
            <w:tcW w:w="600" w:type="dxa"/>
            <w:tcBorders>
              <w:top w:val="nil"/>
              <w:left w:val="nil"/>
              <w:bottom w:val="nil"/>
              <w:right w:val="nil"/>
            </w:tcBorders>
            <w:shd w:val="clear" w:color="auto" w:fill="auto"/>
            <w:vAlign w:val="center"/>
            <w:hideMark/>
          </w:tcPr>
          <w:p w14:paraId="7A1CAA6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0.7</w:t>
            </w:r>
          </w:p>
        </w:tc>
        <w:tc>
          <w:tcPr>
            <w:tcW w:w="995" w:type="dxa"/>
            <w:tcBorders>
              <w:top w:val="nil"/>
              <w:left w:val="nil"/>
              <w:bottom w:val="nil"/>
              <w:right w:val="nil"/>
            </w:tcBorders>
            <w:shd w:val="clear" w:color="auto" w:fill="auto"/>
            <w:vAlign w:val="center"/>
            <w:hideMark/>
          </w:tcPr>
          <w:p w14:paraId="38C2A94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-0.0370***</w:t>
            </w:r>
          </w:p>
        </w:tc>
        <w:tc>
          <w:tcPr>
            <w:tcW w:w="814" w:type="dxa"/>
            <w:tcBorders>
              <w:top w:val="nil"/>
              <w:left w:val="nil"/>
              <w:bottom w:val="nil"/>
              <w:right w:val="nil"/>
            </w:tcBorders>
            <w:shd w:val="clear" w:color="auto" w:fill="auto"/>
            <w:vAlign w:val="center"/>
            <w:hideMark/>
          </w:tcPr>
          <w:p w14:paraId="1EE503E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0.65</w:t>
            </w:r>
          </w:p>
        </w:tc>
        <w:tc>
          <w:tcPr>
            <w:tcW w:w="630" w:type="dxa"/>
            <w:tcBorders>
              <w:top w:val="nil"/>
              <w:left w:val="nil"/>
              <w:bottom w:val="nil"/>
              <w:right w:val="nil"/>
            </w:tcBorders>
            <w:shd w:val="clear" w:color="auto" w:fill="auto"/>
            <w:vAlign w:val="center"/>
            <w:hideMark/>
          </w:tcPr>
          <w:p w14:paraId="52D3791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0.70</w:t>
            </w:r>
          </w:p>
        </w:tc>
        <w:tc>
          <w:tcPr>
            <w:tcW w:w="1048" w:type="dxa"/>
            <w:tcBorders>
              <w:top w:val="nil"/>
              <w:left w:val="nil"/>
              <w:bottom w:val="nil"/>
              <w:right w:val="nil"/>
            </w:tcBorders>
            <w:shd w:val="clear" w:color="auto" w:fill="auto"/>
            <w:vAlign w:val="center"/>
            <w:hideMark/>
          </w:tcPr>
          <w:p w14:paraId="15D9BF8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-0.0537***</w:t>
            </w:r>
          </w:p>
        </w:tc>
        <w:tc>
          <w:tcPr>
            <w:tcW w:w="798" w:type="dxa"/>
            <w:tcBorders>
              <w:top w:val="nil"/>
              <w:left w:val="nil"/>
              <w:bottom w:val="nil"/>
              <w:right w:val="nil"/>
            </w:tcBorders>
            <w:shd w:val="clear" w:color="auto" w:fill="auto"/>
            <w:vAlign w:val="center"/>
            <w:hideMark/>
          </w:tcPr>
          <w:p w14:paraId="5D9552C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0.56</w:t>
            </w:r>
          </w:p>
        </w:tc>
        <w:tc>
          <w:tcPr>
            <w:tcW w:w="630" w:type="dxa"/>
            <w:tcBorders>
              <w:top w:val="nil"/>
              <w:left w:val="nil"/>
              <w:bottom w:val="nil"/>
              <w:right w:val="nil"/>
            </w:tcBorders>
            <w:shd w:val="clear" w:color="auto" w:fill="auto"/>
            <w:vAlign w:val="center"/>
            <w:hideMark/>
          </w:tcPr>
          <w:p w14:paraId="44960AC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1048" w:type="dxa"/>
            <w:tcBorders>
              <w:top w:val="nil"/>
              <w:left w:val="nil"/>
              <w:bottom w:val="nil"/>
              <w:right w:val="nil"/>
            </w:tcBorders>
            <w:shd w:val="clear" w:color="auto" w:fill="auto"/>
            <w:vAlign w:val="center"/>
            <w:hideMark/>
          </w:tcPr>
          <w:p w14:paraId="4B28C77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-0.0512***</w:t>
            </w:r>
          </w:p>
        </w:tc>
      </w:tr>
      <w:tr w:rsidR="001B7801" w:rsidRPr="001B7801" w14:paraId="59DCAB91" w14:textId="77777777" w:rsidTr="001B7801">
        <w:trPr>
          <w:trHeight w:val="319"/>
        </w:trPr>
        <w:tc>
          <w:tcPr>
            <w:tcW w:w="1460" w:type="dxa"/>
            <w:tcBorders>
              <w:top w:val="nil"/>
              <w:left w:val="nil"/>
              <w:bottom w:val="nil"/>
              <w:right w:val="nil"/>
            </w:tcBorders>
            <w:shd w:val="clear" w:color="auto" w:fill="auto"/>
            <w:vAlign w:val="center"/>
            <w:hideMark/>
          </w:tcPr>
          <w:p w14:paraId="76D6AC8D"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Apoio Parental</w:t>
            </w:r>
          </w:p>
        </w:tc>
        <w:tc>
          <w:tcPr>
            <w:tcW w:w="814" w:type="dxa"/>
            <w:tcBorders>
              <w:top w:val="nil"/>
              <w:left w:val="nil"/>
              <w:bottom w:val="nil"/>
              <w:right w:val="nil"/>
            </w:tcBorders>
            <w:shd w:val="clear" w:color="auto" w:fill="auto"/>
            <w:vAlign w:val="center"/>
            <w:hideMark/>
          </w:tcPr>
          <w:p w14:paraId="24A68A8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241DD0F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1048" w:type="dxa"/>
            <w:tcBorders>
              <w:top w:val="nil"/>
              <w:left w:val="nil"/>
              <w:bottom w:val="nil"/>
              <w:right w:val="nil"/>
            </w:tcBorders>
            <w:shd w:val="clear" w:color="auto" w:fill="auto"/>
            <w:vAlign w:val="center"/>
            <w:hideMark/>
          </w:tcPr>
          <w:p w14:paraId="26E543E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0.00116*</w:t>
            </w:r>
          </w:p>
        </w:tc>
        <w:tc>
          <w:tcPr>
            <w:tcW w:w="814" w:type="dxa"/>
            <w:tcBorders>
              <w:top w:val="nil"/>
              <w:left w:val="nil"/>
              <w:bottom w:val="nil"/>
              <w:right w:val="nil"/>
            </w:tcBorders>
            <w:shd w:val="clear" w:color="auto" w:fill="auto"/>
            <w:vAlign w:val="center"/>
            <w:hideMark/>
          </w:tcPr>
          <w:p w14:paraId="4469ED8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2EC9FEE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1048" w:type="dxa"/>
            <w:tcBorders>
              <w:top w:val="nil"/>
              <w:left w:val="nil"/>
              <w:bottom w:val="nil"/>
              <w:right w:val="nil"/>
            </w:tcBorders>
            <w:shd w:val="clear" w:color="auto" w:fill="auto"/>
            <w:vAlign w:val="center"/>
            <w:hideMark/>
          </w:tcPr>
          <w:p w14:paraId="1644B9D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0.000745</w:t>
            </w:r>
          </w:p>
        </w:tc>
        <w:tc>
          <w:tcPr>
            <w:tcW w:w="814" w:type="dxa"/>
            <w:tcBorders>
              <w:top w:val="nil"/>
              <w:left w:val="nil"/>
              <w:bottom w:val="nil"/>
              <w:right w:val="nil"/>
            </w:tcBorders>
            <w:shd w:val="clear" w:color="auto" w:fill="auto"/>
            <w:vAlign w:val="center"/>
            <w:hideMark/>
          </w:tcPr>
          <w:p w14:paraId="659B13D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095641E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1048" w:type="dxa"/>
            <w:tcBorders>
              <w:top w:val="nil"/>
              <w:left w:val="nil"/>
              <w:bottom w:val="nil"/>
              <w:right w:val="nil"/>
            </w:tcBorders>
            <w:shd w:val="clear" w:color="auto" w:fill="auto"/>
            <w:vAlign w:val="center"/>
            <w:hideMark/>
          </w:tcPr>
          <w:p w14:paraId="4D2A35D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0.00175***</w:t>
            </w:r>
          </w:p>
        </w:tc>
        <w:tc>
          <w:tcPr>
            <w:tcW w:w="820" w:type="dxa"/>
            <w:tcBorders>
              <w:top w:val="nil"/>
              <w:left w:val="nil"/>
              <w:bottom w:val="nil"/>
              <w:right w:val="nil"/>
            </w:tcBorders>
            <w:shd w:val="clear" w:color="auto" w:fill="auto"/>
            <w:vAlign w:val="center"/>
            <w:hideMark/>
          </w:tcPr>
          <w:p w14:paraId="676088E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w:t>
            </w:r>
          </w:p>
        </w:tc>
        <w:tc>
          <w:tcPr>
            <w:tcW w:w="600" w:type="dxa"/>
            <w:tcBorders>
              <w:top w:val="nil"/>
              <w:left w:val="nil"/>
              <w:bottom w:val="nil"/>
              <w:right w:val="nil"/>
            </w:tcBorders>
            <w:shd w:val="clear" w:color="auto" w:fill="auto"/>
            <w:vAlign w:val="center"/>
            <w:hideMark/>
          </w:tcPr>
          <w:p w14:paraId="7D70827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w:t>
            </w:r>
          </w:p>
        </w:tc>
        <w:tc>
          <w:tcPr>
            <w:tcW w:w="995" w:type="dxa"/>
            <w:tcBorders>
              <w:top w:val="nil"/>
              <w:left w:val="nil"/>
              <w:bottom w:val="nil"/>
              <w:right w:val="nil"/>
            </w:tcBorders>
            <w:shd w:val="clear" w:color="auto" w:fill="auto"/>
            <w:vAlign w:val="center"/>
            <w:hideMark/>
          </w:tcPr>
          <w:p w14:paraId="604A282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0.00222***</w:t>
            </w:r>
          </w:p>
        </w:tc>
        <w:tc>
          <w:tcPr>
            <w:tcW w:w="814" w:type="dxa"/>
            <w:tcBorders>
              <w:top w:val="nil"/>
              <w:left w:val="nil"/>
              <w:bottom w:val="nil"/>
              <w:right w:val="nil"/>
            </w:tcBorders>
            <w:shd w:val="clear" w:color="auto" w:fill="auto"/>
            <w:vAlign w:val="center"/>
            <w:hideMark/>
          </w:tcPr>
          <w:p w14:paraId="17F37C6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72F7FDD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1048" w:type="dxa"/>
            <w:tcBorders>
              <w:top w:val="nil"/>
              <w:left w:val="nil"/>
              <w:bottom w:val="nil"/>
              <w:right w:val="nil"/>
            </w:tcBorders>
            <w:shd w:val="clear" w:color="auto" w:fill="auto"/>
            <w:vAlign w:val="center"/>
            <w:hideMark/>
          </w:tcPr>
          <w:p w14:paraId="2ED10D9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0.000980*</w:t>
            </w:r>
          </w:p>
        </w:tc>
        <w:tc>
          <w:tcPr>
            <w:tcW w:w="798" w:type="dxa"/>
            <w:tcBorders>
              <w:top w:val="nil"/>
              <w:left w:val="nil"/>
              <w:bottom w:val="nil"/>
              <w:right w:val="nil"/>
            </w:tcBorders>
            <w:shd w:val="clear" w:color="auto" w:fill="auto"/>
            <w:vAlign w:val="center"/>
            <w:hideMark/>
          </w:tcPr>
          <w:p w14:paraId="2502815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6C29B92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1048" w:type="dxa"/>
            <w:tcBorders>
              <w:top w:val="nil"/>
              <w:left w:val="nil"/>
              <w:bottom w:val="nil"/>
              <w:right w:val="nil"/>
            </w:tcBorders>
            <w:shd w:val="clear" w:color="auto" w:fill="auto"/>
            <w:vAlign w:val="center"/>
            <w:hideMark/>
          </w:tcPr>
          <w:p w14:paraId="17B019D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0.0000297</w:t>
            </w:r>
          </w:p>
        </w:tc>
      </w:tr>
      <w:tr w:rsidR="001B7801" w:rsidRPr="001B7801" w14:paraId="30DC68D6" w14:textId="77777777" w:rsidTr="001B7801">
        <w:trPr>
          <w:trHeight w:val="319"/>
        </w:trPr>
        <w:tc>
          <w:tcPr>
            <w:tcW w:w="1460" w:type="dxa"/>
            <w:tcBorders>
              <w:top w:val="nil"/>
              <w:left w:val="nil"/>
              <w:bottom w:val="nil"/>
              <w:right w:val="nil"/>
            </w:tcBorders>
            <w:shd w:val="clear" w:color="auto" w:fill="auto"/>
            <w:vAlign w:val="center"/>
            <w:hideMark/>
          </w:tcPr>
          <w:p w14:paraId="01AEBEAF"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Trabalha Fora</w:t>
            </w:r>
          </w:p>
        </w:tc>
        <w:tc>
          <w:tcPr>
            <w:tcW w:w="814" w:type="dxa"/>
            <w:tcBorders>
              <w:top w:val="nil"/>
              <w:left w:val="nil"/>
              <w:bottom w:val="nil"/>
              <w:right w:val="nil"/>
            </w:tcBorders>
            <w:shd w:val="clear" w:color="auto" w:fill="auto"/>
            <w:vAlign w:val="center"/>
            <w:hideMark/>
          </w:tcPr>
          <w:p w14:paraId="27D5ED5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1.21</w:t>
            </w:r>
          </w:p>
        </w:tc>
        <w:tc>
          <w:tcPr>
            <w:tcW w:w="630" w:type="dxa"/>
            <w:tcBorders>
              <w:top w:val="nil"/>
              <w:left w:val="nil"/>
              <w:bottom w:val="nil"/>
              <w:right w:val="nil"/>
            </w:tcBorders>
            <w:shd w:val="clear" w:color="auto" w:fill="auto"/>
            <w:vAlign w:val="center"/>
            <w:hideMark/>
          </w:tcPr>
          <w:p w14:paraId="54FF953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1.16</w:t>
            </w:r>
          </w:p>
        </w:tc>
        <w:tc>
          <w:tcPr>
            <w:tcW w:w="1048" w:type="dxa"/>
            <w:tcBorders>
              <w:top w:val="nil"/>
              <w:left w:val="nil"/>
              <w:bottom w:val="nil"/>
              <w:right w:val="nil"/>
            </w:tcBorders>
            <w:shd w:val="clear" w:color="auto" w:fill="auto"/>
            <w:vAlign w:val="center"/>
            <w:hideMark/>
          </w:tcPr>
          <w:p w14:paraId="6C0CA26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0.0482***</w:t>
            </w:r>
          </w:p>
        </w:tc>
        <w:tc>
          <w:tcPr>
            <w:tcW w:w="814" w:type="dxa"/>
            <w:tcBorders>
              <w:top w:val="nil"/>
              <w:left w:val="nil"/>
              <w:bottom w:val="nil"/>
              <w:right w:val="nil"/>
            </w:tcBorders>
            <w:shd w:val="clear" w:color="auto" w:fill="auto"/>
            <w:vAlign w:val="center"/>
            <w:hideMark/>
          </w:tcPr>
          <w:p w14:paraId="3BBECBB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1.20</w:t>
            </w:r>
          </w:p>
        </w:tc>
        <w:tc>
          <w:tcPr>
            <w:tcW w:w="630" w:type="dxa"/>
            <w:tcBorders>
              <w:top w:val="nil"/>
              <w:left w:val="nil"/>
              <w:bottom w:val="nil"/>
              <w:right w:val="nil"/>
            </w:tcBorders>
            <w:shd w:val="clear" w:color="auto" w:fill="auto"/>
            <w:vAlign w:val="center"/>
            <w:hideMark/>
          </w:tcPr>
          <w:p w14:paraId="219B03C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1.18</w:t>
            </w:r>
          </w:p>
        </w:tc>
        <w:tc>
          <w:tcPr>
            <w:tcW w:w="1048" w:type="dxa"/>
            <w:tcBorders>
              <w:top w:val="nil"/>
              <w:left w:val="nil"/>
              <w:bottom w:val="nil"/>
              <w:right w:val="nil"/>
            </w:tcBorders>
            <w:shd w:val="clear" w:color="auto" w:fill="auto"/>
            <w:vAlign w:val="center"/>
            <w:hideMark/>
          </w:tcPr>
          <w:p w14:paraId="52ECB54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0.0124***</w:t>
            </w:r>
          </w:p>
        </w:tc>
        <w:tc>
          <w:tcPr>
            <w:tcW w:w="814" w:type="dxa"/>
            <w:tcBorders>
              <w:top w:val="nil"/>
              <w:left w:val="nil"/>
              <w:bottom w:val="nil"/>
              <w:right w:val="nil"/>
            </w:tcBorders>
            <w:shd w:val="clear" w:color="auto" w:fill="auto"/>
            <w:vAlign w:val="center"/>
            <w:hideMark/>
          </w:tcPr>
          <w:p w14:paraId="5DF2F8F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1.19</w:t>
            </w:r>
          </w:p>
        </w:tc>
        <w:tc>
          <w:tcPr>
            <w:tcW w:w="630" w:type="dxa"/>
            <w:tcBorders>
              <w:top w:val="nil"/>
              <w:left w:val="nil"/>
              <w:bottom w:val="nil"/>
              <w:right w:val="nil"/>
            </w:tcBorders>
            <w:shd w:val="clear" w:color="auto" w:fill="auto"/>
            <w:vAlign w:val="center"/>
            <w:hideMark/>
          </w:tcPr>
          <w:p w14:paraId="4D4556C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1.15</w:t>
            </w:r>
          </w:p>
        </w:tc>
        <w:tc>
          <w:tcPr>
            <w:tcW w:w="1048" w:type="dxa"/>
            <w:tcBorders>
              <w:top w:val="nil"/>
              <w:left w:val="nil"/>
              <w:bottom w:val="nil"/>
              <w:right w:val="nil"/>
            </w:tcBorders>
            <w:shd w:val="clear" w:color="auto" w:fill="auto"/>
            <w:vAlign w:val="center"/>
            <w:hideMark/>
          </w:tcPr>
          <w:p w14:paraId="781FA5C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0.0420***</w:t>
            </w:r>
          </w:p>
        </w:tc>
        <w:tc>
          <w:tcPr>
            <w:tcW w:w="820" w:type="dxa"/>
            <w:tcBorders>
              <w:top w:val="nil"/>
              <w:left w:val="nil"/>
              <w:bottom w:val="nil"/>
              <w:right w:val="nil"/>
            </w:tcBorders>
            <w:shd w:val="clear" w:color="auto" w:fill="auto"/>
            <w:vAlign w:val="center"/>
            <w:hideMark/>
          </w:tcPr>
          <w:p w14:paraId="7126A83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1.2</w:t>
            </w:r>
          </w:p>
        </w:tc>
        <w:tc>
          <w:tcPr>
            <w:tcW w:w="600" w:type="dxa"/>
            <w:tcBorders>
              <w:top w:val="nil"/>
              <w:left w:val="nil"/>
              <w:bottom w:val="nil"/>
              <w:right w:val="nil"/>
            </w:tcBorders>
            <w:shd w:val="clear" w:color="auto" w:fill="auto"/>
            <w:vAlign w:val="center"/>
            <w:hideMark/>
          </w:tcPr>
          <w:p w14:paraId="730F39F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w:t>
            </w:r>
          </w:p>
        </w:tc>
        <w:tc>
          <w:tcPr>
            <w:tcW w:w="995" w:type="dxa"/>
            <w:tcBorders>
              <w:top w:val="nil"/>
              <w:left w:val="nil"/>
              <w:bottom w:val="nil"/>
              <w:right w:val="nil"/>
            </w:tcBorders>
            <w:shd w:val="clear" w:color="auto" w:fill="auto"/>
            <w:vAlign w:val="center"/>
            <w:hideMark/>
          </w:tcPr>
          <w:p w14:paraId="2A2E99C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0.0237***</w:t>
            </w:r>
          </w:p>
        </w:tc>
        <w:tc>
          <w:tcPr>
            <w:tcW w:w="814" w:type="dxa"/>
            <w:tcBorders>
              <w:top w:val="nil"/>
              <w:left w:val="nil"/>
              <w:bottom w:val="nil"/>
              <w:right w:val="nil"/>
            </w:tcBorders>
            <w:shd w:val="clear" w:color="auto" w:fill="auto"/>
            <w:vAlign w:val="center"/>
            <w:hideMark/>
          </w:tcPr>
          <w:p w14:paraId="58CF6A2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2828066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1.12</w:t>
            </w:r>
          </w:p>
        </w:tc>
        <w:tc>
          <w:tcPr>
            <w:tcW w:w="1048" w:type="dxa"/>
            <w:tcBorders>
              <w:top w:val="nil"/>
              <w:left w:val="nil"/>
              <w:bottom w:val="nil"/>
              <w:right w:val="nil"/>
            </w:tcBorders>
            <w:shd w:val="clear" w:color="auto" w:fill="auto"/>
            <w:vAlign w:val="center"/>
            <w:hideMark/>
          </w:tcPr>
          <w:p w14:paraId="2289712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0.0101***</w:t>
            </w:r>
          </w:p>
        </w:tc>
        <w:tc>
          <w:tcPr>
            <w:tcW w:w="798" w:type="dxa"/>
            <w:tcBorders>
              <w:top w:val="nil"/>
              <w:left w:val="nil"/>
              <w:bottom w:val="nil"/>
              <w:right w:val="nil"/>
            </w:tcBorders>
            <w:shd w:val="clear" w:color="auto" w:fill="auto"/>
            <w:vAlign w:val="center"/>
            <w:hideMark/>
          </w:tcPr>
          <w:p w14:paraId="0DC6F50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24B3042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1.11</w:t>
            </w:r>
          </w:p>
        </w:tc>
        <w:tc>
          <w:tcPr>
            <w:tcW w:w="1048" w:type="dxa"/>
            <w:tcBorders>
              <w:top w:val="nil"/>
              <w:left w:val="nil"/>
              <w:bottom w:val="nil"/>
              <w:right w:val="nil"/>
            </w:tcBorders>
            <w:shd w:val="clear" w:color="auto" w:fill="auto"/>
            <w:vAlign w:val="center"/>
            <w:hideMark/>
          </w:tcPr>
          <w:p w14:paraId="02B33A9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0.0141***</w:t>
            </w:r>
          </w:p>
        </w:tc>
      </w:tr>
      <w:tr w:rsidR="001B7801" w:rsidRPr="001B7801" w14:paraId="55D5A10C" w14:textId="77777777" w:rsidTr="001B7801">
        <w:trPr>
          <w:trHeight w:val="319"/>
        </w:trPr>
        <w:tc>
          <w:tcPr>
            <w:tcW w:w="1460" w:type="dxa"/>
            <w:tcBorders>
              <w:top w:val="nil"/>
              <w:left w:val="nil"/>
              <w:bottom w:val="nil"/>
              <w:right w:val="nil"/>
            </w:tcBorders>
            <w:shd w:val="clear" w:color="auto" w:fill="auto"/>
            <w:vAlign w:val="center"/>
            <w:hideMark/>
          </w:tcPr>
          <w:p w14:paraId="12AE9E62"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Reprovação</w:t>
            </w:r>
          </w:p>
        </w:tc>
        <w:tc>
          <w:tcPr>
            <w:tcW w:w="814" w:type="dxa"/>
            <w:tcBorders>
              <w:top w:val="nil"/>
              <w:left w:val="nil"/>
              <w:bottom w:val="nil"/>
              <w:right w:val="nil"/>
            </w:tcBorders>
            <w:shd w:val="clear" w:color="auto" w:fill="auto"/>
            <w:vAlign w:val="center"/>
            <w:hideMark/>
          </w:tcPr>
          <w:p w14:paraId="4FFEC86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1.42</w:t>
            </w:r>
          </w:p>
        </w:tc>
        <w:tc>
          <w:tcPr>
            <w:tcW w:w="630" w:type="dxa"/>
            <w:tcBorders>
              <w:top w:val="nil"/>
              <w:left w:val="nil"/>
              <w:bottom w:val="nil"/>
              <w:right w:val="nil"/>
            </w:tcBorders>
            <w:shd w:val="clear" w:color="auto" w:fill="auto"/>
            <w:vAlign w:val="center"/>
            <w:hideMark/>
          </w:tcPr>
          <w:p w14:paraId="7C5AF71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1.56</w:t>
            </w:r>
          </w:p>
        </w:tc>
        <w:tc>
          <w:tcPr>
            <w:tcW w:w="1048" w:type="dxa"/>
            <w:tcBorders>
              <w:top w:val="nil"/>
              <w:left w:val="nil"/>
              <w:bottom w:val="nil"/>
              <w:right w:val="nil"/>
            </w:tcBorders>
            <w:shd w:val="clear" w:color="auto" w:fill="auto"/>
            <w:vAlign w:val="center"/>
            <w:hideMark/>
          </w:tcPr>
          <w:p w14:paraId="48C6789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-0.145***</w:t>
            </w:r>
          </w:p>
        </w:tc>
        <w:tc>
          <w:tcPr>
            <w:tcW w:w="814" w:type="dxa"/>
            <w:tcBorders>
              <w:top w:val="nil"/>
              <w:left w:val="nil"/>
              <w:bottom w:val="nil"/>
              <w:right w:val="nil"/>
            </w:tcBorders>
            <w:shd w:val="clear" w:color="auto" w:fill="auto"/>
            <w:vAlign w:val="center"/>
            <w:hideMark/>
          </w:tcPr>
          <w:p w14:paraId="010BF72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1.42</w:t>
            </w:r>
          </w:p>
        </w:tc>
        <w:tc>
          <w:tcPr>
            <w:tcW w:w="630" w:type="dxa"/>
            <w:tcBorders>
              <w:top w:val="nil"/>
              <w:left w:val="nil"/>
              <w:bottom w:val="nil"/>
              <w:right w:val="nil"/>
            </w:tcBorders>
            <w:shd w:val="clear" w:color="auto" w:fill="auto"/>
            <w:vAlign w:val="center"/>
            <w:hideMark/>
          </w:tcPr>
          <w:p w14:paraId="4315F1B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1.49</w:t>
            </w:r>
          </w:p>
        </w:tc>
        <w:tc>
          <w:tcPr>
            <w:tcW w:w="1048" w:type="dxa"/>
            <w:tcBorders>
              <w:top w:val="nil"/>
              <w:left w:val="nil"/>
              <w:bottom w:val="nil"/>
              <w:right w:val="nil"/>
            </w:tcBorders>
            <w:shd w:val="clear" w:color="auto" w:fill="auto"/>
            <w:vAlign w:val="center"/>
            <w:hideMark/>
          </w:tcPr>
          <w:p w14:paraId="3BE6725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-0.0725***</w:t>
            </w:r>
          </w:p>
        </w:tc>
        <w:tc>
          <w:tcPr>
            <w:tcW w:w="814" w:type="dxa"/>
            <w:tcBorders>
              <w:top w:val="nil"/>
              <w:left w:val="nil"/>
              <w:bottom w:val="nil"/>
              <w:right w:val="nil"/>
            </w:tcBorders>
            <w:shd w:val="clear" w:color="auto" w:fill="auto"/>
            <w:vAlign w:val="center"/>
            <w:hideMark/>
          </w:tcPr>
          <w:p w14:paraId="12BE354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1.44</w:t>
            </w:r>
          </w:p>
        </w:tc>
        <w:tc>
          <w:tcPr>
            <w:tcW w:w="630" w:type="dxa"/>
            <w:tcBorders>
              <w:top w:val="nil"/>
              <w:left w:val="nil"/>
              <w:bottom w:val="nil"/>
              <w:right w:val="nil"/>
            </w:tcBorders>
            <w:shd w:val="clear" w:color="auto" w:fill="auto"/>
            <w:vAlign w:val="center"/>
            <w:hideMark/>
          </w:tcPr>
          <w:p w14:paraId="260E8FF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1.49</w:t>
            </w:r>
          </w:p>
        </w:tc>
        <w:tc>
          <w:tcPr>
            <w:tcW w:w="1048" w:type="dxa"/>
            <w:tcBorders>
              <w:top w:val="nil"/>
              <w:left w:val="nil"/>
              <w:bottom w:val="nil"/>
              <w:right w:val="nil"/>
            </w:tcBorders>
            <w:shd w:val="clear" w:color="auto" w:fill="auto"/>
            <w:vAlign w:val="center"/>
            <w:hideMark/>
          </w:tcPr>
          <w:p w14:paraId="17B54F1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-0.0513***</w:t>
            </w:r>
          </w:p>
        </w:tc>
        <w:tc>
          <w:tcPr>
            <w:tcW w:w="820" w:type="dxa"/>
            <w:tcBorders>
              <w:top w:val="nil"/>
              <w:left w:val="nil"/>
              <w:bottom w:val="nil"/>
              <w:right w:val="nil"/>
            </w:tcBorders>
            <w:shd w:val="clear" w:color="auto" w:fill="auto"/>
            <w:vAlign w:val="center"/>
            <w:hideMark/>
          </w:tcPr>
          <w:p w14:paraId="21A8223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w:t>
            </w:r>
          </w:p>
        </w:tc>
        <w:tc>
          <w:tcPr>
            <w:tcW w:w="600" w:type="dxa"/>
            <w:tcBorders>
              <w:top w:val="nil"/>
              <w:left w:val="nil"/>
              <w:bottom w:val="nil"/>
              <w:right w:val="nil"/>
            </w:tcBorders>
            <w:shd w:val="clear" w:color="auto" w:fill="auto"/>
            <w:vAlign w:val="center"/>
            <w:hideMark/>
          </w:tcPr>
          <w:p w14:paraId="4A34567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1.5</w:t>
            </w:r>
          </w:p>
        </w:tc>
        <w:tc>
          <w:tcPr>
            <w:tcW w:w="995" w:type="dxa"/>
            <w:tcBorders>
              <w:top w:val="nil"/>
              <w:left w:val="nil"/>
              <w:bottom w:val="nil"/>
              <w:right w:val="nil"/>
            </w:tcBorders>
            <w:shd w:val="clear" w:color="auto" w:fill="auto"/>
            <w:vAlign w:val="center"/>
            <w:hideMark/>
          </w:tcPr>
          <w:p w14:paraId="54E5001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-0.0595***</w:t>
            </w:r>
          </w:p>
        </w:tc>
        <w:tc>
          <w:tcPr>
            <w:tcW w:w="814" w:type="dxa"/>
            <w:tcBorders>
              <w:top w:val="nil"/>
              <w:left w:val="nil"/>
              <w:bottom w:val="nil"/>
              <w:right w:val="nil"/>
            </w:tcBorders>
            <w:shd w:val="clear" w:color="auto" w:fill="auto"/>
            <w:vAlign w:val="center"/>
            <w:hideMark/>
          </w:tcPr>
          <w:p w14:paraId="7040964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1.41</w:t>
            </w:r>
          </w:p>
        </w:tc>
        <w:tc>
          <w:tcPr>
            <w:tcW w:w="630" w:type="dxa"/>
            <w:tcBorders>
              <w:top w:val="nil"/>
              <w:left w:val="nil"/>
              <w:bottom w:val="nil"/>
              <w:right w:val="nil"/>
            </w:tcBorders>
            <w:shd w:val="clear" w:color="auto" w:fill="auto"/>
            <w:vAlign w:val="center"/>
            <w:hideMark/>
          </w:tcPr>
          <w:p w14:paraId="78D1A5D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1.46</w:t>
            </w:r>
          </w:p>
        </w:tc>
        <w:tc>
          <w:tcPr>
            <w:tcW w:w="1048" w:type="dxa"/>
            <w:tcBorders>
              <w:top w:val="nil"/>
              <w:left w:val="nil"/>
              <w:bottom w:val="nil"/>
              <w:right w:val="nil"/>
            </w:tcBorders>
            <w:shd w:val="clear" w:color="auto" w:fill="auto"/>
            <w:vAlign w:val="center"/>
            <w:hideMark/>
          </w:tcPr>
          <w:p w14:paraId="1DD3FBC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-0.0533***</w:t>
            </w:r>
          </w:p>
        </w:tc>
        <w:tc>
          <w:tcPr>
            <w:tcW w:w="798" w:type="dxa"/>
            <w:tcBorders>
              <w:top w:val="nil"/>
              <w:left w:val="nil"/>
              <w:bottom w:val="nil"/>
              <w:right w:val="nil"/>
            </w:tcBorders>
            <w:shd w:val="clear" w:color="auto" w:fill="auto"/>
            <w:vAlign w:val="center"/>
            <w:hideMark/>
          </w:tcPr>
          <w:p w14:paraId="686DDC1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1.41</w:t>
            </w:r>
          </w:p>
        </w:tc>
        <w:tc>
          <w:tcPr>
            <w:tcW w:w="630" w:type="dxa"/>
            <w:tcBorders>
              <w:top w:val="nil"/>
              <w:left w:val="nil"/>
              <w:bottom w:val="nil"/>
              <w:right w:val="nil"/>
            </w:tcBorders>
            <w:shd w:val="clear" w:color="auto" w:fill="auto"/>
            <w:vAlign w:val="center"/>
            <w:hideMark/>
          </w:tcPr>
          <w:p w14:paraId="59A0B13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1.44</w:t>
            </w:r>
          </w:p>
        </w:tc>
        <w:tc>
          <w:tcPr>
            <w:tcW w:w="1048" w:type="dxa"/>
            <w:tcBorders>
              <w:top w:val="nil"/>
              <w:left w:val="nil"/>
              <w:bottom w:val="nil"/>
              <w:right w:val="nil"/>
            </w:tcBorders>
            <w:shd w:val="clear" w:color="auto" w:fill="auto"/>
            <w:vAlign w:val="center"/>
            <w:hideMark/>
          </w:tcPr>
          <w:p w14:paraId="04BCB0C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-0.0337***</w:t>
            </w:r>
          </w:p>
        </w:tc>
      </w:tr>
      <w:tr w:rsidR="001B7801" w:rsidRPr="001B7801" w14:paraId="4E1FA467" w14:textId="77777777" w:rsidTr="001B7801">
        <w:trPr>
          <w:trHeight w:val="319"/>
        </w:trPr>
        <w:tc>
          <w:tcPr>
            <w:tcW w:w="1460" w:type="dxa"/>
            <w:tcBorders>
              <w:top w:val="nil"/>
              <w:left w:val="nil"/>
              <w:bottom w:val="nil"/>
              <w:right w:val="nil"/>
            </w:tcBorders>
            <w:shd w:val="clear" w:color="auto" w:fill="auto"/>
            <w:noWrap/>
            <w:vAlign w:val="bottom"/>
            <w:hideMark/>
          </w:tcPr>
          <w:p w14:paraId="7F902764"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Abandono</w:t>
            </w:r>
          </w:p>
        </w:tc>
        <w:tc>
          <w:tcPr>
            <w:tcW w:w="814" w:type="dxa"/>
            <w:tcBorders>
              <w:top w:val="nil"/>
              <w:left w:val="nil"/>
              <w:bottom w:val="nil"/>
              <w:right w:val="nil"/>
            </w:tcBorders>
            <w:shd w:val="clear" w:color="auto" w:fill="auto"/>
            <w:vAlign w:val="center"/>
            <w:hideMark/>
          </w:tcPr>
          <w:p w14:paraId="584425F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497100F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1.09</w:t>
            </w:r>
          </w:p>
        </w:tc>
        <w:tc>
          <w:tcPr>
            <w:tcW w:w="1048" w:type="dxa"/>
            <w:tcBorders>
              <w:top w:val="nil"/>
              <w:left w:val="nil"/>
              <w:bottom w:val="nil"/>
              <w:right w:val="nil"/>
            </w:tcBorders>
            <w:shd w:val="clear" w:color="auto" w:fill="auto"/>
            <w:vAlign w:val="center"/>
            <w:hideMark/>
          </w:tcPr>
          <w:p w14:paraId="0F3E0EB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0.0103***</w:t>
            </w:r>
          </w:p>
        </w:tc>
        <w:tc>
          <w:tcPr>
            <w:tcW w:w="814" w:type="dxa"/>
            <w:tcBorders>
              <w:top w:val="nil"/>
              <w:left w:val="nil"/>
              <w:bottom w:val="nil"/>
              <w:right w:val="nil"/>
            </w:tcBorders>
            <w:shd w:val="clear" w:color="auto" w:fill="auto"/>
            <w:vAlign w:val="center"/>
            <w:hideMark/>
          </w:tcPr>
          <w:p w14:paraId="5AC680C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0C47426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1.07</w:t>
            </w:r>
          </w:p>
        </w:tc>
        <w:tc>
          <w:tcPr>
            <w:tcW w:w="1048" w:type="dxa"/>
            <w:tcBorders>
              <w:top w:val="nil"/>
              <w:left w:val="nil"/>
              <w:bottom w:val="nil"/>
              <w:right w:val="nil"/>
            </w:tcBorders>
            <w:shd w:val="clear" w:color="auto" w:fill="auto"/>
            <w:vAlign w:val="center"/>
            <w:hideMark/>
          </w:tcPr>
          <w:p w14:paraId="24CA9F9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-0.00113</w:t>
            </w:r>
          </w:p>
        </w:tc>
        <w:tc>
          <w:tcPr>
            <w:tcW w:w="814" w:type="dxa"/>
            <w:tcBorders>
              <w:top w:val="nil"/>
              <w:left w:val="nil"/>
              <w:bottom w:val="nil"/>
              <w:right w:val="nil"/>
            </w:tcBorders>
            <w:shd w:val="clear" w:color="auto" w:fill="auto"/>
            <w:vAlign w:val="center"/>
            <w:hideMark/>
          </w:tcPr>
          <w:p w14:paraId="0C5A271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1.08</w:t>
            </w:r>
          </w:p>
        </w:tc>
        <w:tc>
          <w:tcPr>
            <w:tcW w:w="630" w:type="dxa"/>
            <w:tcBorders>
              <w:top w:val="nil"/>
              <w:left w:val="nil"/>
              <w:bottom w:val="nil"/>
              <w:right w:val="nil"/>
            </w:tcBorders>
            <w:shd w:val="clear" w:color="auto" w:fill="auto"/>
            <w:vAlign w:val="center"/>
            <w:hideMark/>
          </w:tcPr>
          <w:p w14:paraId="799AB47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1.06</w:t>
            </w:r>
          </w:p>
        </w:tc>
        <w:tc>
          <w:tcPr>
            <w:tcW w:w="1048" w:type="dxa"/>
            <w:tcBorders>
              <w:top w:val="nil"/>
              <w:left w:val="nil"/>
              <w:bottom w:val="nil"/>
              <w:right w:val="nil"/>
            </w:tcBorders>
            <w:shd w:val="clear" w:color="auto" w:fill="auto"/>
            <w:vAlign w:val="center"/>
            <w:hideMark/>
          </w:tcPr>
          <w:p w14:paraId="3F0AE10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0.0162***</w:t>
            </w:r>
          </w:p>
        </w:tc>
        <w:tc>
          <w:tcPr>
            <w:tcW w:w="820" w:type="dxa"/>
            <w:tcBorders>
              <w:top w:val="nil"/>
              <w:left w:val="nil"/>
              <w:bottom w:val="nil"/>
              <w:right w:val="nil"/>
            </w:tcBorders>
            <w:shd w:val="clear" w:color="auto" w:fill="auto"/>
            <w:vAlign w:val="center"/>
            <w:hideMark/>
          </w:tcPr>
          <w:p w14:paraId="1F6867B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w:t>
            </w:r>
          </w:p>
        </w:tc>
        <w:tc>
          <w:tcPr>
            <w:tcW w:w="600" w:type="dxa"/>
            <w:tcBorders>
              <w:top w:val="nil"/>
              <w:left w:val="nil"/>
              <w:bottom w:val="nil"/>
              <w:right w:val="nil"/>
            </w:tcBorders>
            <w:shd w:val="clear" w:color="auto" w:fill="auto"/>
            <w:vAlign w:val="center"/>
            <w:hideMark/>
          </w:tcPr>
          <w:p w14:paraId="035EE57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w:t>
            </w:r>
          </w:p>
        </w:tc>
        <w:tc>
          <w:tcPr>
            <w:tcW w:w="995" w:type="dxa"/>
            <w:tcBorders>
              <w:top w:val="nil"/>
              <w:left w:val="nil"/>
              <w:bottom w:val="nil"/>
              <w:right w:val="nil"/>
            </w:tcBorders>
            <w:shd w:val="clear" w:color="auto" w:fill="auto"/>
            <w:vAlign w:val="center"/>
            <w:hideMark/>
          </w:tcPr>
          <w:p w14:paraId="6A94E85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0.00291</w:t>
            </w:r>
          </w:p>
        </w:tc>
        <w:tc>
          <w:tcPr>
            <w:tcW w:w="814" w:type="dxa"/>
            <w:tcBorders>
              <w:top w:val="nil"/>
              <w:left w:val="nil"/>
              <w:bottom w:val="nil"/>
              <w:right w:val="nil"/>
            </w:tcBorders>
            <w:shd w:val="clear" w:color="auto" w:fill="auto"/>
            <w:vAlign w:val="center"/>
            <w:hideMark/>
          </w:tcPr>
          <w:p w14:paraId="6DA2CFC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1A094A7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1.06</w:t>
            </w:r>
          </w:p>
        </w:tc>
        <w:tc>
          <w:tcPr>
            <w:tcW w:w="1048" w:type="dxa"/>
            <w:tcBorders>
              <w:top w:val="nil"/>
              <w:left w:val="nil"/>
              <w:bottom w:val="nil"/>
              <w:right w:val="nil"/>
            </w:tcBorders>
            <w:shd w:val="clear" w:color="auto" w:fill="auto"/>
            <w:vAlign w:val="center"/>
            <w:hideMark/>
          </w:tcPr>
          <w:p w14:paraId="717AEDA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0.00601**</w:t>
            </w:r>
          </w:p>
        </w:tc>
        <w:tc>
          <w:tcPr>
            <w:tcW w:w="798" w:type="dxa"/>
            <w:tcBorders>
              <w:top w:val="nil"/>
              <w:left w:val="nil"/>
              <w:bottom w:val="nil"/>
              <w:right w:val="nil"/>
            </w:tcBorders>
            <w:shd w:val="clear" w:color="auto" w:fill="auto"/>
            <w:vAlign w:val="center"/>
            <w:hideMark/>
          </w:tcPr>
          <w:p w14:paraId="13FD115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6E8FFF0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1.07</w:t>
            </w:r>
          </w:p>
        </w:tc>
        <w:tc>
          <w:tcPr>
            <w:tcW w:w="1048" w:type="dxa"/>
            <w:tcBorders>
              <w:top w:val="nil"/>
              <w:left w:val="nil"/>
              <w:bottom w:val="nil"/>
              <w:right w:val="nil"/>
            </w:tcBorders>
            <w:shd w:val="clear" w:color="auto" w:fill="auto"/>
            <w:vAlign w:val="center"/>
            <w:hideMark/>
          </w:tcPr>
          <w:p w14:paraId="25371B5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0.00639**</w:t>
            </w:r>
          </w:p>
        </w:tc>
      </w:tr>
      <w:tr w:rsidR="001B7801" w:rsidRPr="001B7801" w14:paraId="3702146F" w14:textId="77777777" w:rsidTr="001B7801">
        <w:trPr>
          <w:trHeight w:val="319"/>
        </w:trPr>
        <w:tc>
          <w:tcPr>
            <w:tcW w:w="16319" w:type="dxa"/>
            <w:gridSpan w:val="19"/>
            <w:tcBorders>
              <w:top w:val="nil"/>
              <w:left w:val="nil"/>
              <w:bottom w:val="nil"/>
              <w:right w:val="nil"/>
            </w:tcBorders>
            <w:shd w:val="clear" w:color="auto" w:fill="auto"/>
            <w:vAlign w:val="center"/>
            <w:hideMark/>
          </w:tcPr>
          <w:p w14:paraId="2EF2E32D"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Escola e Direção</w:t>
            </w:r>
          </w:p>
        </w:tc>
      </w:tr>
      <w:tr w:rsidR="001B7801" w:rsidRPr="001B7801" w14:paraId="2257BDD9" w14:textId="77777777" w:rsidTr="001B7801">
        <w:trPr>
          <w:trHeight w:val="450"/>
        </w:trPr>
        <w:tc>
          <w:tcPr>
            <w:tcW w:w="1460" w:type="dxa"/>
            <w:tcBorders>
              <w:top w:val="nil"/>
              <w:left w:val="nil"/>
              <w:bottom w:val="nil"/>
              <w:right w:val="nil"/>
            </w:tcBorders>
            <w:shd w:val="clear" w:color="auto" w:fill="auto"/>
            <w:vAlign w:val="center"/>
            <w:hideMark/>
          </w:tcPr>
          <w:p w14:paraId="65D6AD0E"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Computadores Administrativos</w:t>
            </w:r>
          </w:p>
        </w:tc>
        <w:tc>
          <w:tcPr>
            <w:tcW w:w="814" w:type="dxa"/>
            <w:tcBorders>
              <w:top w:val="nil"/>
              <w:left w:val="nil"/>
              <w:bottom w:val="nil"/>
              <w:right w:val="nil"/>
            </w:tcBorders>
            <w:shd w:val="clear" w:color="auto" w:fill="auto"/>
            <w:vAlign w:val="center"/>
            <w:hideMark/>
          </w:tcPr>
          <w:p w14:paraId="77B9DDE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3.43</w:t>
            </w:r>
          </w:p>
        </w:tc>
        <w:tc>
          <w:tcPr>
            <w:tcW w:w="630" w:type="dxa"/>
            <w:tcBorders>
              <w:top w:val="nil"/>
              <w:left w:val="nil"/>
              <w:bottom w:val="nil"/>
              <w:right w:val="nil"/>
            </w:tcBorders>
            <w:shd w:val="clear" w:color="auto" w:fill="auto"/>
            <w:vAlign w:val="center"/>
            <w:hideMark/>
          </w:tcPr>
          <w:p w14:paraId="3082F5B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3.48</w:t>
            </w:r>
          </w:p>
        </w:tc>
        <w:tc>
          <w:tcPr>
            <w:tcW w:w="1048" w:type="dxa"/>
            <w:tcBorders>
              <w:top w:val="nil"/>
              <w:left w:val="nil"/>
              <w:bottom w:val="nil"/>
              <w:right w:val="nil"/>
            </w:tcBorders>
            <w:shd w:val="clear" w:color="auto" w:fill="auto"/>
            <w:vAlign w:val="center"/>
            <w:hideMark/>
          </w:tcPr>
          <w:p w14:paraId="2B19E8D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-0.0503***</w:t>
            </w:r>
          </w:p>
        </w:tc>
        <w:tc>
          <w:tcPr>
            <w:tcW w:w="814" w:type="dxa"/>
            <w:tcBorders>
              <w:top w:val="nil"/>
              <w:left w:val="nil"/>
              <w:bottom w:val="nil"/>
              <w:right w:val="nil"/>
            </w:tcBorders>
            <w:shd w:val="clear" w:color="auto" w:fill="auto"/>
            <w:vAlign w:val="center"/>
            <w:hideMark/>
          </w:tcPr>
          <w:p w14:paraId="1C074FA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3.66</w:t>
            </w:r>
          </w:p>
        </w:tc>
        <w:tc>
          <w:tcPr>
            <w:tcW w:w="630" w:type="dxa"/>
            <w:tcBorders>
              <w:top w:val="nil"/>
              <w:left w:val="nil"/>
              <w:bottom w:val="nil"/>
              <w:right w:val="nil"/>
            </w:tcBorders>
            <w:shd w:val="clear" w:color="auto" w:fill="auto"/>
            <w:vAlign w:val="center"/>
            <w:hideMark/>
          </w:tcPr>
          <w:p w14:paraId="5F86E28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3.56</w:t>
            </w:r>
          </w:p>
        </w:tc>
        <w:tc>
          <w:tcPr>
            <w:tcW w:w="1048" w:type="dxa"/>
            <w:tcBorders>
              <w:top w:val="nil"/>
              <w:left w:val="nil"/>
              <w:bottom w:val="nil"/>
              <w:right w:val="nil"/>
            </w:tcBorders>
            <w:shd w:val="clear" w:color="auto" w:fill="auto"/>
            <w:vAlign w:val="center"/>
            <w:hideMark/>
          </w:tcPr>
          <w:p w14:paraId="54AD255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0.0939***</w:t>
            </w:r>
          </w:p>
        </w:tc>
        <w:tc>
          <w:tcPr>
            <w:tcW w:w="814" w:type="dxa"/>
            <w:tcBorders>
              <w:top w:val="nil"/>
              <w:left w:val="nil"/>
              <w:bottom w:val="nil"/>
              <w:right w:val="nil"/>
            </w:tcBorders>
            <w:shd w:val="clear" w:color="auto" w:fill="auto"/>
            <w:vAlign w:val="center"/>
            <w:hideMark/>
          </w:tcPr>
          <w:p w14:paraId="117F563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3.71</w:t>
            </w:r>
          </w:p>
        </w:tc>
        <w:tc>
          <w:tcPr>
            <w:tcW w:w="630" w:type="dxa"/>
            <w:tcBorders>
              <w:top w:val="nil"/>
              <w:left w:val="nil"/>
              <w:bottom w:val="nil"/>
              <w:right w:val="nil"/>
            </w:tcBorders>
            <w:shd w:val="clear" w:color="auto" w:fill="auto"/>
            <w:vAlign w:val="center"/>
            <w:hideMark/>
          </w:tcPr>
          <w:p w14:paraId="5D1AAE3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3.72</w:t>
            </w:r>
          </w:p>
        </w:tc>
        <w:tc>
          <w:tcPr>
            <w:tcW w:w="1048" w:type="dxa"/>
            <w:tcBorders>
              <w:top w:val="nil"/>
              <w:left w:val="nil"/>
              <w:bottom w:val="nil"/>
              <w:right w:val="nil"/>
            </w:tcBorders>
            <w:shd w:val="clear" w:color="auto" w:fill="auto"/>
            <w:vAlign w:val="center"/>
            <w:hideMark/>
          </w:tcPr>
          <w:p w14:paraId="6399EC4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-0.00660*</w:t>
            </w:r>
          </w:p>
        </w:tc>
        <w:tc>
          <w:tcPr>
            <w:tcW w:w="820" w:type="dxa"/>
            <w:tcBorders>
              <w:top w:val="nil"/>
              <w:left w:val="nil"/>
              <w:bottom w:val="nil"/>
              <w:right w:val="nil"/>
            </w:tcBorders>
            <w:shd w:val="clear" w:color="auto" w:fill="auto"/>
            <w:vAlign w:val="center"/>
            <w:hideMark/>
          </w:tcPr>
          <w:p w14:paraId="2309AB5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3.7</w:t>
            </w:r>
          </w:p>
        </w:tc>
        <w:tc>
          <w:tcPr>
            <w:tcW w:w="600" w:type="dxa"/>
            <w:tcBorders>
              <w:top w:val="nil"/>
              <w:left w:val="nil"/>
              <w:bottom w:val="nil"/>
              <w:right w:val="nil"/>
            </w:tcBorders>
            <w:shd w:val="clear" w:color="auto" w:fill="auto"/>
            <w:vAlign w:val="center"/>
            <w:hideMark/>
          </w:tcPr>
          <w:p w14:paraId="44FF231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3.7</w:t>
            </w:r>
          </w:p>
        </w:tc>
        <w:tc>
          <w:tcPr>
            <w:tcW w:w="995" w:type="dxa"/>
            <w:tcBorders>
              <w:top w:val="nil"/>
              <w:left w:val="nil"/>
              <w:bottom w:val="nil"/>
              <w:right w:val="nil"/>
            </w:tcBorders>
            <w:shd w:val="clear" w:color="auto" w:fill="auto"/>
            <w:vAlign w:val="center"/>
            <w:hideMark/>
          </w:tcPr>
          <w:p w14:paraId="0AF2E8B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0.0157***</w:t>
            </w:r>
          </w:p>
        </w:tc>
        <w:tc>
          <w:tcPr>
            <w:tcW w:w="814" w:type="dxa"/>
            <w:tcBorders>
              <w:top w:val="nil"/>
              <w:left w:val="nil"/>
              <w:bottom w:val="nil"/>
              <w:right w:val="nil"/>
            </w:tcBorders>
            <w:shd w:val="clear" w:color="auto" w:fill="auto"/>
            <w:vAlign w:val="center"/>
            <w:hideMark/>
          </w:tcPr>
          <w:p w14:paraId="23D5FAB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3.70</w:t>
            </w:r>
          </w:p>
        </w:tc>
        <w:tc>
          <w:tcPr>
            <w:tcW w:w="630" w:type="dxa"/>
            <w:tcBorders>
              <w:top w:val="nil"/>
              <w:left w:val="nil"/>
              <w:bottom w:val="nil"/>
              <w:right w:val="nil"/>
            </w:tcBorders>
            <w:shd w:val="clear" w:color="auto" w:fill="auto"/>
            <w:vAlign w:val="center"/>
            <w:hideMark/>
          </w:tcPr>
          <w:p w14:paraId="62FFF03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3.68</w:t>
            </w:r>
          </w:p>
        </w:tc>
        <w:tc>
          <w:tcPr>
            <w:tcW w:w="1048" w:type="dxa"/>
            <w:tcBorders>
              <w:top w:val="nil"/>
              <w:left w:val="nil"/>
              <w:bottom w:val="nil"/>
              <w:right w:val="nil"/>
            </w:tcBorders>
            <w:shd w:val="clear" w:color="auto" w:fill="auto"/>
            <w:vAlign w:val="center"/>
            <w:hideMark/>
          </w:tcPr>
          <w:p w14:paraId="0FAFF8A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0.0128***</w:t>
            </w:r>
          </w:p>
        </w:tc>
        <w:tc>
          <w:tcPr>
            <w:tcW w:w="798" w:type="dxa"/>
            <w:tcBorders>
              <w:top w:val="nil"/>
              <w:left w:val="nil"/>
              <w:bottom w:val="nil"/>
              <w:right w:val="nil"/>
            </w:tcBorders>
            <w:shd w:val="clear" w:color="auto" w:fill="auto"/>
            <w:vAlign w:val="center"/>
            <w:hideMark/>
          </w:tcPr>
          <w:p w14:paraId="6CE2E3C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3.66</w:t>
            </w:r>
          </w:p>
        </w:tc>
        <w:tc>
          <w:tcPr>
            <w:tcW w:w="630" w:type="dxa"/>
            <w:tcBorders>
              <w:top w:val="nil"/>
              <w:left w:val="nil"/>
              <w:bottom w:val="nil"/>
              <w:right w:val="nil"/>
            </w:tcBorders>
            <w:shd w:val="clear" w:color="auto" w:fill="auto"/>
            <w:vAlign w:val="center"/>
            <w:hideMark/>
          </w:tcPr>
          <w:p w14:paraId="574828B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3.56</w:t>
            </w:r>
          </w:p>
        </w:tc>
        <w:tc>
          <w:tcPr>
            <w:tcW w:w="1048" w:type="dxa"/>
            <w:tcBorders>
              <w:top w:val="nil"/>
              <w:left w:val="nil"/>
              <w:bottom w:val="nil"/>
              <w:right w:val="nil"/>
            </w:tcBorders>
            <w:shd w:val="clear" w:color="auto" w:fill="auto"/>
            <w:vAlign w:val="center"/>
            <w:hideMark/>
          </w:tcPr>
          <w:p w14:paraId="064F114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0.0966***</w:t>
            </w:r>
          </w:p>
        </w:tc>
      </w:tr>
      <w:tr w:rsidR="001B7801" w:rsidRPr="001B7801" w14:paraId="4518ECB2" w14:textId="77777777" w:rsidTr="001B7801">
        <w:trPr>
          <w:trHeight w:val="450"/>
        </w:trPr>
        <w:tc>
          <w:tcPr>
            <w:tcW w:w="1460" w:type="dxa"/>
            <w:tcBorders>
              <w:top w:val="nil"/>
              <w:left w:val="nil"/>
              <w:bottom w:val="nil"/>
              <w:right w:val="nil"/>
            </w:tcBorders>
            <w:shd w:val="clear" w:color="auto" w:fill="auto"/>
            <w:vAlign w:val="center"/>
            <w:hideMark/>
          </w:tcPr>
          <w:p w14:paraId="1B1ADF83"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Problemas de Direção</w:t>
            </w:r>
          </w:p>
        </w:tc>
        <w:tc>
          <w:tcPr>
            <w:tcW w:w="814" w:type="dxa"/>
            <w:tcBorders>
              <w:top w:val="nil"/>
              <w:left w:val="nil"/>
              <w:bottom w:val="nil"/>
              <w:right w:val="nil"/>
            </w:tcBorders>
            <w:shd w:val="clear" w:color="auto" w:fill="auto"/>
            <w:vAlign w:val="center"/>
            <w:hideMark/>
          </w:tcPr>
          <w:p w14:paraId="70FD687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449DD98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0.57</w:t>
            </w:r>
          </w:p>
        </w:tc>
        <w:tc>
          <w:tcPr>
            <w:tcW w:w="1048" w:type="dxa"/>
            <w:tcBorders>
              <w:top w:val="nil"/>
              <w:left w:val="nil"/>
              <w:bottom w:val="nil"/>
              <w:right w:val="nil"/>
            </w:tcBorders>
            <w:shd w:val="clear" w:color="auto" w:fill="auto"/>
            <w:vAlign w:val="center"/>
            <w:hideMark/>
          </w:tcPr>
          <w:p w14:paraId="76AED55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-0.0414***</w:t>
            </w:r>
          </w:p>
        </w:tc>
        <w:tc>
          <w:tcPr>
            <w:tcW w:w="814" w:type="dxa"/>
            <w:tcBorders>
              <w:top w:val="nil"/>
              <w:left w:val="nil"/>
              <w:bottom w:val="nil"/>
              <w:right w:val="nil"/>
            </w:tcBorders>
            <w:shd w:val="clear" w:color="auto" w:fill="auto"/>
            <w:vAlign w:val="center"/>
            <w:hideMark/>
          </w:tcPr>
          <w:p w14:paraId="2C3BB83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0.54</w:t>
            </w:r>
          </w:p>
        </w:tc>
        <w:tc>
          <w:tcPr>
            <w:tcW w:w="630" w:type="dxa"/>
            <w:tcBorders>
              <w:top w:val="nil"/>
              <w:left w:val="nil"/>
              <w:bottom w:val="nil"/>
              <w:right w:val="nil"/>
            </w:tcBorders>
            <w:shd w:val="clear" w:color="auto" w:fill="auto"/>
            <w:vAlign w:val="center"/>
            <w:hideMark/>
          </w:tcPr>
          <w:p w14:paraId="0A16B34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1048" w:type="dxa"/>
            <w:tcBorders>
              <w:top w:val="nil"/>
              <w:left w:val="nil"/>
              <w:bottom w:val="nil"/>
              <w:right w:val="nil"/>
            </w:tcBorders>
            <w:shd w:val="clear" w:color="auto" w:fill="auto"/>
            <w:vAlign w:val="center"/>
            <w:hideMark/>
          </w:tcPr>
          <w:p w14:paraId="23E8857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-0.00653***</w:t>
            </w:r>
          </w:p>
        </w:tc>
        <w:tc>
          <w:tcPr>
            <w:tcW w:w="814" w:type="dxa"/>
            <w:tcBorders>
              <w:top w:val="nil"/>
              <w:left w:val="nil"/>
              <w:bottom w:val="nil"/>
              <w:right w:val="nil"/>
            </w:tcBorders>
            <w:shd w:val="clear" w:color="auto" w:fill="auto"/>
            <w:vAlign w:val="center"/>
            <w:hideMark/>
          </w:tcPr>
          <w:p w14:paraId="2A54AB1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630" w:type="dxa"/>
            <w:tcBorders>
              <w:top w:val="nil"/>
              <w:left w:val="nil"/>
              <w:bottom w:val="nil"/>
              <w:right w:val="nil"/>
            </w:tcBorders>
            <w:shd w:val="clear" w:color="auto" w:fill="auto"/>
            <w:vAlign w:val="center"/>
            <w:hideMark/>
          </w:tcPr>
          <w:p w14:paraId="0D34D6D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1048" w:type="dxa"/>
            <w:tcBorders>
              <w:top w:val="nil"/>
              <w:left w:val="nil"/>
              <w:bottom w:val="nil"/>
              <w:right w:val="nil"/>
            </w:tcBorders>
            <w:shd w:val="clear" w:color="auto" w:fill="auto"/>
            <w:vAlign w:val="center"/>
            <w:hideMark/>
          </w:tcPr>
          <w:p w14:paraId="3F23D4F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0.00659***</w:t>
            </w:r>
          </w:p>
        </w:tc>
        <w:tc>
          <w:tcPr>
            <w:tcW w:w="820" w:type="dxa"/>
            <w:tcBorders>
              <w:top w:val="nil"/>
              <w:left w:val="nil"/>
              <w:bottom w:val="nil"/>
              <w:right w:val="nil"/>
            </w:tcBorders>
            <w:shd w:val="clear" w:color="auto" w:fill="auto"/>
            <w:vAlign w:val="center"/>
            <w:hideMark/>
          </w:tcPr>
          <w:p w14:paraId="5CAF060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w:t>
            </w:r>
          </w:p>
        </w:tc>
        <w:tc>
          <w:tcPr>
            <w:tcW w:w="600" w:type="dxa"/>
            <w:tcBorders>
              <w:top w:val="nil"/>
              <w:left w:val="nil"/>
              <w:bottom w:val="nil"/>
              <w:right w:val="nil"/>
            </w:tcBorders>
            <w:shd w:val="clear" w:color="auto" w:fill="auto"/>
            <w:vAlign w:val="center"/>
            <w:hideMark/>
          </w:tcPr>
          <w:p w14:paraId="418696F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w:t>
            </w:r>
          </w:p>
        </w:tc>
        <w:tc>
          <w:tcPr>
            <w:tcW w:w="995" w:type="dxa"/>
            <w:tcBorders>
              <w:top w:val="nil"/>
              <w:left w:val="nil"/>
              <w:bottom w:val="nil"/>
              <w:right w:val="nil"/>
            </w:tcBorders>
            <w:shd w:val="clear" w:color="auto" w:fill="auto"/>
            <w:vAlign w:val="center"/>
            <w:hideMark/>
          </w:tcPr>
          <w:p w14:paraId="6359DDC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-0.0209***</w:t>
            </w:r>
          </w:p>
        </w:tc>
        <w:tc>
          <w:tcPr>
            <w:tcW w:w="814" w:type="dxa"/>
            <w:tcBorders>
              <w:top w:val="nil"/>
              <w:left w:val="nil"/>
              <w:bottom w:val="nil"/>
              <w:right w:val="nil"/>
            </w:tcBorders>
            <w:shd w:val="clear" w:color="auto" w:fill="auto"/>
            <w:vAlign w:val="center"/>
            <w:hideMark/>
          </w:tcPr>
          <w:p w14:paraId="099D7AD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797EBE1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0.57</w:t>
            </w:r>
          </w:p>
        </w:tc>
        <w:tc>
          <w:tcPr>
            <w:tcW w:w="1048" w:type="dxa"/>
            <w:tcBorders>
              <w:top w:val="nil"/>
              <w:left w:val="nil"/>
              <w:bottom w:val="nil"/>
              <w:right w:val="nil"/>
            </w:tcBorders>
            <w:shd w:val="clear" w:color="auto" w:fill="auto"/>
            <w:vAlign w:val="center"/>
            <w:hideMark/>
          </w:tcPr>
          <w:p w14:paraId="0E4F110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-0.0440***</w:t>
            </w:r>
          </w:p>
        </w:tc>
        <w:tc>
          <w:tcPr>
            <w:tcW w:w="798" w:type="dxa"/>
            <w:tcBorders>
              <w:top w:val="nil"/>
              <w:left w:val="nil"/>
              <w:bottom w:val="nil"/>
              <w:right w:val="nil"/>
            </w:tcBorders>
            <w:shd w:val="clear" w:color="auto" w:fill="auto"/>
            <w:vAlign w:val="center"/>
            <w:hideMark/>
          </w:tcPr>
          <w:p w14:paraId="0A4C4A6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2BD0032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0.56</w:t>
            </w:r>
          </w:p>
        </w:tc>
        <w:tc>
          <w:tcPr>
            <w:tcW w:w="1048" w:type="dxa"/>
            <w:tcBorders>
              <w:top w:val="nil"/>
              <w:left w:val="nil"/>
              <w:bottom w:val="nil"/>
              <w:right w:val="nil"/>
            </w:tcBorders>
            <w:shd w:val="clear" w:color="auto" w:fill="auto"/>
            <w:vAlign w:val="center"/>
            <w:hideMark/>
          </w:tcPr>
          <w:p w14:paraId="6614C00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-0.0264***</w:t>
            </w:r>
          </w:p>
        </w:tc>
      </w:tr>
      <w:tr w:rsidR="001B7801" w:rsidRPr="001B7801" w14:paraId="1035EBA9" w14:textId="77777777" w:rsidTr="001B7801">
        <w:trPr>
          <w:trHeight w:val="315"/>
        </w:trPr>
        <w:tc>
          <w:tcPr>
            <w:tcW w:w="16319" w:type="dxa"/>
            <w:gridSpan w:val="19"/>
            <w:tcBorders>
              <w:top w:val="nil"/>
              <w:left w:val="nil"/>
              <w:bottom w:val="nil"/>
              <w:right w:val="nil"/>
            </w:tcBorders>
            <w:shd w:val="clear" w:color="auto" w:fill="auto"/>
            <w:vAlign w:val="center"/>
            <w:hideMark/>
          </w:tcPr>
          <w:p w14:paraId="683D3C0F"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Outros Programas</w:t>
            </w:r>
          </w:p>
        </w:tc>
      </w:tr>
      <w:tr w:rsidR="001B7801" w:rsidRPr="001B7801" w14:paraId="66BE41D1" w14:textId="77777777" w:rsidTr="001B7801">
        <w:trPr>
          <w:trHeight w:val="319"/>
        </w:trPr>
        <w:tc>
          <w:tcPr>
            <w:tcW w:w="1460" w:type="dxa"/>
            <w:tcBorders>
              <w:top w:val="nil"/>
              <w:left w:val="nil"/>
              <w:bottom w:val="nil"/>
              <w:right w:val="nil"/>
            </w:tcBorders>
            <w:shd w:val="clear" w:color="auto" w:fill="auto"/>
            <w:vAlign w:val="center"/>
            <w:hideMark/>
          </w:tcPr>
          <w:p w14:paraId="7F9E6E8F"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PBLE</w:t>
            </w:r>
          </w:p>
        </w:tc>
        <w:tc>
          <w:tcPr>
            <w:tcW w:w="814" w:type="dxa"/>
            <w:tcBorders>
              <w:top w:val="nil"/>
              <w:left w:val="nil"/>
              <w:bottom w:val="nil"/>
              <w:right w:val="nil"/>
            </w:tcBorders>
            <w:shd w:val="clear" w:color="auto" w:fill="auto"/>
            <w:vAlign w:val="center"/>
            <w:hideMark/>
          </w:tcPr>
          <w:p w14:paraId="7C045EA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w:t>
            </w:r>
          </w:p>
        </w:tc>
        <w:tc>
          <w:tcPr>
            <w:tcW w:w="630" w:type="dxa"/>
            <w:tcBorders>
              <w:top w:val="nil"/>
              <w:left w:val="nil"/>
              <w:bottom w:val="nil"/>
              <w:right w:val="nil"/>
            </w:tcBorders>
            <w:shd w:val="clear" w:color="auto" w:fill="auto"/>
            <w:vAlign w:val="center"/>
            <w:hideMark/>
          </w:tcPr>
          <w:p w14:paraId="4EB1276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w:t>
            </w:r>
          </w:p>
        </w:tc>
        <w:tc>
          <w:tcPr>
            <w:tcW w:w="1048" w:type="dxa"/>
            <w:tcBorders>
              <w:top w:val="nil"/>
              <w:left w:val="nil"/>
              <w:bottom w:val="nil"/>
              <w:right w:val="nil"/>
            </w:tcBorders>
            <w:shd w:val="clear" w:color="auto" w:fill="auto"/>
            <w:vAlign w:val="center"/>
            <w:hideMark/>
          </w:tcPr>
          <w:p w14:paraId="7D42884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w:t>
            </w:r>
          </w:p>
        </w:tc>
        <w:tc>
          <w:tcPr>
            <w:tcW w:w="814" w:type="dxa"/>
            <w:tcBorders>
              <w:top w:val="nil"/>
              <w:left w:val="nil"/>
              <w:bottom w:val="nil"/>
              <w:right w:val="nil"/>
            </w:tcBorders>
            <w:shd w:val="clear" w:color="auto" w:fill="auto"/>
            <w:vAlign w:val="center"/>
            <w:hideMark/>
          </w:tcPr>
          <w:p w14:paraId="7C737D3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0.40</w:t>
            </w:r>
          </w:p>
        </w:tc>
        <w:tc>
          <w:tcPr>
            <w:tcW w:w="630" w:type="dxa"/>
            <w:tcBorders>
              <w:top w:val="nil"/>
              <w:left w:val="nil"/>
              <w:bottom w:val="nil"/>
              <w:right w:val="nil"/>
            </w:tcBorders>
            <w:shd w:val="clear" w:color="auto" w:fill="auto"/>
            <w:vAlign w:val="center"/>
            <w:hideMark/>
          </w:tcPr>
          <w:p w14:paraId="7597640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0.58</w:t>
            </w:r>
          </w:p>
        </w:tc>
        <w:tc>
          <w:tcPr>
            <w:tcW w:w="1048" w:type="dxa"/>
            <w:tcBorders>
              <w:top w:val="nil"/>
              <w:left w:val="nil"/>
              <w:bottom w:val="nil"/>
              <w:right w:val="nil"/>
            </w:tcBorders>
            <w:shd w:val="clear" w:color="auto" w:fill="auto"/>
            <w:vAlign w:val="center"/>
            <w:hideMark/>
          </w:tcPr>
          <w:p w14:paraId="4BE5FBB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-0.174***</w:t>
            </w:r>
          </w:p>
        </w:tc>
        <w:tc>
          <w:tcPr>
            <w:tcW w:w="814" w:type="dxa"/>
            <w:tcBorders>
              <w:top w:val="nil"/>
              <w:left w:val="nil"/>
              <w:bottom w:val="nil"/>
              <w:right w:val="nil"/>
            </w:tcBorders>
            <w:shd w:val="clear" w:color="auto" w:fill="auto"/>
            <w:vAlign w:val="center"/>
            <w:hideMark/>
          </w:tcPr>
          <w:p w14:paraId="50F5C5B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0.64</w:t>
            </w:r>
          </w:p>
        </w:tc>
        <w:tc>
          <w:tcPr>
            <w:tcW w:w="630" w:type="dxa"/>
            <w:tcBorders>
              <w:top w:val="nil"/>
              <w:left w:val="nil"/>
              <w:bottom w:val="nil"/>
              <w:right w:val="nil"/>
            </w:tcBorders>
            <w:shd w:val="clear" w:color="auto" w:fill="auto"/>
            <w:vAlign w:val="center"/>
            <w:hideMark/>
          </w:tcPr>
          <w:p w14:paraId="7FADCB9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1048" w:type="dxa"/>
            <w:tcBorders>
              <w:top w:val="nil"/>
              <w:left w:val="nil"/>
              <w:bottom w:val="nil"/>
              <w:right w:val="nil"/>
            </w:tcBorders>
            <w:shd w:val="clear" w:color="auto" w:fill="auto"/>
            <w:vAlign w:val="center"/>
            <w:hideMark/>
          </w:tcPr>
          <w:p w14:paraId="4968A48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-0.295***</w:t>
            </w:r>
          </w:p>
        </w:tc>
        <w:tc>
          <w:tcPr>
            <w:tcW w:w="820" w:type="dxa"/>
            <w:tcBorders>
              <w:top w:val="nil"/>
              <w:left w:val="nil"/>
              <w:bottom w:val="nil"/>
              <w:right w:val="nil"/>
            </w:tcBorders>
            <w:shd w:val="clear" w:color="auto" w:fill="auto"/>
            <w:vAlign w:val="center"/>
            <w:hideMark/>
          </w:tcPr>
          <w:p w14:paraId="4E7D3AF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w:t>
            </w:r>
          </w:p>
        </w:tc>
        <w:tc>
          <w:tcPr>
            <w:tcW w:w="600" w:type="dxa"/>
            <w:tcBorders>
              <w:top w:val="nil"/>
              <w:left w:val="nil"/>
              <w:bottom w:val="nil"/>
              <w:right w:val="nil"/>
            </w:tcBorders>
            <w:shd w:val="clear" w:color="auto" w:fill="auto"/>
            <w:vAlign w:val="center"/>
            <w:hideMark/>
          </w:tcPr>
          <w:p w14:paraId="354CFB9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w:t>
            </w:r>
          </w:p>
        </w:tc>
        <w:tc>
          <w:tcPr>
            <w:tcW w:w="995" w:type="dxa"/>
            <w:tcBorders>
              <w:top w:val="nil"/>
              <w:left w:val="nil"/>
              <w:bottom w:val="nil"/>
              <w:right w:val="nil"/>
            </w:tcBorders>
            <w:shd w:val="clear" w:color="auto" w:fill="auto"/>
            <w:vAlign w:val="center"/>
            <w:hideMark/>
          </w:tcPr>
          <w:p w14:paraId="655C971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-0.126***</w:t>
            </w:r>
          </w:p>
        </w:tc>
        <w:tc>
          <w:tcPr>
            <w:tcW w:w="814" w:type="dxa"/>
            <w:tcBorders>
              <w:top w:val="nil"/>
              <w:left w:val="nil"/>
              <w:bottom w:val="nil"/>
              <w:right w:val="nil"/>
            </w:tcBorders>
            <w:shd w:val="clear" w:color="auto" w:fill="auto"/>
            <w:vAlign w:val="center"/>
            <w:hideMark/>
          </w:tcPr>
          <w:p w14:paraId="2C1E036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0.87</w:t>
            </w:r>
          </w:p>
        </w:tc>
        <w:tc>
          <w:tcPr>
            <w:tcW w:w="630" w:type="dxa"/>
            <w:tcBorders>
              <w:top w:val="nil"/>
              <w:left w:val="nil"/>
              <w:bottom w:val="nil"/>
              <w:right w:val="nil"/>
            </w:tcBorders>
            <w:shd w:val="clear" w:color="auto" w:fill="auto"/>
            <w:vAlign w:val="center"/>
            <w:hideMark/>
          </w:tcPr>
          <w:p w14:paraId="16759EC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0.99</w:t>
            </w:r>
          </w:p>
        </w:tc>
        <w:tc>
          <w:tcPr>
            <w:tcW w:w="1048" w:type="dxa"/>
            <w:tcBorders>
              <w:top w:val="nil"/>
              <w:left w:val="nil"/>
              <w:bottom w:val="nil"/>
              <w:right w:val="nil"/>
            </w:tcBorders>
            <w:shd w:val="clear" w:color="auto" w:fill="auto"/>
            <w:vAlign w:val="center"/>
            <w:hideMark/>
          </w:tcPr>
          <w:p w14:paraId="3957E9C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-0.119***</w:t>
            </w:r>
          </w:p>
        </w:tc>
        <w:tc>
          <w:tcPr>
            <w:tcW w:w="798" w:type="dxa"/>
            <w:tcBorders>
              <w:top w:val="nil"/>
              <w:left w:val="nil"/>
              <w:bottom w:val="nil"/>
              <w:right w:val="nil"/>
            </w:tcBorders>
            <w:shd w:val="clear" w:color="auto" w:fill="auto"/>
            <w:vAlign w:val="center"/>
            <w:hideMark/>
          </w:tcPr>
          <w:p w14:paraId="7CB0D38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0.92</w:t>
            </w:r>
          </w:p>
        </w:tc>
        <w:tc>
          <w:tcPr>
            <w:tcW w:w="630" w:type="dxa"/>
            <w:tcBorders>
              <w:top w:val="nil"/>
              <w:left w:val="nil"/>
              <w:bottom w:val="nil"/>
              <w:right w:val="nil"/>
            </w:tcBorders>
            <w:shd w:val="clear" w:color="auto" w:fill="auto"/>
            <w:vAlign w:val="center"/>
            <w:hideMark/>
          </w:tcPr>
          <w:p w14:paraId="26AEF60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1.00</w:t>
            </w:r>
          </w:p>
        </w:tc>
        <w:tc>
          <w:tcPr>
            <w:tcW w:w="1048" w:type="dxa"/>
            <w:tcBorders>
              <w:top w:val="nil"/>
              <w:left w:val="nil"/>
              <w:bottom w:val="nil"/>
              <w:right w:val="nil"/>
            </w:tcBorders>
            <w:shd w:val="clear" w:color="auto" w:fill="auto"/>
            <w:vAlign w:val="center"/>
            <w:hideMark/>
          </w:tcPr>
          <w:p w14:paraId="2120147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-0.0750***</w:t>
            </w:r>
          </w:p>
        </w:tc>
      </w:tr>
      <w:tr w:rsidR="001B7801" w:rsidRPr="001B7801" w14:paraId="722FCCE1" w14:textId="77777777" w:rsidTr="001B7801">
        <w:trPr>
          <w:trHeight w:val="225"/>
        </w:trPr>
        <w:tc>
          <w:tcPr>
            <w:tcW w:w="1460" w:type="dxa"/>
            <w:tcBorders>
              <w:top w:val="nil"/>
              <w:left w:val="nil"/>
              <w:bottom w:val="nil"/>
              <w:right w:val="nil"/>
            </w:tcBorders>
            <w:shd w:val="clear" w:color="auto" w:fill="auto"/>
            <w:noWrap/>
            <w:vAlign w:val="bottom"/>
            <w:hideMark/>
          </w:tcPr>
          <w:p w14:paraId="2BEFE34A"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p>
        </w:tc>
        <w:tc>
          <w:tcPr>
            <w:tcW w:w="814" w:type="dxa"/>
            <w:tcBorders>
              <w:top w:val="nil"/>
              <w:left w:val="nil"/>
              <w:bottom w:val="nil"/>
              <w:right w:val="nil"/>
            </w:tcBorders>
            <w:shd w:val="clear" w:color="auto" w:fill="auto"/>
            <w:vAlign w:val="center"/>
            <w:hideMark/>
          </w:tcPr>
          <w:p w14:paraId="2CEF6B1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77EC500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3FC82F3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814" w:type="dxa"/>
            <w:tcBorders>
              <w:top w:val="nil"/>
              <w:left w:val="nil"/>
              <w:bottom w:val="nil"/>
              <w:right w:val="nil"/>
            </w:tcBorders>
            <w:shd w:val="clear" w:color="auto" w:fill="auto"/>
            <w:vAlign w:val="center"/>
            <w:hideMark/>
          </w:tcPr>
          <w:p w14:paraId="7DC7E37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786F071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566F6DF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814" w:type="dxa"/>
            <w:tcBorders>
              <w:top w:val="nil"/>
              <w:left w:val="nil"/>
              <w:bottom w:val="nil"/>
              <w:right w:val="nil"/>
            </w:tcBorders>
            <w:shd w:val="clear" w:color="auto" w:fill="auto"/>
            <w:vAlign w:val="center"/>
            <w:hideMark/>
          </w:tcPr>
          <w:p w14:paraId="0BDBA07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03A88E8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vAlign w:val="center"/>
            <w:hideMark/>
          </w:tcPr>
          <w:p w14:paraId="74700CC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820" w:type="dxa"/>
            <w:tcBorders>
              <w:top w:val="nil"/>
              <w:left w:val="nil"/>
              <w:bottom w:val="nil"/>
              <w:right w:val="nil"/>
            </w:tcBorders>
            <w:shd w:val="clear" w:color="auto" w:fill="auto"/>
            <w:vAlign w:val="center"/>
            <w:hideMark/>
          </w:tcPr>
          <w:p w14:paraId="09A742A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00" w:type="dxa"/>
            <w:tcBorders>
              <w:top w:val="nil"/>
              <w:left w:val="nil"/>
              <w:bottom w:val="nil"/>
              <w:right w:val="nil"/>
            </w:tcBorders>
            <w:shd w:val="clear" w:color="auto" w:fill="auto"/>
            <w:vAlign w:val="center"/>
            <w:hideMark/>
          </w:tcPr>
          <w:p w14:paraId="70B4CD0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995" w:type="dxa"/>
            <w:tcBorders>
              <w:top w:val="nil"/>
              <w:left w:val="nil"/>
              <w:bottom w:val="nil"/>
              <w:right w:val="nil"/>
            </w:tcBorders>
            <w:shd w:val="clear" w:color="auto" w:fill="auto"/>
            <w:vAlign w:val="center"/>
            <w:hideMark/>
          </w:tcPr>
          <w:p w14:paraId="632A162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814" w:type="dxa"/>
            <w:tcBorders>
              <w:top w:val="nil"/>
              <w:left w:val="nil"/>
              <w:bottom w:val="nil"/>
              <w:right w:val="nil"/>
            </w:tcBorders>
            <w:shd w:val="clear" w:color="auto" w:fill="auto"/>
            <w:vAlign w:val="center"/>
            <w:hideMark/>
          </w:tcPr>
          <w:p w14:paraId="60A1A2C6" w14:textId="77777777" w:rsidR="001B7801" w:rsidRPr="001B7801" w:rsidRDefault="001B7801" w:rsidP="001B7801">
            <w:pPr>
              <w:spacing w:after="0" w:line="240" w:lineRule="auto"/>
              <w:jc w:val="right"/>
              <w:rPr>
                <w:rFonts w:ascii="Garamond" w:eastAsia="Times New Roman" w:hAnsi="Garamond" w:cs="Calibri"/>
                <w:color w:val="000000"/>
                <w:sz w:val="16"/>
                <w:szCs w:val="16"/>
                <w:lang w:eastAsia="pt-BR"/>
              </w:rPr>
            </w:pPr>
          </w:p>
        </w:tc>
        <w:tc>
          <w:tcPr>
            <w:tcW w:w="630" w:type="dxa"/>
            <w:tcBorders>
              <w:top w:val="nil"/>
              <w:left w:val="nil"/>
              <w:bottom w:val="nil"/>
              <w:right w:val="nil"/>
            </w:tcBorders>
            <w:shd w:val="clear" w:color="auto" w:fill="auto"/>
            <w:vAlign w:val="center"/>
            <w:hideMark/>
          </w:tcPr>
          <w:p w14:paraId="33EE6B62" w14:textId="77777777" w:rsidR="001B7801" w:rsidRPr="001B7801" w:rsidRDefault="001B7801" w:rsidP="001B7801">
            <w:pPr>
              <w:spacing w:after="0" w:line="240" w:lineRule="auto"/>
              <w:jc w:val="right"/>
              <w:rPr>
                <w:rFonts w:ascii="Garamond" w:eastAsia="Times New Roman" w:hAnsi="Garamond" w:cs="Calibri"/>
                <w:color w:val="000000"/>
                <w:sz w:val="16"/>
                <w:szCs w:val="16"/>
                <w:lang w:eastAsia="pt-BR"/>
              </w:rPr>
            </w:pPr>
          </w:p>
        </w:tc>
        <w:tc>
          <w:tcPr>
            <w:tcW w:w="1048" w:type="dxa"/>
            <w:tcBorders>
              <w:top w:val="nil"/>
              <w:left w:val="nil"/>
              <w:bottom w:val="nil"/>
              <w:right w:val="nil"/>
            </w:tcBorders>
            <w:shd w:val="clear" w:color="auto" w:fill="auto"/>
            <w:vAlign w:val="center"/>
            <w:hideMark/>
          </w:tcPr>
          <w:p w14:paraId="5C9A663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2A4F4C9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3F3A91E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1048" w:type="dxa"/>
            <w:tcBorders>
              <w:top w:val="nil"/>
              <w:left w:val="nil"/>
              <w:bottom w:val="nil"/>
              <w:right w:val="nil"/>
            </w:tcBorders>
            <w:shd w:val="clear" w:color="auto" w:fill="auto"/>
            <w:noWrap/>
            <w:vAlign w:val="bottom"/>
            <w:hideMark/>
          </w:tcPr>
          <w:p w14:paraId="44FB27B9" w14:textId="77777777" w:rsidR="001B7801" w:rsidRPr="001B7801" w:rsidRDefault="001B7801" w:rsidP="001B7801">
            <w:pPr>
              <w:spacing w:after="0" w:line="240" w:lineRule="auto"/>
              <w:rPr>
                <w:rFonts w:ascii="Calibri" w:eastAsia="Times New Roman" w:hAnsi="Calibri" w:cs="Calibri"/>
                <w:color w:val="000000"/>
                <w:sz w:val="16"/>
                <w:szCs w:val="16"/>
                <w:lang w:eastAsia="pt-BR"/>
              </w:rPr>
            </w:pPr>
          </w:p>
        </w:tc>
      </w:tr>
      <w:tr w:rsidR="001B7801" w:rsidRPr="001B7801" w14:paraId="0E0986A6" w14:textId="77777777" w:rsidTr="001B7801">
        <w:trPr>
          <w:trHeight w:val="255"/>
        </w:trPr>
        <w:tc>
          <w:tcPr>
            <w:tcW w:w="16319" w:type="dxa"/>
            <w:gridSpan w:val="19"/>
            <w:tcBorders>
              <w:top w:val="nil"/>
              <w:left w:val="nil"/>
              <w:bottom w:val="nil"/>
              <w:right w:val="nil"/>
            </w:tcBorders>
            <w:shd w:val="clear" w:color="auto" w:fill="auto"/>
            <w:noWrap/>
            <w:vAlign w:val="bottom"/>
            <w:hideMark/>
          </w:tcPr>
          <w:p w14:paraId="2ED3CA6D" w14:textId="0C397205"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Variáveis Municipais</w:t>
            </w:r>
          </w:p>
        </w:tc>
      </w:tr>
      <w:tr w:rsidR="001B7801" w:rsidRPr="001B7801" w14:paraId="03F67A58" w14:textId="77777777" w:rsidTr="001B7801">
        <w:trPr>
          <w:trHeight w:val="225"/>
        </w:trPr>
        <w:tc>
          <w:tcPr>
            <w:tcW w:w="1460" w:type="dxa"/>
            <w:tcBorders>
              <w:top w:val="nil"/>
              <w:left w:val="nil"/>
              <w:bottom w:val="nil"/>
              <w:right w:val="nil"/>
            </w:tcBorders>
            <w:shd w:val="clear" w:color="auto" w:fill="auto"/>
            <w:vAlign w:val="center"/>
            <w:hideMark/>
          </w:tcPr>
          <w:p w14:paraId="1E7F59FC"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IDHM Educação</w:t>
            </w:r>
          </w:p>
        </w:tc>
        <w:tc>
          <w:tcPr>
            <w:tcW w:w="814" w:type="dxa"/>
            <w:tcBorders>
              <w:top w:val="nil"/>
              <w:left w:val="nil"/>
              <w:bottom w:val="nil"/>
              <w:right w:val="nil"/>
            </w:tcBorders>
            <w:shd w:val="clear" w:color="auto" w:fill="auto"/>
            <w:vAlign w:val="center"/>
            <w:hideMark/>
          </w:tcPr>
          <w:p w14:paraId="16ABDD8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5A5F759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1B2EF60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-0.0701***</w:t>
            </w:r>
          </w:p>
        </w:tc>
        <w:tc>
          <w:tcPr>
            <w:tcW w:w="814" w:type="dxa"/>
            <w:tcBorders>
              <w:top w:val="nil"/>
              <w:left w:val="nil"/>
              <w:bottom w:val="nil"/>
              <w:right w:val="nil"/>
            </w:tcBorders>
            <w:shd w:val="clear" w:color="auto" w:fill="auto"/>
            <w:vAlign w:val="center"/>
            <w:hideMark/>
          </w:tcPr>
          <w:p w14:paraId="73A0372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647125F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63C966B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-0.0701***</w:t>
            </w:r>
          </w:p>
        </w:tc>
        <w:tc>
          <w:tcPr>
            <w:tcW w:w="814" w:type="dxa"/>
            <w:tcBorders>
              <w:top w:val="nil"/>
              <w:left w:val="nil"/>
              <w:bottom w:val="nil"/>
              <w:right w:val="nil"/>
            </w:tcBorders>
            <w:shd w:val="clear" w:color="auto" w:fill="auto"/>
            <w:vAlign w:val="center"/>
            <w:hideMark/>
          </w:tcPr>
          <w:p w14:paraId="407758D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3D983DC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1487811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-0.0701***</w:t>
            </w:r>
          </w:p>
        </w:tc>
        <w:tc>
          <w:tcPr>
            <w:tcW w:w="820" w:type="dxa"/>
            <w:tcBorders>
              <w:top w:val="nil"/>
              <w:left w:val="nil"/>
              <w:bottom w:val="nil"/>
              <w:right w:val="nil"/>
            </w:tcBorders>
            <w:shd w:val="clear" w:color="auto" w:fill="auto"/>
            <w:vAlign w:val="center"/>
            <w:hideMark/>
          </w:tcPr>
          <w:p w14:paraId="2D70423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w:t>
            </w:r>
          </w:p>
        </w:tc>
        <w:tc>
          <w:tcPr>
            <w:tcW w:w="600" w:type="dxa"/>
            <w:tcBorders>
              <w:top w:val="nil"/>
              <w:left w:val="nil"/>
              <w:bottom w:val="nil"/>
              <w:right w:val="nil"/>
            </w:tcBorders>
            <w:shd w:val="clear" w:color="auto" w:fill="auto"/>
            <w:vAlign w:val="center"/>
            <w:hideMark/>
          </w:tcPr>
          <w:p w14:paraId="46A949A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w:t>
            </w:r>
          </w:p>
        </w:tc>
        <w:tc>
          <w:tcPr>
            <w:tcW w:w="995" w:type="dxa"/>
            <w:tcBorders>
              <w:top w:val="nil"/>
              <w:left w:val="nil"/>
              <w:bottom w:val="nil"/>
              <w:right w:val="nil"/>
            </w:tcBorders>
            <w:shd w:val="clear" w:color="auto" w:fill="auto"/>
            <w:vAlign w:val="center"/>
            <w:hideMark/>
          </w:tcPr>
          <w:p w14:paraId="677AF69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-0.0701***</w:t>
            </w:r>
          </w:p>
        </w:tc>
        <w:tc>
          <w:tcPr>
            <w:tcW w:w="814" w:type="dxa"/>
            <w:tcBorders>
              <w:top w:val="nil"/>
              <w:left w:val="nil"/>
              <w:bottom w:val="nil"/>
              <w:right w:val="nil"/>
            </w:tcBorders>
            <w:shd w:val="clear" w:color="auto" w:fill="auto"/>
            <w:vAlign w:val="center"/>
            <w:hideMark/>
          </w:tcPr>
          <w:p w14:paraId="7353BD4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6E920BC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73DA1B1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-0.0701***</w:t>
            </w:r>
          </w:p>
        </w:tc>
        <w:tc>
          <w:tcPr>
            <w:tcW w:w="798" w:type="dxa"/>
            <w:tcBorders>
              <w:top w:val="nil"/>
              <w:left w:val="nil"/>
              <w:bottom w:val="nil"/>
              <w:right w:val="nil"/>
            </w:tcBorders>
            <w:shd w:val="clear" w:color="auto" w:fill="auto"/>
            <w:vAlign w:val="center"/>
            <w:hideMark/>
          </w:tcPr>
          <w:p w14:paraId="114F41A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2896E2A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0.59</w:t>
            </w:r>
          </w:p>
        </w:tc>
        <w:tc>
          <w:tcPr>
            <w:tcW w:w="1048" w:type="dxa"/>
            <w:tcBorders>
              <w:top w:val="nil"/>
              <w:left w:val="nil"/>
              <w:bottom w:val="nil"/>
              <w:right w:val="nil"/>
            </w:tcBorders>
            <w:shd w:val="clear" w:color="auto" w:fill="auto"/>
            <w:vAlign w:val="center"/>
            <w:hideMark/>
          </w:tcPr>
          <w:p w14:paraId="3F82474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-0.0701***</w:t>
            </w:r>
          </w:p>
        </w:tc>
      </w:tr>
      <w:tr w:rsidR="001B7801" w:rsidRPr="001B7801" w14:paraId="384B4964" w14:textId="77777777" w:rsidTr="001B7801">
        <w:trPr>
          <w:trHeight w:val="225"/>
        </w:trPr>
        <w:tc>
          <w:tcPr>
            <w:tcW w:w="1460" w:type="dxa"/>
            <w:tcBorders>
              <w:top w:val="nil"/>
              <w:left w:val="nil"/>
              <w:right w:val="nil"/>
            </w:tcBorders>
            <w:shd w:val="clear" w:color="auto" w:fill="auto"/>
            <w:vAlign w:val="center"/>
            <w:hideMark/>
          </w:tcPr>
          <w:p w14:paraId="21C030E0"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IDHM Renda</w:t>
            </w:r>
          </w:p>
        </w:tc>
        <w:tc>
          <w:tcPr>
            <w:tcW w:w="814" w:type="dxa"/>
            <w:tcBorders>
              <w:top w:val="nil"/>
              <w:left w:val="nil"/>
              <w:right w:val="nil"/>
            </w:tcBorders>
            <w:shd w:val="clear" w:color="auto" w:fill="auto"/>
            <w:vAlign w:val="center"/>
            <w:hideMark/>
          </w:tcPr>
          <w:p w14:paraId="651FCFF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107A720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44763A7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-0.0420**</w:t>
            </w:r>
          </w:p>
        </w:tc>
        <w:tc>
          <w:tcPr>
            <w:tcW w:w="814" w:type="dxa"/>
            <w:tcBorders>
              <w:top w:val="nil"/>
              <w:left w:val="nil"/>
              <w:right w:val="nil"/>
            </w:tcBorders>
            <w:shd w:val="clear" w:color="auto" w:fill="auto"/>
            <w:vAlign w:val="center"/>
            <w:hideMark/>
          </w:tcPr>
          <w:p w14:paraId="06AD7D4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48AB364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6B4D16F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-0.0420**</w:t>
            </w:r>
          </w:p>
        </w:tc>
        <w:tc>
          <w:tcPr>
            <w:tcW w:w="814" w:type="dxa"/>
            <w:tcBorders>
              <w:top w:val="nil"/>
              <w:left w:val="nil"/>
              <w:right w:val="nil"/>
            </w:tcBorders>
            <w:shd w:val="clear" w:color="auto" w:fill="auto"/>
            <w:vAlign w:val="center"/>
            <w:hideMark/>
          </w:tcPr>
          <w:p w14:paraId="0776897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6983CF8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00BD443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-0.0420**</w:t>
            </w:r>
          </w:p>
        </w:tc>
        <w:tc>
          <w:tcPr>
            <w:tcW w:w="820" w:type="dxa"/>
            <w:tcBorders>
              <w:top w:val="nil"/>
              <w:left w:val="nil"/>
              <w:right w:val="nil"/>
            </w:tcBorders>
            <w:shd w:val="clear" w:color="auto" w:fill="auto"/>
            <w:vAlign w:val="center"/>
            <w:hideMark/>
          </w:tcPr>
          <w:p w14:paraId="77EEA11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w:t>
            </w:r>
          </w:p>
        </w:tc>
        <w:tc>
          <w:tcPr>
            <w:tcW w:w="600" w:type="dxa"/>
            <w:tcBorders>
              <w:top w:val="nil"/>
              <w:left w:val="nil"/>
              <w:right w:val="nil"/>
            </w:tcBorders>
            <w:shd w:val="clear" w:color="auto" w:fill="auto"/>
            <w:vAlign w:val="center"/>
            <w:hideMark/>
          </w:tcPr>
          <w:p w14:paraId="18A792A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0.7</w:t>
            </w:r>
          </w:p>
        </w:tc>
        <w:tc>
          <w:tcPr>
            <w:tcW w:w="995" w:type="dxa"/>
            <w:tcBorders>
              <w:top w:val="nil"/>
              <w:left w:val="nil"/>
              <w:right w:val="nil"/>
            </w:tcBorders>
            <w:shd w:val="clear" w:color="auto" w:fill="auto"/>
            <w:vAlign w:val="center"/>
            <w:hideMark/>
          </w:tcPr>
          <w:p w14:paraId="6FB2E49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-0.0420**</w:t>
            </w:r>
          </w:p>
        </w:tc>
        <w:tc>
          <w:tcPr>
            <w:tcW w:w="814" w:type="dxa"/>
            <w:tcBorders>
              <w:top w:val="nil"/>
              <w:left w:val="nil"/>
              <w:right w:val="nil"/>
            </w:tcBorders>
            <w:shd w:val="clear" w:color="auto" w:fill="auto"/>
            <w:vAlign w:val="center"/>
            <w:hideMark/>
          </w:tcPr>
          <w:p w14:paraId="3CF95F3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45C65DF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661024F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-0.0420**</w:t>
            </w:r>
          </w:p>
        </w:tc>
        <w:tc>
          <w:tcPr>
            <w:tcW w:w="798" w:type="dxa"/>
            <w:tcBorders>
              <w:top w:val="nil"/>
              <w:left w:val="nil"/>
              <w:right w:val="nil"/>
            </w:tcBorders>
            <w:shd w:val="clear" w:color="auto" w:fill="auto"/>
            <w:vAlign w:val="center"/>
            <w:hideMark/>
          </w:tcPr>
          <w:p w14:paraId="1467468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5909ED0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0.66</w:t>
            </w:r>
          </w:p>
        </w:tc>
        <w:tc>
          <w:tcPr>
            <w:tcW w:w="1048" w:type="dxa"/>
            <w:tcBorders>
              <w:top w:val="nil"/>
              <w:left w:val="nil"/>
              <w:right w:val="nil"/>
            </w:tcBorders>
            <w:shd w:val="clear" w:color="auto" w:fill="auto"/>
            <w:vAlign w:val="center"/>
            <w:hideMark/>
          </w:tcPr>
          <w:p w14:paraId="6CD8128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-0.0420**</w:t>
            </w:r>
          </w:p>
        </w:tc>
      </w:tr>
      <w:tr w:rsidR="001B7801" w:rsidRPr="001B7801" w14:paraId="2B640F18" w14:textId="77777777" w:rsidTr="001B7801">
        <w:trPr>
          <w:trHeight w:val="465"/>
        </w:trPr>
        <w:tc>
          <w:tcPr>
            <w:tcW w:w="1460" w:type="dxa"/>
            <w:tcBorders>
              <w:top w:val="nil"/>
              <w:left w:val="nil"/>
              <w:bottom w:val="single" w:sz="12" w:space="0" w:color="auto"/>
              <w:right w:val="nil"/>
            </w:tcBorders>
            <w:shd w:val="clear" w:color="auto" w:fill="auto"/>
            <w:vAlign w:val="center"/>
            <w:hideMark/>
          </w:tcPr>
          <w:p w14:paraId="3B4B497C"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Indicador de Acesso</w:t>
            </w:r>
          </w:p>
        </w:tc>
        <w:tc>
          <w:tcPr>
            <w:tcW w:w="814" w:type="dxa"/>
            <w:tcBorders>
              <w:top w:val="nil"/>
              <w:left w:val="nil"/>
              <w:bottom w:val="single" w:sz="12" w:space="0" w:color="auto"/>
              <w:right w:val="nil"/>
            </w:tcBorders>
            <w:shd w:val="clear" w:color="auto" w:fill="auto"/>
            <w:vAlign w:val="center"/>
            <w:hideMark/>
          </w:tcPr>
          <w:p w14:paraId="524EF0D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3979427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7BF6AB9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-0.00171**</w:t>
            </w:r>
          </w:p>
        </w:tc>
        <w:tc>
          <w:tcPr>
            <w:tcW w:w="814" w:type="dxa"/>
            <w:tcBorders>
              <w:top w:val="nil"/>
              <w:left w:val="nil"/>
              <w:bottom w:val="single" w:sz="12" w:space="0" w:color="auto"/>
              <w:right w:val="nil"/>
            </w:tcBorders>
            <w:shd w:val="clear" w:color="auto" w:fill="auto"/>
            <w:vAlign w:val="center"/>
            <w:hideMark/>
          </w:tcPr>
          <w:p w14:paraId="41217EB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3D0741F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5A7A9AD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-0.00171**</w:t>
            </w:r>
          </w:p>
        </w:tc>
        <w:tc>
          <w:tcPr>
            <w:tcW w:w="814" w:type="dxa"/>
            <w:tcBorders>
              <w:top w:val="nil"/>
              <w:left w:val="nil"/>
              <w:bottom w:val="single" w:sz="12" w:space="0" w:color="auto"/>
              <w:right w:val="nil"/>
            </w:tcBorders>
            <w:shd w:val="clear" w:color="auto" w:fill="auto"/>
            <w:vAlign w:val="center"/>
            <w:hideMark/>
          </w:tcPr>
          <w:p w14:paraId="2C93ECF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41F6DA6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3624B7D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-0.00171**</w:t>
            </w:r>
          </w:p>
        </w:tc>
        <w:tc>
          <w:tcPr>
            <w:tcW w:w="820" w:type="dxa"/>
            <w:tcBorders>
              <w:top w:val="nil"/>
              <w:left w:val="nil"/>
              <w:bottom w:val="single" w:sz="12" w:space="0" w:color="auto"/>
              <w:right w:val="nil"/>
            </w:tcBorders>
            <w:shd w:val="clear" w:color="auto" w:fill="auto"/>
            <w:vAlign w:val="center"/>
            <w:hideMark/>
          </w:tcPr>
          <w:p w14:paraId="39ADB5E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w:t>
            </w:r>
          </w:p>
        </w:tc>
        <w:tc>
          <w:tcPr>
            <w:tcW w:w="600" w:type="dxa"/>
            <w:tcBorders>
              <w:top w:val="nil"/>
              <w:left w:val="nil"/>
              <w:bottom w:val="single" w:sz="12" w:space="0" w:color="auto"/>
              <w:right w:val="nil"/>
            </w:tcBorders>
            <w:shd w:val="clear" w:color="auto" w:fill="auto"/>
            <w:vAlign w:val="center"/>
            <w:hideMark/>
          </w:tcPr>
          <w:p w14:paraId="58294AD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w:t>
            </w:r>
          </w:p>
        </w:tc>
        <w:tc>
          <w:tcPr>
            <w:tcW w:w="995" w:type="dxa"/>
            <w:tcBorders>
              <w:top w:val="nil"/>
              <w:left w:val="nil"/>
              <w:bottom w:val="single" w:sz="12" w:space="0" w:color="auto"/>
              <w:right w:val="nil"/>
            </w:tcBorders>
            <w:shd w:val="clear" w:color="auto" w:fill="auto"/>
            <w:vAlign w:val="center"/>
            <w:hideMark/>
          </w:tcPr>
          <w:p w14:paraId="4329231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-0.00171**</w:t>
            </w:r>
          </w:p>
        </w:tc>
        <w:tc>
          <w:tcPr>
            <w:tcW w:w="814" w:type="dxa"/>
            <w:tcBorders>
              <w:top w:val="nil"/>
              <w:left w:val="nil"/>
              <w:bottom w:val="single" w:sz="12" w:space="0" w:color="auto"/>
              <w:right w:val="nil"/>
            </w:tcBorders>
            <w:shd w:val="clear" w:color="auto" w:fill="auto"/>
            <w:vAlign w:val="center"/>
            <w:hideMark/>
          </w:tcPr>
          <w:p w14:paraId="1C336B3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7BA5ED1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27861ED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-0.00171**</w:t>
            </w:r>
          </w:p>
        </w:tc>
        <w:tc>
          <w:tcPr>
            <w:tcW w:w="798" w:type="dxa"/>
            <w:tcBorders>
              <w:top w:val="nil"/>
              <w:left w:val="nil"/>
              <w:bottom w:val="single" w:sz="12" w:space="0" w:color="auto"/>
              <w:right w:val="nil"/>
            </w:tcBorders>
            <w:shd w:val="clear" w:color="auto" w:fill="auto"/>
            <w:vAlign w:val="center"/>
            <w:hideMark/>
          </w:tcPr>
          <w:p w14:paraId="5F5B007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412CC81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1048" w:type="dxa"/>
            <w:tcBorders>
              <w:top w:val="nil"/>
              <w:left w:val="nil"/>
              <w:bottom w:val="single" w:sz="12" w:space="0" w:color="auto"/>
              <w:right w:val="nil"/>
            </w:tcBorders>
            <w:shd w:val="clear" w:color="auto" w:fill="auto"/>
            <w:vAlign w:val="center"/>
            <w:hideMark/>
          </w:tcPr>
          <w:p w14:paraId="6E0405E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-0.00171**</w:t>
            </w:r>
          </w:p>
        </w:tc>
      </w:tr>
    </w:tbl>
    <w:p w14:paraId="49063714" w14:textId="29B4FDAA" w:rsidR="00775A42" w:rsidRDefault="00775A42" w:rsidP="00775A42">
      <w:pPr>
        <w:spacing w:after="0" w:line="360" w:lineRule="auto"/>
        <w:rPr>
          <w:rFonts w:ascii="Arial" w:hAnsi="Arial" w:cs="Arial"/>
          <w:sz w:val="20"/>
          <w:szCs w:val="20"/>
        </w:rPr>
      </w:pPr>
      <w:r w:rsidRPr="00F87C1D">
        <w:rPr>
          <w:rFonts w:ascii="Arial" w:hAnsi="Arial" w:cs="Arial"/>
          <w:sz w:val="20"/>
          <w:szCs w:val="20"/>
        </w:rPr>
        <w:t>* p&lt;0.05, ** p&lt;0.01, *** p&lt;0.001</w:t>
      </w:r>
      <w:r>
        <w:rPr>
          <w:rFonts w:ascii="Arial" w:hAnsi="Arial" w:cs="Arial"/>
          <w:sz w:val="20"/>
          <w:szCs w:val="20"/>
        </w:rPr>
        <w:t xml:space="preserve"> e Dif. = Média Controle - Média GP 2015 (GP = Grupo</w:t>
      </w:r>
      <w:proofErr w:type="gramStart"/>
      <w:r>
        <w:rPr>
          <w:rFonts w:ascii="Arial" w:hAnsi="Arial" w:cs="Arial"/>
          <w:sz w:val="20"/>
          <w:szCs w:val="20"/>
        </w:rPr>
        <w:t>)</w:t>
      </w:r>
      <w:proofErr w:type="gramEnd"/>
    </w:p>
    <w:p w14:paraId="7512E934" w14:textId="77777777" w:rsidR="00EE1D5C" w:rsidRDefault="00EE1D5C" w:rsidP="00EE1D5C">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00548B86" w14:textId="77777777" w:rsidR="001B7801" w:rsidRDefault="001B7801" w:rsidP="00BC1B06">
      <w:pPr>
        <w:spacing w:after="0" w:line="360" w:lineRule="auto"/>
        <w:jc w:val="both"/>
        <w:rPr>
          <w:rFonts w:ascii="Arial" w:hAnsi="Arial" w:cs="Arial"/>
          <w:sz w:val="24"/>
        </w:rPr>
        <w:sectPr w:rsidR="001B7801" w:rsidSect="001B7801">
          <w:pgSz w:w="16838" w:h="11906" w:orient="landscape"/>
          <w:pgMar w:top="567" w:right="284" w:bottom="567" w:left="284" w:header="709" w:footer="709" w:gutter="0"/>
          <w:cols w:space="708"/>
          <w:docGrid w:linePitch="360"/>
        </w:sectPr>
      </w:pPr>
    </w:p>
    <w:p w14:paraId="3EAAE9A0" w14:textId="6FD5675F" w:rsidR="008A212B" w:rsidRPr="008A212B" w:rsidRDefault="008A212B" w:rsidP="008A212B">
      <w:pPr>
        <w:pStyle w:val="Legenda"/>
        <w:keepNext/>
        <w:jc w:val="center"/>
        <w:rPr>
          <w:rFonts w:ascii="Arial" w:hAnsi="Arial" w:cs="Arial"/>
          <w:i w:val="0"/>
          <w:color w:val="auto"/>
          <w:sz w:val="24"/>
        </w:rPr>
      </w:pPr>
      <w:r w:rsidRPr="008A212B">
        <w:rPr>
          <w:rFonts w:ascii="Arial" w:hAnsi="Arial" w:cs="Arial"/>
          <w:i w:val="0"/>
          <w:color w:val="auto"/>
          <w:sz w:val="24"/>
        </w:rPr>
        <w:lastRenderedPageBreak/>
        <w:t xml:space="preserve">Tabela </w:t>
      </w:r>
      <w:r w:rsidRPr="008A212B">
        <w:rPr>
          <w:rFonts w:ascii="Arial" w:hAnsi="Arial" w:cs="Arial"/>
          <w:i w:val="0"/>
          <w:color w:val="auto"/>
          <w:sz w:val="24"/>
        </w:rPr>
        <w:fldChar w:fldCharType="begin"/>
      </w:r>
      <w:r w:rsidRPr="008A212B">
        <w:rPr>
          <w:rFonts w:ascii="Arial" w:hAnsi="Arial" w:cs="Arial"/>
          <w:i w:val="0"/>
          <w:color w:val="auto"/>
          <w:sz w:val="24"/>
        </w:rPr>
        <w:instrText xml:space="preserve"> SEQ Tabela \* ARABIC </w:instrText>
      </w:r>
      <w:r w:rsidRPr="008A212B">
        <w:rPr>
          <w:rFonts w:ascii="Arial" w:hAnsi="Arial" w:cs="Arial"/>
          <w:i w:val="0"/>
          <w:color w:val="auto"/>
          <w:sz w:val="24"/>
        </w:rPr>
        <w:fldChar w:fldCharType="separate"/>
      </w:r>
      <w:r w:rsidR="00E073E3">
        <w:rPr>
          <w:rFonts w:ascii="Arial" w:hAnsi="Arial" w:cs="Arial"/>
          <w:i w:val="0"/>
          <w:noProof/>
          <w:color w:val="auto"/>
          <w:sz w:val="24"/>
        </w:rPr>
        <w:t>17</w:t>
      </w:r>
      <w:r w:rsidRPr="008A212B">
        <w:rPr>
          <w:rFonts w:ascii="Arial" w:hAnsi="Arial" w:cs="Arial"/>
          <w:i w:val="0"/>
          <w:color w:val="auto"/>
          <w:sz w:val="24"/>
        </w:rPr>
        <w:fldChar w:fldCharType="end"/>
      </w:r>
      <w:r w:rsidRPr="008A212B">
        <w:rPr>
          <w:rFonts w:ascii="Arial" w:hAnsi="Arial" w:cs="Arial"/>
          <w:i w:val="0"/>
          <w:color w:val="auto"/>
          <w:sz w:val="24"/>
        </w:rPr>
        <w:t xml:space="preserve"> - </w:t>
      </w:r>
      <w:r w:rsidR="00E67E93">
        <w:rPr>
          <w:rFonts w:ascii="Arial" w:hAnsi="Arial" w:cs="Arial"/>
          <w:i w:val="0"/>
          <w:color w:val="auto"/>
          <w:sz w:val="24"/>
        </w:rPr>
        <w:t xml:space="preserve">Tabela de Média das </w:t>
      </w:r>
      <w:proofErr w:type="spellStart"/>
      <w:r w:rsidR="00E67E93">
        <w:rPr>
          <w:rFonts w:ascii="Arial" w:hAnsi="Arial" w:cs="Arial"/>
          <w:i w:val="0"/>
          <w:color w:val="auto"/>
          <w:sz w:val="24"/>
        </w:rPr>
        <w:t>Covariadas</w:t>
      </w:r>
      <w:proofErr w:type="spellEnd"/>
      <w:r w:rsidR="00E67E93">
        <w:rPr>
          <w:rFonts w:ascii="Arial" w:hAnsi="Arial" w:cs="Arial"/>
          <w:i w:val="0"/>
          <w:color w:val="auto"/>
          <w:sz w:val="24"/>
        </w:rPr>
        <w:t xml:space="preserve"> </w:t>
      </w:r>
      <w:proofErr w:type="gramStart"/>
      <w:r w:rsidR="00E67E93">
        <w:rPr>
          <w:rFonts w:ascii="Arial" w:hAnsi="Arial" w:cs="Arial"/>
          <w:i w:val="0"/>
          <w:color w:val="auto"/>
          <w:sz w:val="24"/>
        </w:rPr>
        <w:t>dos Grupo</w:t>
      </w:r>
      <w:proofErr w:type="gramEnd"/>
      <w:r w:rsidR="00E67E93">
        <w:rPr>
          <w:rFonts w:ascii="Arial" w:hAnsi="Arial" w:cs="Arial"/>
          <w:i w:val="0"/>
          <w:color w:val="auto"/>
          <w:sz w:val="24"/>
        </w:rPr>
        <w:t xml:space="preserve"> de Controle e de 2017 para o 9º Ano do Ensino Fundamental</w:t>
      </w:r>
    </w:p>
    <w:tbl>
      <w:tblPr>
        <w:tblW w:w="15816" w:type="dxa"/>
        <w:tblInd w:w="55" w:type="dxa"/>
        <w:tblCellMar>
          <w:left w:w="70" w:type="dxa"/>
          <w:right w:w="70" w:type="dxa"/>
        </w:tblCellMar>
        <w:tblLook w:val="04A0" w:firstRow="1" w:lastRow="0" w:firstColumn="1" w:lastColumn="0" w:noHBand="0" w:noVBand="1"/>
      </w:tblPr>
      <w:tblGrid>
        <w:gridCol w:w="1440"/>
        <w:gridCol w:w="798"/>
        <w:gridCol w:w="630"/>
        <w:gridCol w:w="959"/>
        <w:gridCol w:w="798"/>
        <w:gridCol w:w="630"/>
        <w:gridCol w:w="995"/>
        <w:gridCol w:w="807"/>
        <w:gridCol w:w="630"/>
        <w:gridCol w:w="959"/>
        <w:gridCol w:w="798"/>
        <w:gridCol w:w="630"/>
        <w:gridCol w:w="959"/>
        <w:gridCol w:w="807"/>
        <w:gridCol w:w="630"/>
        <w:gridCol w:w="959"/>
        <w:gridCol w:w="798"/>
        <w:gridCol w:w="630"/>
        <w:gridCol w:w="959"/>
      </w:tblGrid>
      <w:tr w:rsidR="001B7801" w:rsidRPr="001B7801" w14:paraId="7B198A7B" w14:textId="77777777" w:rsidTr="007A4B60">
        <w:trPr>
          <w:trHeight w:val="319"/>
        </w:trPr>
        <w:tc>
          <w:tcPr>
            <w:tcW w:w="1440" w:type="dxa"/>
            <w:tcBorders>
              <w:top w:val="single" w:sz="12" w:space="0" w:color="auto"/>
              <w:left w:val="nil"/>
              <w:bottom w:val="nil"/>
              <w:right w:val="nil"/>
            </w:tcBorders>
            <w:shd w:val="clear" w:color="auto" w:fill="auto"/>
            <w:noWrap/>
            <w:vAlign w:val="bottom"/>
            <w:hideMark/>
          </w:tcPr>
          <w:p w14:paraId="48EEDCD6"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 </w:t>
            </w:r>
          </w:p>
        </w:tc>
        <w:tc>
          <w:tcPr>
            <w:tcW w:w="2387" w:type="dxa"/>
            <w:gridSpan w:val="3"/>
            <w:tcBorders>
              <w:top w:val="single" w:sz="12" w:space="0" w:color="auto"/>
              <w:left w:val="nil"/>
              <w:bottom w:val="nil"/>
              <w:right w:val="nil"/>
            </w:tcBorders>
            <w:shd w:val="clear" w:color="auto" w:fill="auto"/>
            <w:noWrap/>
            <w:vAlign w:val="bottom"/>
            <w:hideMark/>
          </w:tcPr>
          <w:p w14:paraId="0E9ACD3F"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2007</w:t>
            </w:r>
          </w:p>
        </w:tc>
        <w:tc>
          <w:tcPr>
            <w:tcW w:w="2423" w:type="dxa"/>
            <w:gridSpan w:val="3"/>
            <w:tcBorders>
              <w:top w:val="single" w:sz="12" w:space="0" w:color="auto"/>
              <w:left w:val="nil"/>
              <w:bottom w:val="nil"/>
              <w:right w:val="nil"/>
            </w:tcBorders>
            <w:shd w:val="clear" w:color="auto" w:fill="auto"/>
            <w:noWrap/>
            <w:vAlign w:val="bottom"/>
            <w:hideMark/>
          </w:tcPr>
          <w:p w14:paraId="63C092A5"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2009</w:t>
            </w:r>
          </w:p>
        </w:tc>
        <w:tc>
          <w:tcPr>
            <w:tcW w:w="2396" w:type="dxa"/>
            <w:gridSpan w:val="3"/>
            <w:tcBorders>
              <w:top w:val="single" w:sz="12" w:space="0" w:color="auto"/>
              <w:left w:val="nil"/>
              <w:bottom w:val="nil"/>
              <w:right w:val="nil"/>
            </w:tcBorders>
            <w:shd w:val="clear" w:color="auto" w:fill="auto"/>
            <w:noWrap/>
            <w:vAlign w:val="bottom"/>
            <w:hideMark/>
          </w:tcPr>
          <w:p w14:paraId="6DC6BCF3"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2011</w:t>
            </w:r>
          </w:p>
        </w:tc>
        <w:tc>
          <w:tcPr>
            <w:tcW w:w="1428" w:type="dxa"/>
            <w:gridSpan w:val="2"/>
            <w:tcBorders>
              <w:top w:val="single" w:sz="12" w:space="0" w:color="auto"/>
              <w:left w:val="nil"/>
              <w:bottom w:val="nil"/>
              <w:right w:val="nil"/>
            </w:tcBorders>
            <w:shd w:val="clear" w:color="auto" w:fill="auto"/>
            <w:noWrap/>
            <w:vAlign w:val="bottom"/>
            <w:hideMark/>
          </w:tcPr>
          <w:p w14:paraId="7C4B9D86"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2013</w:t>
            </w:r>
          </w:p>
        </w:tc>
        <w:tc>
          <w:tcPr>
            <w:tcW w:w="959" w:type="dxa"/>
            <w:tcBorders>
              <w:top w:val="single" w:sz="12" w:space="0" w:color="auto"/>
              <w:left w:val="nil"/>
              <w:bottom w:val="nil"/>
              <w:right w:val="nil"/>
            </w:tcBorders>
            <w:shd w:val="clear" w:color="auto" w:fill="auto"/>
            <w:noWrap/>
            <w:vAlign w:val="bottom"/>
            <w:hideMark/>
          </w:tcPr>
          <w:p w14:paraId="7BE72991"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 </w:t>
            </w:r>
          </w:p>
        </w:tc>
        <w:tc>
          <w:tcPr>
            <w:tcW w:w="2396" w:type="dxa"/>
            <w:gridSpan w:val="3"/>
            <w:tcBorders>
              <w:top w:val="single" w:sz="12" w:space="0" w:color="auto"/>
              <w:left w:val="nil"/>
              <w:bottom w:val="nil"/>
              <w:right w:val="nil"/>
            </w:tcBorders>
            <w:shd w:val="clear" w:color="auto" w:fill="auto"/>
            <w:noWrap/>
            <w:vAlign w:val="bottom"/>
            <w:hideMark/>
          </w:tcPr>
          <w:p w14:paraId="6E32A4AC"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2015</w:t>
            </w:r>
          </w:p>
        </w:tc>
        <w:tc>
          <w:tcPr>
            <w:tcW w:w="2387" w:type="dxa"/>
            <w:gridSpan w:val="3"/>
            <w:tcBorders>
              <w:top w:val="single" w:sz="12" w:space="0" w:color="auto"/>
              <w:left w:val="nil"/>
              <w:bottom w:val="nil"/>
              <w:right w:val="nil"/>
            </w:tcBorders>
            <w:shd w:val="clear" w:color="auto" w:fill="auto"/>
            <w:noWrap/>
            <w:vAlign w:val="bottom"/>
            <w:hideMark/>
          </w:tcPr>
          <w:p w14:paraId="27E44436"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2017</w:t>
            </w:r>
          </w:p>
        </w:tc>
      </w:tr>
      <w:tr w:rsidR="001B7801" w:rsidRPr="001B7801" w14:paraId="775D45D5" w14:textId="77777777" w:rsidTr="007A4B60">
        <w:trPr>
          <w:trHeight w:val="765"/>
        </w:trPr>
        <w:tc>
          <w:tcPr>
            <w:tcW w:w="1440" w:type="dxa"/>
            <w:tcBorders>
              <w:top w:val="nil"/>
              <w:left w:val="nil"/>
              <w:bottom w:val="single" w:sz="4" w:space="0" w:color="auto"/>
              <w:right w:val="nil"/>
            </w:tcBorders>
            <w:shd w:val="clear" w:color="auto" w:fill="auto"/>
            <w:vAlign w:val="center"/>
            <w:hideMark/>
          </w:tcPr>
          <w:p w14:paraId="1DE279BC" w14:textId="14A0AEAA" w:rsidR="001B7801" w:rsidRPr="001B7801" w:rsidRDefault="007A4B60" w:rsidP="007A4B60">
            <w:pPr>
              <w:spacing w:after="0" w:line="240" w:lineRule="auto"/>
              <w:jc w:val="center"/>
              <w:rPr>
                <w:rFonts w:ascii="Arial" w:eastAsia="Times New Roman" w:hAnsi="Arial" w:cs="Arial"/>
                <w:b/>
                <w:bCs/>
                <w:color w:val="000000"/>
                <w:sz w:val="16"/>
                <w:szCs w:val="16"/>
                <w:lang w:eastAsia="pt-BR"/>
              </w:rPr>
            </w:pPr>
            <w:r>
              <w:rPr>
                <w:rFonts w:ascii="Arial" w:eastAsia="Times New Roman" w:hAnsi="Arial" w:cs="Arial"/>
                <w:b/>
                <w:bCs/>
                <w:color w:val="000000"/>
                <w:sz w:val="16"/>
                <w:szCs w:val="16"/>
                <w:lang w:eastAsia="pt-BR"/>
              </w:rPr>
              <w:t>Variáveis</w:t>
            </w:r>
          </w:p>
        </w:tc>
        <w:tc>
          <w:tcPr>
            <w:tcW w:w="798" w:type="dxa"/>
            <w:tcBorders>
              <w:top w:val="nil"/>
              <w:left w:val="nil"/>
              <w:bottom w:val="single" w:sz="4" w:space="0" w:color="auto"/>
              <w:right w:val="nil"/>
            </w:tcBorders>
            <w:shd w:val="clear" w:color="auto" w:fill="auto"/>
            <w:vAlign w:val="center"/>
            <w:hideMark/>
          </w:tcPr>
          <w:p w14:paraId="1464EE40"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7F14D5A1"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2017</w:t>
            </w:r>
          </w:p>
        </w:tc>
        <w:tc>
          <w:tcPr>
            <w:tcW w:w="959" w:type="dxa"/>
            <w:tcBorders>
              <w:top w:val="nil"/>
              <w:left w:val="nil"/>
              <w:bottom w:val="single" w:sz="4" w:space="0" w:color="auto"/>
              <w:right w:val="nil"/>
            </w:tcBorders>
            <w:shd w:val="clear" w:color="auto" w:fill="auto"/>
            <w:vAlign w:val="center"/>
            <w:hideMark/>
          </w:tcPr>
          <w:p w14:paraId="5D546D29"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0AEC987D"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31A297AD"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2017</w:t>
            </w:r>
          </w:p>
        </w:tc>
        <w:tc>
          <w:tcPr>
            <w:tcW w:w="995" w:type="dxa"/>
            <w:tcBorders>
              <w:top w:val="nil"/>
              <w:left w:val="nil"/>
              <w:bottom w:val="single" w:sz="4" w:space="0" w:color="auto"/>
              <w:right w:val="nil"/>
            </w:tcBorders>
            <w:shd w:val="clear" w:color="auto" w:fill="auto"/>
            <w:vAlign w:val="center"/>
            <w:hideMark/>
          </w:tcPr>
          <w:p w14:paraId="45A19E64"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807" w:type="dxa"/>
            <w:tcBorders>
              <w:top w:val="nil"/>
              <w:left w:val="nil"/>
              <w:bottom w:val="single" w:sz="4" w:space="0" w:color="auto"/>
              <w:right w:val="nil"/>
            </w:tcBorders>
            <w:shd w:val="clear" w:color="auto" w:fill="auto"/>
            <w:vAlign w:val="center"/>
            <w:hideMark/>
          </w:tcPr>
          <w:p w14:paraId="6446344C"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74513CDF"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2017</w:t>
            </w:r>
          </w:p>
        </w:tc>
        <w:tc>
          <w:tcPr>
            <w:tcW w:w="959" w:type="dxa"/>
            <w:tcBorders>
              <w:top w:val="nil"/>
              <w:left w:val="nil"/>
              <w:bottom w:val="single" w:sz="4" w:space="0" w:color="auto"/>
              <w:right w:val="nil"/>
            </w:tcBorders>
            <w:shd w:val="clear" w:color="auto" w:fill="auto"/>
            <w:vAlign w:val="center"/>
            <w:hideMark/>
          </w:tcPr>
          <w:p w14:paraId="6B991B1D"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6BB21B26"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2AC86523"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2017</w:t>
            </w:r>
          </w:p>
        </w:tc>
        <w:tc>
          <w:tcPr>
            <w:tcW w:w="959" w:type="dxa"/>
            <w:tcBorders>
              <w:top w:val="nil"/>
              <w:left w:val="nil"/>
              <w:bottom w:val="single" w:sz="4" w:space="0" w:color="auto"/>
              <w:right w:val="nil"/>
            </w:tcBorders>
            <w:shd w:val="clear" w:color="auto" w:fill="auto"/>
            <w:vAlign w:val="center"/>
            <w:hideMark/>
          </w:tcPr>
          <w:p w14:paraId="64DCAB95"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807" w:type="dxa"/>
            <w:tcBorders>
              <w:top w:val="nil"/>
              <w:left w:val="nil"/>
              <w:bottom w:val="single" w:sz="4" w:space="0" w:color="auto"/>
              <w:right w:val="nil"/>
            </w:tcBorders>
            <w:shd w:val="clear" w:color="auto" w:fill="auto"/>
            <w:vAlign w:val="center"/>
            <w:hideMark/>
          </w:tcPr>
          <w:p w14:paraId="00AF51FE"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60E92F19"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2017</w:t>
            </w:r>
          </w:p>
        </w:tc>
        <w:tc>
          <w:tcPr>
            <w:tcW w:w="959" w:type="dxa"/>
            <w:tcBorders>
              <w:top w:val="nil"/>
              <w:left w:val="nil"/>
              <w:bottom w:val="single" w:sz="4" w:space="0" w:color="auto"/>
              <w:right w:val="nil"/>
            </w:tcBorders>
            <w:shd w:val="clear" w:color="auto" w:fill="auto"/>
            <w:vAlign w:val="center"/>
            <w:hideMark/>
          </w:tcPr>
          <w:p w14:paraId="6CC0CA44"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c>
          <w:tcPr>
            <w:tcW w:w="798" w:type="dxa"/>
            <w:tcBorders>
              <w:top w:val="nil"/>
              <w:left w:val="nil"/>
              <w:bottom w:val="single" w:sz="4" w:space="0" w:color="auto"/>
              <w:right w:val="nil"/>
            </w:tcBorders>
            <w:shd w:val="clear" w:color="auto" w:fill="auto"/>
            <w:vAlign w:val="center"/>
            <w:hideMark/>
          </w:tcPr>
          <w:p w14:paraId="3B1C857E"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proofErr w:type="gramStart"/>
            <w:r w:rsidRPr="001B7801">
              <w:rPr>
                <w:rFonts w:ascii="Arial" w:eastAsia="Times New Roman" w:hAnsi="Arial" w:cs="Arial"/>
                <w:b/>
                <w:bCs/>
                <w:color w:val="000000"/>
                <w:sz w:val="16"/>
                <w:szCs w:val="16"/>
                <w:lang w:eastAsia="pt-BR"/>
              </w:rPr>
              <w:t>Média Controle</w:t>
            </w:r>
            <w:proofErr w:type="gramEnd"/>
          </w:p>
        </w:tc>
        <w:tc>
          <w:tcPr>
            <w:tcW w:w="630" w:type="dxa"/>
            <w:tcBorders>
              <w:top w:val="nil"/>
              <w:left w:val="nil"/>
              <w:bottom w:val="single" w:sz="4" w:space="0" w:color="auto"/>
              <w:right w:val="nil"/>
            </w:tcBorders>
            <w:shd w:val="clear" w:color="auto" w:fill="auto"/>
            <w:vAlign w:val="center"/>
            <w:hideMark/>
          </w:tcPr>
          <w:p w14:paraId="503A171A"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Média GP 2017</w:t>
            </w:r>
          </w:p>
        </w:tc>
        <w:tc>
          <w:tcPr>
            <w:tcW w:w="959" w:type="dxa"/>
            <w:tcBorders>
              <w:top w:val="nil"/>
              <w:left w:val="nil"/>
              <w:bottom w:val="single" w:sz="4" w:space="0" w:color="auto"/>
              <w:right w:val="nil"/>
            </w:tcBorders>
            <w:shd w:val="clear" w:color="auto" w:fill="auto"/>
            <w:noWrap/>
            <w:vAlign w:val="center"/>
            <w:hideMark/>
          </w:tcPr>
          <w:p w14:paraId="5F95229A"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Dif.</w:t>
            </w:r>
          </w:p>
        </w:tc>
      </w:tr>
      <w:tr w:rsidR="001B7801" w:rsidRPr="001B7801" w14:paraId="34E18D89" w14:textId="77777777" w:rsidTr="007A4B60">
        <w:trPr>
          <w:trHeight w:val="315"/>
        </w:trPr>
        <w:tc>
          <w:tcPr>
            <w:tcW w:w="15816" w:type="dxa"/>
            <w:gridSpan w:val="19"/>
            <w:tcBorders>
              <w:top w:val="single" w:sz="4" w:space="0" w:color="auto"/>
              <w:left w:val="nil"/>
              <w:bottom w:val="nil"/>
              <w:right w:val="nil"/>
            </w:tcBorders>
            <w:shd w:val="clear" w:color="auto" w:fill="auto"/>
            <w:vAlign w:val="center"/>
            <w:hideMark/>
          </w:tcPr>
          <w:p w14:paraId="504CFF0E"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Variável de Interesse</w:t>
            </w:r>
          </w:p>
        </w:tc>
      </w:tr>
      <w:tr w:rsidR="001B7801" w:rsidRPr="001B7801" w14:paraId="77543809" w14:textId="77777777" w:rsidTr="007A4B60">
        <w:trPr>
          <w:trHeight w:val="450"/>
        </w:trPr>
        <w:tc>
          <w:tcPr>
            <w:tcW w:w="1440" w:type="dxa"/>
            <w:tcBorders>
              <w:top w:val="nil"/>
              <w:left w:val="nil"/>
              <w:bottom w:val="nil"/>
              <w:right w:val="nil"/>
            </w:tcBorders>
            <w:shd w:val="clear" w:color="auto" w:fill="auto"/>
            <w:vAlign w:val="center"/>
            <w:hideMark/>
          </w:tcPr>
          <w:p w14:paraId="4BFF8541"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proofErr w:type="spellStart"/>
            <w:r w:rsidRPr="001B7801">
              <w:rPr>
                <w:rFonts w:ascii="Arial" w:eastAsia="Times New Roman" w:hAnsi="Arial" w:cs="Arial"/>
                <w:b/>
                <w:bCs/>
                <w:color w:val="000000"/>
                <w:sz w:val="16"/>
                <w:szCs w:val="16"/>
                <w:lang w:eastAsia="pt-BR"/>
              </w:rPr>
              <w:t>Profic</w:t>
            </w:r>
            <w:proofErr w:type="spellEnd"/>
            <w:r w:rsidRPr="001B7801">
              <w:rPr>
                <w:rFonts w:ascii="Arial" w:eastAsia="Times New Roman" w:hAnsi="Arial" w:cs="Arial"/>
                <w:b/>
                <w:bCs/>
                <w:color w:val="000000"/>
                <w:sz w:val="16"/>
                <w:szCs w:val="16"/>
                <w:lang w:eastAsia="pt-BR"/>
              </w:rPr>
              <w:t>. Língua Portuguesa</w:t>
            </w:r>
          </w:p>
        </w:tc>
        <w:tc>
          <w:tcPr>
            <w:tcW w:w="798" w:type="dxa"/>
            <w:tcBorders>
              <w:top w:val="nil"/>
              <w:left w:val="nil"/>
              <w:bottom w:val="nil"/>
              <w:right w:val="nil"/>
            </w:tcBorders>
            <w:shd w:val="clear" w:color="auto" w:fill="auto"/>
            <w:vAlign w:val="center"/>
            <w:hideMark/>
          </w:tcPr>
          <w:p w14:paraId="24A7E93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224.33</w:t>
            </w:r>
          </w:p>
        </w:tc>
        <w:tc>
          <w:tcPr>
            <w:tcW w:w="630" w:type="dxa"/>
            <w:tcBorders>
              <w:top w:val="nil"/>
              <w:left w:val="nil"/>
              <w:bottom w:val="nil"/>
              <w:right w:val="nil"/>
            </w:tcBorders>
            <w:shd w:val="clear" w:color="auto" w:fill="auto"/>
            <w:vAlign w:val="center"/>
            <w:hideMark/>
          </w:tcPr>
          <w:p w14:paraId="58AA3A8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224.83</w:t>
            </w:r>
          </w:p>
        </w:tc>
        <w:tc>
          <w:tcPr>
            <w:tcW w:w="959" w:type="dxa"/>
            <w:tcBorders>
              <w:top w:val="nil"/>
              <w:left w:val="nil"/>
              <w:bottom w:val="nil"/>
              <w:right w:val="nil"/>
            </w:tcBorders>
            <w:shd w:val="clear" w:color="auto" w:fill="auto"/>
            <w:vAlign w:val="center"/>
            <w:hideMark/>
          </w:tcPr>
          <w:p w14:paraId="1593D6D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-0.499</w:t>
            </w:r>
          </w:p>
        </w:tc>
        <w:tc>
          <w:tcPr>
            <w:tcW w:w="798" w:type="dxa"/>
            <w:tcBorders>
              <w:top w:val="nil"/>
              <w:left w:val="nil"/>
              <w:bottom w:val="nil"/>
              <w:right w:val="nil"/>
            </w:tcBorders>
            <w:shd w:val="clear" w:color="auto" w:fill="auto"/>
            <w:vAlign w:val="center"/>
            <w:hideMark/>
          </w:tcPr>
          <w:p w14:paraId="63A687E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233.50</w:t>
            </w:r>
          </w:p>
        </w:tc>
        <w:tc>
          <w:tcPr>
            <w:tcW w:w="630" w:type="dxa"/>
            <w:tcBorders>
              <w:top w:val="nil"/>
              <w:left w:val="nil"/>
              <w:bottom w:val="nil"/>
              <w:right w:val="nil"/>
            </w:tcBorders>
            <w:shd w:val="clear" w:color="auto" w:fill="auto"/>
            <w:vAlign w:val="center"/>
            <w:hideMark/>
          </w:tcPr>
          <w:p w14:paraId="06B82B1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236.54</w:t>
            </w:r>
          </w:p>
        </w:tc>
        <w:tc>
          <w:tcPr>
            <w:tcW w:w="995" w:type="dxa"/>
            <w:tcBorders>
              <w:top w:val="nil"/>
              <w:left w:val="nil"/>
              <w:bottom w:val="nil"/>
              <w:right w:val="nil"/>
            </w:tcBorders>
            <w:shd w:val="clear" w:color="auto" w:fill="auto"/>
            <w:vAlign w:val="center"/>
            <w:hideMark/>
          </w:tcPr>
          <w:p w14:paraId="6259F57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-3.042***</w:t>
            </w:r>
          </w:p>
        </w:tc>
        <w:tc>
          <w:tcPr>
            <w:tcW w:w="807" w:type="dxa"/>
            <w:tcBorders>
              <w:top w:val="nil"/>
              <w:left w:val="nil"/>
              <w:bottom w:val="nil"/>
              <w:right w:val="nil"/>
            </w:tcBorders>
            <w:shd w:val="clear" w:color="auto" w:fill="auto"/>
            <w:vAlign w:val="center"/>
            <w:hideMark/>
          </w:tcPr>
          <w:p w14:paraId="302A7D1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232.82</w:t>
            </w:r>
          </w:p>
        </w:tc>
        <w:tc>
          <w:tcPr>
            <w:tcW w:w="630" w:type="dxa"/>
            <w:tcBorders>
              <w:top w:val="nil"/>
              <w:left w:val="nil"/>
              <w:bottom w:val="nil"/>
              <w:right w:val="nil"/>
            </w:tcBorders>
            <w:shd w:val="clear" w:color="auto" w:fill="auto"/>
            <w:vAlign w:val="center"/>
            <w:hideMark/>
          </w:tcPr>
          <w:p w14:paraId="690ECC2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233.80</w:t>
            </w:r>
          </w:p>
        </w:tc>
        <w:tc>
          <w:tcPr>
            <w:tcW w:w="959" w:type="dxa"/>
            <w:tcBorders>
              <w:top w:val="nil"/>
              <w:left w:val="nil"/>
              <w:bottom w:val="nil"/>
              <w:right w:val="nil"/>
            </w:tcBorders>
            <w:shd w:val="clear" w:color="auto" w:fill="auto"/>
            <w:vAlign w:val="center"/>
            <w:hideMark/>
          </w:tcPr>
          <w:p w14:paraId="77BACF5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-0.977*</w:t>
            </w:r>
          </w:p>
        </w:tc>
        <w:tc>
          <w:tcPr>
            <w:tcW w:w="798" w:type="dxa"/>
            <w:tcBorders>
              <w:top w:val="nil"/>
              <w:left w:val="nil"/>
              <w:bottom w:val="nil"/>
              <w:right w:val="nil"/>
            </w:tcBorders>
            <w:shd w:val="clear" w:color="auto" w:fill="auto"/>
            <w:vAlign w:val="center"/>
            <w:hideMark/>
          </w:tcPr>
          <w:p w14:paraId="54B1B21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234.54</w:t>
            </w:r>
          </w:p>
        </w:tc>
        <w:tc>
          <w:tcPr>
            <w:tcW w:w="630" w:type="dxa"/>
            <w:tcBorders>
              <w:top w:val="nil"/>
              <w:left w:val="nil"/>
              <w:bottom w:val="nil"/>
              <w:right w:val="nil"/>
            </w:tcBorders>
            <w:shd w:val="clear" w:color="auto" w:fill="auto"/>
            <w:vAlign w:val="center"/>
            <w:hideMark/>
          </w:tcPr>
          <w:p w14:paraId="4009387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236.56</w:t>
            </w:r>
          </w:p>
        </w:tc>
        <w:tc>
          <w:tcPr>
            <w:tcW w:w="959" w:type="dxa"/>
            <w:tcBorders>
              <w:top w:val="nil"/>
              <w:left w:val="nil"/>
              <w:bottom w:val="nil"/>
              <w:right w:val="nil"/>
            </w:tcBorders>
            <w:shd w:val="clear" w:color="auto" w:fill="auto"/>
            <w:vAlign w:val="center"/>
            <w:hideMark/>
          </w:tcPr>
          <w:p w14:paraId="3CC8754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-2.024***</w:t>
            </w:r>
          </w:p>
        </w:tc>
        <w:tc>
          <w:tcPr>
            <w:tcW w:w="807" w:type="dxa"/>
            <w:tcBorders>
              <w:top w:val="nil"/>
              <w:left w:val="nil"/>
              <w:bottom w:val="nil"/>
              <w:right w:val="nil"/>
            </w:tcBorders>
            <w:shd w:val="clear" w:color="auto" w:fill="auto"/>
            <w:vAlign w:val="center"/>
            <w:hideMark/>
          </w:tcPr>
          <w:p w14:paraId="714870F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244.63</w:t>
            </w:r>
          </w:p>
        </w:tc>
        <w:tc>
          <w:tcPr>
            <w:tcW w:w="630" w:type="dxa"/>
            <w:tcBorders>
              <w:top w:val="nil"/>
              <w:left w:val="nil"/>
              <w:bottom w:val="nil"/>
              <w:right w:val="nil"/>
            </w:tcBorders>
            <w:shd w:val="clear" w:color="auto" w:fill="auto"/>
            <w:vAlign w:val="center"/>
            <w:hideMark/>
          </w:tcPr>
          <w:p w14:paraId="0322D92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241.53</w:t>
            </w:r>
          </w:p>
        </w:tc>
        <w:tc>
          <w:tcPr>
            <w:tcW w:w="959" w:type="dxa"/>
            <w:tcBorders>
              <w:top w:val="nil"/>
              <w:left w:val="nil"/>
              <w:bottom w:val="nil"/>
              <w:right w:val="nil"/>
            </w:tcBorders>
            <w:shd w:val="clear" w:color="auto" w:fill="auto"/>
            <w:vAlign w:val="center"/>
            <w:hideMark/>
          </w:tcPr>
          <w:p w14:paraId="6AF2493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3.100***</w:t>
            </w:r>
          </w:p>
        </w:tc>
        <w:tc>
          <w:tcPr>
            <w:tcW w:w="798" w:type="dxa"/>
            <w:tcBorders>
              <w:top w:val="nil"/>
              <w:left w:val="nil"/>
              <w:bottom w:val="nil"/>
              <w:right w:val="nil"/>
            </w:tcBorders>
            <w:shd w:val="clear" w:color="auto" w:fill="auto"/>
            <w:vAlign w:val="center"/>
            <w:hideMark/>
          </w:tcPr>
          <w:p w14:paraId="6BEFDA3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251.21</w:t>
            </w:r>
          </w:p>
        </w:tc>
        <w:tc>
          <w:tcPr>
            <w:tcW w:w="630" w:type="dxa"/>
            <w:tcBorders>
              <w:top w:val="nil"/>
              <w:left w:val="nil"/>
              <w:bottom w:val="nil"/>
              <w:right w:val="nil"/>
            </w:tcBorders>
            <w:shd w:val="clear" w:color="auto" w:fill="auto"/>
            <w:vAlign w:val="center"/>
            <w:hideMark/>
          </w:tcPr>
          <w:p w14:paraId="6B92431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244.41</w:t>
            </w:r>
          </w:p>
        </w:tc>
        <w:tc>
          <w:tcPr>
            <w:tcW w:w="959" w:type="dxa"/>
            <w:tcBorders>
              <w:top w:val="nil"/>
              <w:left w:val="nil"/>
              <w:bottom w:val="nil"/>
              <w:right w:val="nil"/>
            </w:tcBorders>
            <w:shd w:val="clear" w:color="auto" w:fill="auto"/>
            <w:vAlign w:val="center"/>
            <w:hideMark/>
          </w:tcPr>
          <w:p w14:paraId="6525D47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6.802***</w:t>
            </w:r>
          </w:p>
        </w:tc>
      </w:tr>
      <w:tr w:rsidR="001B7801" w:rsidRPr="001B7801" w14:paraId="5E7191A3" w14:textId="77777777" w:rsidTr="007A4B60">
        <w:trPr>
          <w:trHeight w:val="450"/>
        </w:trPr>
        <w:tc>
          <w:tcPr>
            <w:tcW w:w="1440" w:type="dxa"/>
            <w:tcBorders>
              <w:top w:val="nil"/>
              <w:left w:val="nil"/>
              <w:bottom w:val="nil"/>
              <w:right w:val="nil"/>
            </w:tcBorders>
            <w:shd w:val="clear" w:color="auto" w:fill="auto"/>
            <w:vAlign w:val="center"/>
            <w:hideMark/>
          </w:tcPr>
          <w:p w14:paraId="74F69F90"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proofErr w:type="spellStart"/>
            <w:r w:rsidRPr="001B7801">
              <w:rPr>
                <w:rFonts w:ascii="Arial" w:eastAsia="Times New Roman" w:hAnsi="Arial" w:cs="Arial"/>
                <w:b/>
                <w:bCs/>
                <w:color w:val="000000"/>
                <w:sz w:val="16"/>
                <w:szCs w:val="16"/>
                <w:lang w:eastAsia="pt-BR"/>
              </w:rPr>
              <w:t>Profic</w:t>
            </w:r>
            <w:proofErr w:type="spellEnd"/>
            <w:r w:rsidRPr="001B7801">
              <w:rPr>
                <w:rFonts w:ascii="Arial" w:eastAsia="Times New Roman" w:hAnsi="Arial" w:cs="Arial"/>
                <w:b/>
                <w:bCs/>
                <w:color w:val="000000"/>
                <w:sz w:val="16"/>
                <w:szCs w:val="16"/>
                <w:lang w:eastAsia="pt-BR"/>
              </w:rPr>
              <w:t>. Matemática</w:t>
            </w:r>
          </w:p>
        </w:tc>
        <w:tc>
          <w:tcPr>
            <w:tcW w:w="798" w:type="dxa"/>
            <w:tcBorders>
              <w:top w:val="nil"/>
              <w:left w:val="nil"/>
              <w:bottom w:val="nil"/>
              <w:right w:val="nil"/>
            </w:tcBorders>
            <w:shd w:val="clear" w:color="auto" w:fill="auto"/>
            <w:vAlign w:val="center"/>
            <w:hideMark/>
          </w:tcPr>
          <w:p w14:paraId="34543F8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235.12</w:t>
            </w:r>
          </w:p>
        </w:tc>
        <w:tc>
          <w:tcPr>
            <w:tcW w:w="630" w:type="dxa"/>
            <w:tcBorders>
              <w:top w:val="nil"/>
              <w:left w:val="nil"/>
              <w:bottom w:val="nil"/>
              <w:right w:val="nil"/>
            </w:tcBorders>
            <w:shd w:val="clear" w:color="auto" w:fill="auto"/>
            <w:vAlign w:val="center"/>
            <w:hideMark/>
          </w:tcPr>
          <w:p w14:paraId="1F165E1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234.70</w:t>
            </w:r>
          </w:p>
        </w:tc>
        <w:tc>
          <w:tcPr>
            <w:tcW w:w="959" w:type="dxa"/>
            <w:tcBorders>
              <w:top w:val="nil"/>
              <w:left w:val="nil"/>
              <w:bottom w:val="nil"/>
              <w:right w:val="nil"/>
            </w:tcBorders>
            <w:shd w:val="clear" w:color="auto" w:fill="auto"/>
            <w:vAlign w:val="center"/>
            <w:hideMark/>
          </w:tcPr>
          <w:p w14:paraId="38243A6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0.421</w:t>
            </w:r>
          </w:p>
        </w:tc>
        <w:tc>
          <w:tcPr>
            <w:tcW w:w="798" w:type="dxa"/>
            <w:tcBorders>
              <w:top w:val="nil"/>
              <w:left w:val="nil"/>
              <w:bottom w:val="nil"/>
              <w:right w:val="nil"/>
            </w:tcBorders>
            <w:shd w:val="clear" w:color="auto" w:fill="auto"/>
            <w:vAlign w:val="center"/>
            <w:hideMark/>
          </w:tcPr>
          <w:p w14:paraId="60E03A2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236.64</w:t>
            </w:r>
          </w:p>
        </w:tc>
        <w:tc>
          <w:tcPr>
            <w:tcW w:w="630" w:type="dxa"/>
            <w:tcBorders>
              <w:top w:val="nil"/>
              <w:left w:val="nil"/>
              <w:bottom w:val="nil"/>
              <w:right w:val="nil"/>
            </w:tcBorders>
            <w:shd w:val="clear" w:color="auto" w:fill="auto"/>
            <w:vAlign w:val="center"/>
            <w:hideMark/>
          </w:tcPr>
          <w:p w14:paraId="1524F79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236.97</w:t>
            </w:r>
          </w:p>
        </w:tc>
        <w:tc>
          <w:tcPr>
            <w:tcW w:w="995" w:type="dxa"/>
            <w:tcBorders>
              <w:top w:val="nil"/>
              <w:left w:val="nil"/>
              <w:bottom w:val="nil"/>
              <w:right w:val="nil"/>
            </w:tcBorders>
            <w:shd w:val="clear" w:color="auto" w:fill="auto"/>
            <w:vAlign w:val="center"/>
            <w:hideMark/>
          </w:tcPr>
          <w:p w14:paraId="463B1F8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-0.332</w:t>
            </w:r>
          </w:p>
        </w:tc>
        <w:tc>
          <w:tcPr>
            <w:tcW w:w="807" w:type="dxa"/>
            <w:tcBorders>
              <w:top w:val="nil"/>
              <w:left w:val="nil"/>
              <w:bottom w:val="nil"/>
              <w:right w:val="nil"/>
            </w:tcBorders>
            <w:shd w:val="clear" w:color="auto" w:fill="auto"/>
            <w:vAlign w:val="center"/>
            <w:hideMark/>
          </w:tcPr>
          <w:p w14:paraId="6534E59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238.92</w:t>
            </w:r>
          </w:p>
        </w:tc>
        <w:tc>
          <w:tcPr>
            <w:tcW w:w="630" w:type="dxa"/>
            <w:tcBorders>
              <w:top w:val="nil"/>
              <w:left w:val="nil"/>
              <w:bottom w:val="nil"/>
              <w:right w:val="nil"/>
            </w:tcBorders>
            <w:shd w:val="clear" w:color="auto" w:fill="auto"/>
            <w:vAlign w:val="center"/>
            <w:hideMark/>
          </w:tcPr>
          <w:p w14:paraId="3959AFF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239.19</w:t>
            </w:r>
          </w:p>
        </w:tc>
        <w:tc>
          <w:tcPr>
            <w:tcW w:w="959" w:type="dxa"/>
            <w:tcBorders>
              <w:top w:val="nil"/>
              <w:left w:val="nil"/>
              <w:bottom w:val="nil"/>
              <w:right w:val="nil"/>
            </w:tcBorders>
            <w:shd w:val="clear" w:color="auto" w:fill="auto"/>
            <w:vAlign w:val="center"/>
            <w:hideMark/>
          </w:tcPr>
          <w:p w14:paraId="40C19C0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-0.269</w:t>
            </w:r>
          </w:p>
        </w:tc>
        <w:tc>
          <w:tcPr>
            <w:tcW w:w="798" w:type="dxa"/>
            <w:tcBorders>
              <w:top w:val="nil"/>
              <w:left w:val="nil"/>
              <w:bottom w:val="nil"/>
              <w:right w:val="nil"/>
            </w:tcBorders>
            <w:shd w:val="clear" w:color="auto" w:fill="auto"/>
            <w:vAlign w:val="center"/>
            <w:hideMark/>
          </w:tcPr>
          <w:p w14:paraId="5E8CBDC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239.56</w:t>
            </w:r>
          </w:p>
        </w:tc>
        <w:tc>
          <w:tcPr>
            <w:tcW w:w="630" w:type="dxa"/>
            <w:tcBorders>
              <w:top w:val="nil"/>
              <w:left w:val="nil"/>
              <w:bottom w:val="nil"/>
              <w:right w:val="nil"/>
            </w:tcBorders>
            <w:shd w:val="clear" w:color="auto" w:fill="auto"/>
            <w:vAlign w:val="center"/>
            <w:hideMark/>
          </w:tcPr>
          <w:p w14:paraId="585A067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237.96</w:t>
            </w:r>
          </w:p>
        </w:tc>
        <w:tc>
          <w:tcPr>
            <w:tcW w:w="959" w:type="dxa"/>
            <w:tcBorders>
              <w:top w:val="nil"/>
              <w:left w:val="nil"/>
              <w:bottom w:val="nil"/>
              <w:right w:val="nil"/>
            </w:tcBorders>
            <w:shd w:val="clear" w:color="auto" w:fill="auto"/>
            <w:vAlign w:val="center"/>
            <w:hideMark/>
          </w:tcPr>
          <w:p w14:paraId="10B7B8E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1.599***</w:t>
            </w:r>
          </w:p>
        </w:tc>
        <w:tc>
          <w:tcPr>
            <w:tcW w:w="807" w:type="dxa"/>
            <w:tcBorders>
              <w:top w:val="nil"/>
              <w:left w:val="nil"/>
              <w:bottom w:val="nil"/>
              <w:right w:val="nil"/>
            </w:tcBorders>
            <w:shd w:val="clear" w:color="auto" w:fill="auto"/>
            <w:vAlign w:val="center"/>
            <w:hideMark/>
          </w:tcPr>
          <w:p w14:paraId="733D91C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248.25</w:t>
            </w:r>
          </w:p>
        </w:tc>
        <w:tc>
          <w:tcPr>
            <w:tcW w:w="630" w:type="dxa"/>
            <w:tcBorders>
              <w:top w:val="nil"/>
              <w:left w:val="nil"/>
              <w:bottom w:val="nil"/>
              <w:right w:val="nil"/>
            </w:tcBorders>
            <w:shd w:val="clear" w:color="auto" w:fill="auto"/>
            <w:vAlign w:val="center"/>
            <w:hideMark/>
          </w:tcPr>
          <w:p w14:paraId="1C0E053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242.80</w:t>
            </w:r>
          </w:p>
        </w:tc>
        <w:tc>
          <w:tcPr>
            <w:tcW w:w="959" w:type="dxa"/>
            <w:tcBorders>
              <w:top w:val="nil"/>
              <w:left w:val="nil"/>
              <w:bottom w:val="nil"/>
              <w:right w:val="nil"/>
            </w:tcBorders>
            <w:shd w:val="clear" w:color="auto" w:fill="auto"/>
            <w:vAlign w:val="center"/>
            <w:hideMark/>
          </w:tcPr>
          <w:p w14:paraId="60EACFF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5.444***</w:t>
            </w:r>
          </w:p>
        </w:tc>
        <w:tc>
          <w:tcPr>
            <w:tcW w:w="798" w:type="dxa"/>
            <w:tcBorders>
              <w:top w:val="nil"/>
              <w:left w:val="nil"/>
              <w:bottom w:val="nil"/>
              <w:right w:val="nil"/>
            </w:tcBorders>
            <w:shd w:val="clear" w:color="auto" w:fill="auto"/>
            <w:vAlign w:val="center"/>
            <w:hideMark/>
          </w:tcPr>
          <w:p w14:paraId="2B383CE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249.22</w:t>
            </w:r>
          </w:p>
        </w:tc>
        <w:tc>
          <w:tcPr>
            <w:tcW w:w="630" w:type="dxa"/>
            <w:tcBorders>
              <w:top w:val="nil"/>
              <w:left w:val="nil"/>
              <w:bottom w:val="nil"/>
              <w:right w:val="nil"/>
            </w:tcBorders>
            <w:shd w:val="clear" w:color="auto" w:fill="auto"/>
            <w:vAlign w:val="center"/>
            <w:hideMark/>
          </w:tcPr>
          <w:p w14:paraId="2785100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240.78</w:t>
            </w:r>
          </w:p>
        </w:tc>
        <w:tc>
          <w:tcPr>
            <w:tcW w:w="959" w:type="dxa"/>
            <w:tcBorders>
              <w:top w:val="nil"/>
              <w:left w:val="nil"/>
              <w:bottom w:val="nil"/>
              <w:right w:val="nil"/>
            </w:tcBorders>
            <w:shd w:val="clear" w:color="auto" w:fill="auto"/>
            <w:vAlign w:val="center"/>
            <w:hideMark/>
          </w:tcPr>
          <w:p w14:paraId="36C5D46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8.440***</w:t>
            </w:r>
          </w:p>
        </w:tc>
      </w:tr>
      <w:tr w:rsidR="001B7801" w:rsidRPr="001B7801" w14:paraId="2E1F317A" w14:textId="77777777" w:rsidTr="007A4B60">
        <w:trPr>
          <w:trHeight w:val="319"/>
        </w:trPr>
        <w:tc>
          <w:tcPr>
            <w:tcW w:w="15816" w:type="dxa"/>
            <w:gridSpan w:val="19"/>
            <w:tcBorders>
              <w:top w:val="nil"/>
              <w:left w:val="nil"/>
              <w:bottom w:val="nil"/>
              <w:right w:val="nil"/>
            </w:tcBorders>
            <w:shd w:val="clear" w:color="auto" w:fill="auto"/>
            <w:vAlign w:val="center"/>
            <w:hideMark/>
          </w:tcPr>
          <w:p w14:paraId="45ECF27B"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Individuais</w:t>
            </w:r>
          </w:p>
        </w:tc>
      </w:tr>
      <w:tr w:rsidR="001B7801" w:rsidRPr="001B7801" w14:paraId="7098B0AC" w14:textId="77777777" w:rsidTr="007A4B60">
        <w:trPr>
          <w:trHeight w:val="319"/>
        </w:trPr>
        <w:tc>
          <w:tcPr>
            <w:tcW w:w="1440" w:type="dxa"/>
            <w:tcBorders>
              <w:top w:val="nil"/>
              <w:left w:val="nil"/>
              <w:bottom w:val="nil"/>
              <w:right w:val="nil"/>
            </w:tcBorders>
            <w:shd w:val="clear" w:color="auto" w:fill="auto"/>
            <w:vAlign w:val="center"/>
            <w:hideMark/>
          </w:tcPr>
          <w:p w14:paraId="7DB9D229"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Raça</w:t>
            </w:r>
          </w:p>
        </w:tc>
        <w:tc>
          <w:tcPr>
            <w:tcW w:w="798" w:type="dxa"/>
            <w:tcBorders>
              <w:top w:val="nil"/>
              <w:left w:val="nil"/>
              <w:bottom w:val="nil"/>
              <w:right w:val="nil"/>
            </w:tcBorders>
            <w:shd w:val="clear" w:color="auto" w:fill="auto"/>
            <w:vAlign w:val="center"/>
            <w:hideMark/>
          </w:tcPr>
          <w:p w14:paraId="5CC05B9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2.30</w:t>
            </w:r>
          </w:p>
        </w:tc>
        <w:tc>
          <w:tcPr>
            <w:tcW w:w="630" w:type="dxa"/>
            <w:tcBorders>
              <w:top w:val="nil"/>
              <w:left w:val="nil"/>
              <w:bottom w:val="nil"/>
              <w:right w:val="nil"/>
            </w:tcBorders>
            <w:shd w:val="clear" w:color="auto" w:fill="auto"/>
            <w:vAlign w:val="center"/>
            <w:hideMark/>
          </w:tcPr>
          <w:p w14:paraId="5A87857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2.45</w:t>
            </w:r>
          </w:p>
        </w:tc>
        <w:tc>
          <w:tcPr>
            <w:tcW w:w="959" w:type="dxa"/>
            <w:tcBorders>
              <w:top w:val="nil"/>
              <w:left w:val="nil"/>
              <w:bottom w:val="nil"/>
              <w:right w:val="nil"/>
            </w:tcBorders>
            <w:shd w:val="clear" w:color="auto" w:fill="auto"/>
            <w:vAlign w:val="center"/>
            <w:hideMark/>
          </w:tcPr>
          <w:p w14:paraId="1C1790C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-0.150***</w:t>
            </w:r>
          </w:p>
        </w:tc>
        <w:tc>
          <w:tcPr>
            <w:tcW w:w="798" w:type="dxa"/>
            <w:tcBorders>
              <w:top w:val="nil"/>
              <w:left w:val="nil"/>
              <w:bottom w:val="nil"/>
              <w:right w:val="nil"/>
            </w:tcBorders>
            <w:shd w:val="clear" w:color="auto" w:fill="auto"/>
            <w:vAlign w:val="center"/>
            <w:hideMark/>
          </w:tcPr>
          <w:p w14:paraId="4F1AE44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2.31</w:t>
            </w:r>
          </w:p>
        </w:tc>
        <w:tc>
          <w:tcPr>
            <w:tcW w:w="630" w:type="dxa"/>
            <w:tcBorders>
              <w:top w:val="nil"/>
              <w:left w:val="nil"/>
              <w:bottom w:val="nil"/>
              <w:right w:val="nil"/>
            </w:tcBorders>
            <w:shd w:val="clear" w:color="auto" w:fill="auto"/>
            <w:vAlign w:val="center"/>
            <w:hideMark/>
          </w:tcPr>
          <w:p w14:paraId="55B3A55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2.50</w:t>
            </w:r>
          </w:p>
        </w:tc>
        <w:tc>
          <w:tcPr>
            <w:tcW w:w="995" w:type="dxa"/>
            <w:tcBorders>
              <w:top w:val="nil"/>
              <w:left w:val="nil"/>
              <w:bottom w:val="nil"/>
              <w:right w:val="nil"/>
            </w:tcBorders>
            <w:shd w:val="clear" w:color="auto" w:fill="auto"/>
            <w:vAlign w:val="center"/>
            <w:hideMark/>
          </w:tcPr>
          <w:p w14:paraId="67DC0ED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-0.198***</w:t>
            </w:r>
          </w:p>
        </w:tc>
        <w:tc>
          <w:tcPr>
            <w:tcW w:w="807" w:type="dxa"/>
            <w:tcBorders>
              <w:top w:val="nil"/>
              <w:left w:val="nil"/>
              <w:bottom w:val="nil"/>
              <w:right w:val="nil"/>
            </w:tcBorders>
            <w:shd w:val="clear" w:color="auto" w:fill="auto"/>
            <w:vAlign w:val="center"/>
            <w:hideMark/>
          </w:tcPr>
          <w:p w14:paraId="00324C7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2.49</w:t>
            </w:r>
          </w:p>
        </w:tc>
        <w:tc>
          <w:tcPr>
            <w:tcW w:w="630" w:type="dxa"/>
            <w:tcBorders>
              <w:top w:val="nil"/>
              <w:left w:val="nil"/>
              <w:bottom w:val="nil"/>
              <w:right w:val="nil"/>
            </w:tcBorders>
            <w:shd w:val="clear" w:color="auto" w:fill="auto"/>
            <w:vAlign w:val="center"/>
            <w:hideMark/>
          </w:tcPr>
          <w:p w14:paraId="24AB219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2.70</w:t>
            </w:r>
          </w:p>
        </w:tc>
        <w:tc>
          <w:tcPr>
            <w:tcW w:w="959" w:type="dxa"/>
            <w:tcBorders>
              <w:top w:val="nil"/>
              <w:left w:val="nil"/>
              <w:bottom w:val="nil"/>
              <w:right w:val="nil"/>
            </w:tcBorders>
            <w:shd w:val="clear" w:color="auto" w:fill="auto"/>
            <w:vAlign w:val="center"/>
            <w:hideMark/>
          </w:tcPr>
          <w:p w14:paraId="543504A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-0.206***</w:t>
            </w:r>
          </w:p>
        </w:tc>
        <w:tc>
          <w:tcPr>
            <w:tcW w:w="798" w:type="dxa"/>
            <w:tcBorders>
              <w:top w:val="nil"/>
              <w:left w:val="nil"/>
              <w:bottom w:val="nil"/>
              <w:right w:val="nil"/>
            </w:tcBorders>
            <w:shd w:val="clear" w:color="auto" w:fill="auto"/>
            <w:vAlign w:val="center"/>
            <w:hideMark/>
          </w:tcPr>
          <w:p w14:paraId="10FFB47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2.54</w:t>
            </w:r>
          </w:p>
        </w:tc>
        <w:tc>
          <w:tcPr>
            <w:tcW w:w="630" w:type="dxa"/>
            <w:tcBorders>
              <w:top w:val="nil"/>
              <w:left w:val="nil"/>
              <w:bottom w:val="nil"/>
              <w:right w:val="nil"/>
            </w:tcBorders>
            <w:shd w:val="clear" w:color="auto" w:fill="auto"/>
            <w:vAlign w:val="center"/>
            <w:hideMark/>
          </w:tcPr>
          <w:p w14:paraId="3CBAE52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2.73</w:t>
            </w:r>
          </w:p>
        </w:tc>
        <w:tc>
          <w:tcPr>
            <w:tcW w:w="959" w:type="dxa"/>
            <w:tcBorders>
              <w:top w:val="nil"/>
              <w:left w:val="nil"/>
              <w:bottom w:val="nil"/>
              <w:right w:val="nil"/>
            </w:tcBorders>
            <w:shd w:val="clear" w:color="auto" w:fill="auto"/>
            <w:vAlign w:val="center"/>
            <w:hideMark/>
          </w:tcPr>
          <w:p w14:paraId="68F55A7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-0.186***</w:t>
            </w:r>
          </w:p>
        </w:tc>
        <w:tc>
          <w:tcPr>
            <w:tcW w:w="807" w:type="dxa"/>
            <w:tcBorders>
              <w:top w:val="nil"/>
              <w:left w:val="nil"/>
              <w:bottom w:val="nil"/>
              <w:right w:val="nil"/>
            </w:tcBorders>
            <w:shd w:val="clear" w:color="auto" w:fill="auto"/>
            <w:vAlign w:val="center"/>
            <w:hideMark/>
          </w:tcPr>
          <w:p w14:paraId="279D410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2.62</w:t>
            </w:r>
          </w:p>
        </w:tc>
        <w:tc>
          <w:tcPr>
            <w:tcW w:w="630" w:type="dxa"/>
            <w:tcBorders>
              <w:top w:val="nil"/>
              <w:left w:val="nil"/>
              <w:bottom w:val="nil"/>
              <w:right w:val="nil"/>
            </w:tcBorders>
            <w:shd w:val="clear" w:color="auto" w:fill="auto"/>
            <w:vAlign w:val="center"/>
            <w:hideMark/>
          </w:tcPr>
          <w:p w14:paraId="56D49EA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2.79</w:t>
            </w:r>
          </w:p>
        </w:tc>
        <w:tc>
          <w:tcPr>
            <w:tcW w:w="959" w:type="dxa"/>
            <w:tcBorders>
              <w:top w:val="nil"/>
              <w:left w:val="nil"/>
              <w:bottom w:val="nil"/>
              <w:right w:val="nil"/>
            </w:tcBorders>
            <w:shd w:val="clear" w:color="auto" w:fill="auto"/>
            <w:vAlign w:val="center"/>
            <w:hideMark/>
          </w:tcPr>
          <w:p w14:paraId="35D7693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-0.169***</w:t>
            </w:r>
          </w:p>
        </w:tc>
        <w:tc>
          <w:tcPr>
            <w:tcW w:w="798" w:type="dxa"/>
            <w:tcBorders>
              <w:top w:val="nil"/>
              <w:left w:val="nil"/>
              <w:bottom w:val="nil"/>
              <w:right w:val="nil"/>
            </w:tcBorders>
            <w:shd w:val="clear" w:color="auto" w:fill="auto"/>
            <w:vAlign w:val="center"/>
            <w:hideMark/>
          </w:tcPr>
          <w:p w14:paraId="23EB9F0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2.61</w:t>
            </w:r>
          </w:p>
        </w:tc>
        <w:tc>
          <w:tcPr>
            <w:tcW w:w="630" w:type="dxa"/>
            <w:tcBorders>
              <w:top w:val="nil"/>
              <w:left w:val="nil"/>
              <w:bottom w:val="nil"/>
              <w:right w:val="nil"/>
            </w:tcBorders>
            <w:shd w:val="clear" w:color="auto" w:fill="auto"/>
            <w:vAlign w:val="center"/>
            <w:hideMark/>
          </w:tcPr>
          <w:p w14:paraId="2140665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2.75</w:t>
            </w:r>
          </w:p>
        </w:tc>
        <w:tc>
          <w:tcPr>
            <w:tcW w:w="959" w:type="dxa"/>
            <w:tcBorders>
              <w:top w:val="nil"/>
              <w:left w:val="nil"/>
              <w:bottom w:val="nil"/>
              <w:right w:val="nil"/>
            </w:tcBorders>
            <w:shd w:val="clear" w:color="auto" w:fill="auto"/>
            <w:vAlign w:val="center"/>
            <w:hideMark/>
          </w:tcPr>
          <w:p w14:paraId="3EA23A0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-0.145***</w:t>
            </w:r>
          </w:p>
        </w:tc>
      </w:tr>
      <w:tr w:rsidR="001B7801" w:rsidRPr="001B7801" w14:paraId="1C69898F" w14:textId="77777777" w:rsidTr="007A4B60">
        <w:trPr>
          <w:trHeight w:val="450"/>
        </w:trPr>
        <w:tc>
          <w:tcPr>
            <w:tcW w:w="1440" w:type="dxa"/>
            <w:tcBorders>
              <w:top w:val="nil"/>
              <w:left w:val="nil"/>
              <w:bottom w:val="nil"/>
              <w:right w:val="nil"/>
            </w:tcBorders>
            <w:shd w:val="clear" w:color="auto" w:fill="auto"/>
            <w:vAlign w:val="center"/>
            <w:hideMark/>
          </w:tcPr>
          <w:p w14:paraId="2CBEB50A" w14:textId="689CD1BA"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 xml:space="preserve">Status </w:t>
            </w:r>
            <w:r w:rsidR="007A4B60" w:rsidRPr="001B7801">
              <w:rPr>
                <w:rFonts w:ascii="Arial" w:eastAsia="Times New Roman" w:hAnsi="Arial" w:cs="Arial"/>
                <w:b/>
                <w:bCs/>
                <w:color w:val="000000"/>
                <w:sz w:val="16"/>
                <w:szCs w:val="16"/>
                <w:lang w:eastAsia="pt-BR"/>
              </w:rPr>
              <w:t>Socioeconômico</w:t>
            </w:r>
          </w:p>
        </w:tc>
        <w:tc>
          <w:tcPr>
            <w:tcW w:w="798" w:type="dxa"/>
            <w:tcBorders>
              <w:top w:val="nil"/>
              <w:left w:val="nil"/>
              <w:bottom w:val="nil"/>
              <w:right w:val="nil"/>
            </w:tcBorders>
            <w:shd w:val="clear" w:color="auto" w:fill="auto"/>
            <w:vAlign w:val="center"/>
            <w:hideMark/>
          </w:tcPr>
          <w:p w14:paraId="2B34128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07B7B35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0.40</w:t>
            </w:r>
          </w:p>
        </w:tc>
        <w:tc>
          <w:tcPr>
            <w:tcW w:w="959" w:type="dxa"/>
            <w:tcBorders>
              <w:top w:val="nil"/>
              <w:left w:val="nil"/>
              <w:bottom w:val="nil"/>
              <w:right w:val="nil"/>
            </w:tcBorders>
            <w:shd w:val="clear" w:color="auto" w:fill="auto"/>
            <w:vAlign w:val="center"/>
            <w:hideMark/>
          </w:tcPr>
          <w:p w14:paraId="2D67D27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0.0278***</w:t>
            </w:r>
          </w:p>
        </w:tc>
        <w:tc>
          <w:tcPr>
            <w:tcW w:w="798" w:type="dxa"/>
            <w:tcBorders>
              <w:top w:val="nil"/>
              <w:left w:val="nil"/>
              <w:bottom w:val="nil"/>
              <w:right w:val="nil"/>
            </w:tcBorders>
            <w:shd w:val="clear" w:color="auto" w:fill="auto"/>
            <w:vAlign w:val="center"/>
            <w:hideMark/>
          </w:tcPr>
          <w:p w14:paraId="0302127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0.44</w:t>
            </w:r>
          </w:p>
        </w:tc>
        <w:tc>
          <w:tcPr>
            <w:tcW w:w="630" w:type="dxa"/>
            <w:tcBorders>
              <w:top w:val="nil"/>
              <w:left w:val="nil"/>
              <w:bottom w:val="nil"/>
              <w:right w:val="nil"/>
            </w:tcBorders>
            <w:shd w:val="clear" w:color="auto" w:fill="auto"/>
            <w:vAlign w:val="center"/>
            <w:hideMark/>
          </w:tcPr>
          <w:p w14:paraId="018B6D6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0.40</w:t>
            </w:r>
          </w:p>
        </w:tc>
        <w:tc>
          <w:tcPr>
            <w:tcW w:w="995" w:type="dxa"/>
            <w:tcBorders>
              <w:top w:val="nil"/>
              <w:left w:val="nil"/>
              <w:bottom w:val="nil"/>
              <w:right w:val="nil"/>
            </w:tcBorders>
            <w:shd w:val="clear" w:color="auto" w:fill="auto"/>
            <w:vAlign w:val="center"/>
            <w:hideMark/>
          </w:tcPr>
          <w:p w14:paraId="5CEF9EF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0.0302***</w:t>
            </w:r>
          </w:p>
        </w:tc>
        <w:tc>
          <w:tcPr>
            <w:tcW w:w="807" w:type="dxa"/>
            <w:tcBorders>
              <w:top w:val="nil"/>
              <w:left w:val="nil"/>
              <w:bottom w:val="nil"/>
              <w:right w:val="nil"/>
            </w:tcBorders>
            <w:shd w:val="clear" w:color="auto" w:fill="auto"/>
            <w:vAlign w:val="center"/>
            <w:hideMark/>
          </w:tcPr>
          <w:p w14:paraId="6FB174A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05D6555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0.41</w:t>
            </w:r>
          </w:p>
        </w:tc>
        <w:tc>
          <w:tcPr>
            <w:tcW w:w="959" w:type="dxa"/>
            <w:tcBorders>
              <w:top w:val="nil"/>
              <w:left w:val="nil"/>
              <w:bottom w:val="nil"/>
              <w:right w:val="nil"/>
            </w:tcBorders>
            <w:shd w:val="clear" w:color="auto" w:fill="auto"/>
            <w:vAlign w:val="center"/>
            <w:hideMark/>
          </w:tcPr>
          <w:p w14:paraId="0A939BB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0.0263***</w:t>
            </w:r>
          </w:p>
        </w:tc>
        <w:tc>
          <w:tcPr>
            <w:tcW w:w="798" w:type="dxa"/>
            <w:tcBorders>
              <w:top w:val="nil"/>
              <w:left w:val="nil"/>
              <w:bottom w:val="nil"/>
              <w:right w:val="nil"/>
            </w:tcBorders>
            <w:shd w:val="clear" w:color="auto" w:fill="auto"/>
            <w:vAlign w:val="center"/>
            <w:hideMark/>
          </w:tcPr>
          <w:p w14:paraId="5BCA1B3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7382F55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0.41</w:t>
            </w:r>
          </w:p>
        </w:tc>
        <w:tc>
          <w:tcPr>
            <w:tcW w:w="959" w:type="dxa"/>
            <w:tcBorders>
              <w:top w:val="nil"/>
              <w:left w:val="nil"/>
              <w:bottom w:val="nil"/>
              <w:right w:val="nil"/>
            </w:tcBorders>
            <w:shd w:val="clear" w:color="auto" w:fill="auto"/>
            <w:vAlign w:val="center"/>
            <w:hideMark/>
          </w:tcPr>
          <w:p w14:paraId="020B7EE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0.0183***</w:t>
            </w:r>
          </w:p>
        </w:tc>
        <w:tc>
          <w:tcPr>
            <w:tcW w:w="807" w:type="dxa"/>
            <w:tcBorders>
              <w:top w:val="nil"/>
              <w:left w:val="nil"/>
              <w:bottom w:val="nil"/>
              <w:right w:val="nil"/>
            </w:tcBorders>
            <w:shd w:val="clear" w:color="auto" w:fill="auto"/>
            <w:vAlign w:val="center"/>
            <w:hideMark/>
          </w:tcPr>
          <w:p w14:paraId="0E0F108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72FA950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0.41</w:t>
            </w:r>
          </w:p>
        </w:tc>
        <w:tc>
          <w:tcPr>
            <w:tcW w:w="959" w:type="dxa"/>
            <w:tcBorders>
              <w:top w:val="nil"/>
              <w:left w:val="nil"/>
              <w:bottom w:val="nil"/>
              <w:right w:val="nil"/>
            </w:tcBorders>
            <w:shd w:val="clear" w:color="auto" w:fill="auto"/>
            <w:vAlign w:val="center"/>
            <w:hideMark/>
          </w:tcPr>
          <w:p w14:paraId="12348AB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0.0195***</w:t>
            </w:r>
          </w:p>
        </w:tc>
        <w:tc>
          <w:tcPr>
            <w:tcW w:w="798" w:type="dxa"/>
            <w:tcBorders>
              <w:top w:val="nil"/>
              <w:left w:val="nil"/>
              <w:bottom w:val="nil"/>
              <w:right w:val="nil"/>
            </w:tcBorders>
            <w:shd w:val="clear" w:color="auto" w:fill="auto"/>
            <w:vAlign w:val="center"/>
            <w:hideMark/>
          </w:tcPr>
          <w:p w14:paraId="04BB099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630" w:type="dxa"/>
            <w:tcBorders>
              <w:top w:val="nil"/>
              <w:left w:val="nil"/>
              <w:bottom w:val="nil"/>
              <w:right w:val="nil"/>
            </w:tcBorders>
            <w:shd w:val="clear" w:color="auto" w:fill="auto"/>
            <w:vAlign w:val="center"/>
            <w:hideMark/>
          </w:tcPr>
          <w:p w14:paraId="166ACD2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0.41</w:t>
            </w:r>
          </w:p>
        </w:tc>
        <w:tc>
          <w:tcPr>
            <w:tcW w:w="959" w:type="dxa"/>
            <w:tcBorders>
              <w:top w:val="nil"/>
              <w:left w:val="nil"/>
              <w:bottom w:val="nil"/>
              <w:right w:val="nil"/>
            </w:tcBorders>
            <w:shd w:val="clear" w:color="auto" w:fill="auto"/>
            <w:vAlign w:val="center"/>
            <w:hideMark/>
          </w:tcPr>
          <w:p w14:paraId="1A4D23F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0.0194***</w:t>
            </w:r>
          </w:p>
        </w:tc>
      </w:tr>
      <w:tr w:rsidR="001B7801" w:rsidRPr="001B7801" w14:paraId="22306DA1" w14:textId="77777777" w:rsidTr="007A4B60">
        <w:trPr>
          <w:trHeight w:val="319"/>
        </w:trPr>
        <w:tc>
          <w:tcPr>
            <w:tcW w:w="1440" w:type="dxa"/>
            <w:tcBorders>
              <w:top w:val="nil"/>
              <w:left w:val="nil"/>
              <w:bottom w:val="nil"/>
              <w:right w:val="nil"/>
            </w:tcBorders>
            <w:shd w:val="clear" w:color="auto" w:fill="auto"/>
            <w:vAlign w:val="center"/>
            <w:hideMark/>
          </w:tcPr>
          <w:p w14:paraId="17CEE9B9"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Computador</w:t>
            </w:r>
          </w:p>
        </w:tc>
        <w:tc>
          <w:tcPr>
            <w:tcW w:w="798" w:type="dxa"/>
            <w:tcBorders>
              <w:top w:val="nil"/>
              <w:left w:val="nil"/>
              <w:bottom w:val="nil"/>
              <w:right w:val="nil"/>
            </w:tcBorders>
            <w:shd w:val="clear" w:color="auto" w:fill="auto"/>
            <w:vAlign w:val="center"/>
            <w:hideMark/>
          </w:tcPr>
          <w:p w14:paraId="77E92F9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0.35</w:t>
            </w:r>
          </w:p>
        </w:tc>
        <w:tc>
          <w:tcPr>
            <w:tcW w:w="630" w:type="dxa"/>
            <w:tcBorders>
              <w:top w:val="nil"/>
              <w:left w:val="nil"/>
              <w:bottom w:val="nil"/>
              <w:right w:val="nil"/>
            </w:tcBorders>
            <w:shd w:val="clear" w:color="auto" w:fill="auto"/>
            <w:vAlign w:val="center"/>
            <w:hideMark/>
          </w:tcPr>
          <w:p w14:paraId="47D324A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0.21</w:t>
            </w:r>
          </w:p>
        </w:tc>
        <w:tc>
          <w:tcPr>
            <w:tcW w:w="959" w:type="dxa"/>
            <w:tcBorders>
              <w:top w:val="nil"/>
              <w:left w:val="nil"/>
              <w:bottom w:val="nil"/>
              <w:right w:val="nil"/>
            </w:tcBorders>
            <w:shd w:val="clear" w:color="auto" w:fill="auto"/>
            <w:vAlign w:val="center"/>
            <w:hideMark/>
          </w:tcPr>
          <w:p w14:paraId="0A31ACB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0.131***</w:t>
            </w:r>
          </w:p>
        </w:tc>
        <w:tc>
          <w:tcPr>
            <w:tcW w:w="798" w:type="dxa"/>
            <w:tcBorders>
              <w:top w:val="nil"/>
              <w:left w:val="nil"/>
              <w:bottom w:val="nil"/>
              <w:right w:val="nil"/>
            </w:tcBorders>
            <w:shd w:val="clear" w:color="auto" w:fill="auto"/>
            <w:vAlign w:val="center"/>
            <w:hideMark/>
          </w:tcPr>
          <w:p w14:paraId="2EBC2CC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0.46</w:t>
            </w:r>
          </w:p>
        </w:tc>
        <w:tc>
          <w:tcPr>
            <w:tcW w:w="630" w:type="dxa"/>
            <w:tcBorders>
              <w:top w:val="nil"/>
              <w:left w:val="nil"/>
              <w:bottom w:val="nil"/>
              <w:right w:val="nil"/>
            </w:tcBorders>
            <w:shd w:val="clear" w:color="auto" w:fill="auto"/>
            <w:vAlign w:val="center"/>
            <w:hideMark/>
          </w:tcPr>
          <w:p w14:paraId="040F3DB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0.31</w:t>
            </w:r>
          </w:p>
        </w:tc>
        <w:tc>
          <w:tcPr>
            <w:tcW w:w="995" w:type="dxa"/>
            <w:tcBorders>
              <w:top w:val="nil"/>
              <w:left w:val="nil"/>
              <w:bottom w:val="nil"/>
              <w:right w:val="nil"/>
            </w:tcBorders>
            <w:shd w:val="clear" w:color="auto" w:fill="auto"/>
            <w:vAlign w:val="center"/>
            <w:hideMark/>
          </w:tcPr>
          <w:p w14:paraId="57BE6FE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0.149***</w:t>
            </w:r>
          </w:p>
        </w:tc>
        <w:tc>
          <w:tcPr>
            <w:tcW w:w="807" w:type="dxa"/>
            <w:tcBorders>
              <w:top w:val="nil"/>
              <w:left w:val="nil"/>
              <w:bottom w:val="nil"/>
              <w:right w:val="nil"/>
            </w:tcBorders>
            <w:shd w:val="clear" w:color="auto" w:fill="auto"/>
            <w:vAlign w:val="center"/>
            <w:hideMark/>
          </w:tcPr>
          <w:p w14:paraId="3FD7475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0.59</w:t>
            </w:r>
          </w:p>
        </w:tc>
        <w:tc>
          <w:tcPr>
            <w:tcW w:w="630" w:type="dxa"/>
            <w:tcBorders>
              <w:top w:val="nil"/>
              <w:left w:val="nil"/>
              <w:bottom w:val="nil"/>
              <w:right w:val="nil"/>
            </w:tcBorders>
            <w:shd w:val="clear" w:color="auto" w:fill="auto"/>
            <w:vAlign w:val="center"/>
            <w:hideMark/>
          </w:tcPr>
          <w:p w14:paraId="40D868F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0.42</w:t>
            </w:r>
          </w:p>
        </w:tc>
        <w:tc>
          <w:tcPr>
            <w:tcW w:w="959" w:type="dxa"/>
            <w:tcBorders>
              <w:top w:val="nil"/>
              <w:left w:val="nil"/>
              <w:bottom w:val="nil"/>
              <w:right w:val="nil"/>
            </w:tcBorders>
            <w:shd w:val="clear" w:color="auto" w:fill="auto"/>
            <w:vAlign w:val="center"/>
            <w:hideMark/>
          </w:tcPr>
          <w:p w14:paraId="494074F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0.165***</w:t>
            </w:r>
          </w:p>
        </w:tc>
        <w:tc>
          <w:tcPr>
            <w:tcW w:w="798" w:type="dxa"/>
            <w:tcBorders>
              <w:top w:val="nil"/>
              <w:left w:val="nil"/>
              <w:bottom w:val="nil"/>
              <w:right w:val="nil"/>
            </w:tcBorders>
            <w:shd w:val="clear" w:color="auto" w:fill="auto"/>
            <w:vAlign w:val="center"/>
            <w:hideMark/>
          </w:tcPr>
          <w:p w14:paraId="48D43DB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0.69</w:t>
            </w:r>
          </w:p>
        </w:tc>
        <w:tc>
          <w:tcPr>
            <w:tcW w:w="630" w:type="dxa"/>
            <w:tcBorders>
              <w:top w:val="nil"/>
              <w:left w:val="nil"/>
              <w:bottom w:val="nil"/>
              <w:right w:val="nil"/>
            </w:tcBorders>
            <w:shd w:val="clear" w:color="auto" w:fill="auto"/>
            <w:vAlign w:val="center"/>
            <w:hideMark/>
          </w:tcPr>
          <w:p w14:paraId="115147D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0.53</w:t>
            </w:r>
          </w:p>
        </w:tc>
        <w:tc>
          <w:tcPr>
            <w:tcW w:w="959" w:type="dxa"/>
            <w:tcBorders>
              <w:top w:val="nil"/>
              <w:left w:val="nil"/>
              <w:bottom w:val="nil"/>
              <w:right w:val="nil"/>
            </w:tcBorders>
            <w:shd w:val="clear" w:color="auto" w:fill="auto"/>
            <w:vAlign w:val="center"/>
            <w:hideMark/>
          </w:tcPr>
          <w:p w14:paraId="763EB8B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0.158***</w:t>
            </w:r>
          </w:p>
        </w:tc>
        <w:tc>
          <w:tcPr>
            <w:tcW w:w="807" w:type="dxa"/>
            <w:tcBorders>
              <w:top w:val="nil"/>
              <w:left w:val="nil"/>
              <w:bottom w:val="nil"/>
              <w:right w:val="nil"/>
            </w:tcBorders>
            <w:shd w:val="clear" w:color="auto" w:fill="auto"/>
            <w:vAlign w:val="center"/>
            <w:hideMark/>
          </w:tcPr>
          <w:p w14:paraId="5F40E64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0.65</w:t>
            </w:r>
          </w:p>
        </w:tc>
        <w:tc>
          <w:tcPr>
            <w:tcW w:w="630" w:type="dxa"/>
            <w:tcBorders>
              <w:top w:val="nil"/>
              <w:left w:val="nil"/>
              <w:bottom w:val="nil"/>
              <w:right w:val="nil"/>
            </w:tcBorders>
            <w:shd w:val="clear" w:color="auto" w:fill="auto"/>
            <w:vAlign w:val="center"/>
            <w:hideMark/>
          </w:tcPr>
          <w:p w14:paraId="57CEE24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0.50</w:t>
            </w:r>
          </w:p>
        </w:tc>
        <w:tc>
          <w:tcPr>
            <w:tcW w:w="959" w:type="dxa"/>
            <w:tcBorders>
              <w:top w:val="nil"/>
              <w:left w:val="nil"/>
              <w:bottom w:val="nil"/>
              <w:right w:val="nil"/>
            </w:tcBorders>
            <w:shd w:val="clear" w:color="auto" w:fill="auto"/>
            <w:vAlign w:val="center"/>
            <w:hideMark/>
          </w:tcPr>
          <w:p w14:paraId="36CB5EE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0.155***</w:t>
            </w:r>
          </w:p>
        </w:tc>
        <w:tc>
          <w:tcPr>
            <w:tcW w:w="798" w:type="dxa"/>
            <w:tcBorders>
              <w:top w:val="nil"/>
              <w:left w:val="nil"/>
              <w:bottom w:val="nil"/>
              <w:right w:val="nil"/>
            </w:tcBorders>
            <w:shd w:val="clear" w:color="auto" w:fill="auto"/>
            <w:vAlign w:val="center"/>
            <w:hideMark/>
          </w:tcPr>
          <w:p w14:paraId="3304F56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0.56</w:t>
            </w:r>
          </w:p>
        </w:tc>
        <w:tc>
          <w:tcPr>
            <w:tcW w:w="630" w:type="dxa"/>
            <w:tcBorders>
              <w:top w:val="nil"/>
              <w:left w:val="nil"/>
              <w:bottom w:val="nil"/>
              <w:right w:val="nil"/>
            </w:tcBorders>
            <w:shd w:val="clear" w:color="auto" w:fill="auto"/>
            <w:vAlign w:val="center"/>
            <w:hideMark/>
          </w:tcPr>
          <w:p w14:paraId="604815D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0.43</w:t>
            </w:r>
          </w:p>
        </w:tc>
        <w:tc>
          <w:tcPr>
            <w:tcW w:w="959" w:type="dxa"/>
            <w:tcBorders>
              <w:top w:val="nil"/>
              <w:left w:val="nil"/>
              <w:bottom w:val="nil"/>
              <w:right w:val="nil"/>
            </w:tcBorders>
            <w:shd w:val="clear" w:color="auto" w:fill="auto"/>
            <w:vAlign w:val="center"/>
            <w:hideMark/>
          </w:tcPr>
          <w:p w14:paraId="487A984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0.133***</w:t>
            </w:r>
          </w:p>
        </w:tc>
      </w:tr>
      <w:tr w:rsidR="001B7801" w:rsidRPr="001B7801" w14:paraId="12556F22" w14:textId="77777777" w:rsidTr="007A4B60">
        <w:trPr>
          <w:trHeight w:val="319"/>
        </w:trPr>
        <w:tc>
          <w:tcPr>
            <w:tcW w:w="1440" w:type="dxa"/>
            <w:tcBorders>
              <w:top w:val="nil"/>
              <w:left w:val="nil"/>
              <w:bottom w:val="nil"/>
              <w:right w:val="nil"/>
            </w:tcBorders>
            <w:shd w:val="clear" w:color="auto" w:fill="auto"/>
            <w:vAlign w:val="center"/>
            <w:hideMark/>
          </w:tcPr>
          <w:p w14:paraId="36EA75CE"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Apoio Parental</w:t>
            </w:r>
          </w:p>
        </w:tc>
        <w:tc>
          <w:tcPr>
            <w:tcW w:w="798" w:type="dxa"/>
            <w:tcBorders>
              <w:top w:val="nil"/>
              <w:left w:val="nil"/>
              <w:bottom w:val="nil"/>
              <w:right w:val="nil"/>
            </w:tcBorders>
            <w:shd w:val="clear" w:color="auto" w:fill="auto"/>
            <w:vAlign w:val="center"/>
            <w:hideMark/>
          </w:tcPr>
          <w:p w14:paraId="5BB6422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7A1444E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76A44C5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0.000834</w:t>
            </w:r>
          </w:p>
        </w:tc>
        <w:tc>
          <w:tcPr>
            <w:tcW w:w="798" w:type="dxa"/>
            <w:tcBorders>
              <w:top w:val="nil"/>
              <w:left w:val="nil"/>
              <w:bottom w:val="nil"/>
              <w:right w:val="nil"/>
            </w:tcBorders>
            <w:shd w:val="clear" w:color="auto" w:fill="auto"/>
            <w:vAlign w:val="center"/>
            <w:hideMark/>
          </w:tcPr>
          <w:p w14:paraId="1811EB0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0272D07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995" w:type="dxa"/>
            <w:tcBorders>
              <w:top w:val="nil"/>
              <w:left w:val="nil"/>
              <w:bottom w:val="nil"/>
              <w:right w:val="nil"/>
            </w:tcBorders>
            <w:shd w:val="clear" w:color="auto" w:fill="auto"/>
            <w:vAlign w:val="center"/>
            <w:hideMark/>
          </w:tcPr>
          <w:p w14:paraId="09B3A24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0.00330***</w:t>
            </w:r>
          </w:p>
        </w:tc>
        <w:tc>
          <w:tcPr>
            <w:tcW w:w="807" w:type="dxa"/>
            <w:tcBorders>
              <w:top w:val="nil"/>
              <w:left w:val="nil"/>
              <w:bottom w:val="nil"/>
              <w:right w:val="nil"/>
            </w:tcBorders>
            <w:shd w:val="clear" w:color="auto" w:fill="auto"/>
            <w:vAlign w:val="center"/>
            <w:hideMark/>
          </w:tcPr>
          <w:p w14:paraId="4B6415E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59A8B5D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3854EAD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0.00192*</w:t>
            </w:r>
          </w:p>
        </w:tc>
        <w:tc>
          <w:tcPr>
            <w:tcW w:w="798" w:type="dxa"/>
            <w:tcBorders>
              <w:top w:val="nil"/>
              <w:left w:val="nil"/>
              <w:bottom w:val="nil"/>
              <w:right w:val="nil"/>
            </w:tcBorders>
            <w:shd w:val="clear" w:color="auto" w:fill="auto"/>
            <w:vAlign w:val="center"/>
            <w:hideMark/>
          </w:tcPr>
          <w:p w14:paraId="2CC2565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3676CA0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06305B0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0.00180*</w:t>
            </w:r>
          </w:p>
        </w:tc>
        <w:tc>
          <w:tcPr>
            <w:tcW w:w="807" w:type="dxa"/>
            <w:tcBorders>
              <w:top w:val="nil"/>
              <w:left w:val="nil"/>
              <w:bottom w:val="nil"/>
              <w:right w:val="nil"/>
            </w:tcBorders>
            <w:shd w:val="clear" w:color="auto" w:fill="auto"/>
            <w:vAlign w:val="center"/>
            <w:hideMark/>
          </w:tcPr>
          <w:p w14:paraId="082042F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58B6563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6615B32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0.00105</w:t>
            </w:r>
          </w:p>
        </w:tc>
        <w:tc>
          <w:tcPr>
            <w:tcW w:w="798" w:type="dxa"/>
            <w:tcBorders>
              <w:top w:val="nil"/>
              <w:left w:val="nil"/>
              <w:bottom w:val="nil"/>
              <w:right w:val="nil"/>
            </w:tcBorders>
            <w:shd w:val="clear" w:color="auto" w:fill="auto"/>
            <w:vAlign w:val="center"/>
            <w:hideMark/>
          </w:tcPr>
          <w:p w14:paraId="6986A3B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630" w:type="dxa"/>
            <w:tcBorders>
              <w:top w:val="nil"/>
              <w:left w:val="nil"/>
              <w:bottom w:val="nil"/>
              <w:right w:val="nil"/>
            </w:tcBorders>
            <w:shd w:val="clear" w:color="auto" w:fill="auto"/>
            <w:vAlign w:val="center"/>
            <w:hideMark/>
          </w:tcPr>
          <w:p w14:paraId="6D43F82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6392D07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-0.00174*</w:t>
            </w:r>
          </w:p>
        </w:tc>
      </w:tr>
      <w:tr w:rsidR="001B7801" w:rsidRPr="001B7801" w14:paraId="01FC2754" w14:textId="77777777" w:rsidTr="007A4B60">
        <w:trPr>
          <w:trHeight w:val="319"/>
        </w:trPr>
        <w:tc>
          <w:tcPr>
            <w:tcW w:w="1440" w:type="dxa"/>
            <w:tcBorders>
              <w:top w:val="nil"/>
              <w:left w:val="nil"/>
              <w:bottom w:val="nil"/>
              <w:right w:val="nil"/>
            </w:tcBorders>
            <w:shd w:val="clear" w:color="auto" w:fill="auto"/>
            <w:vAlign w:val="center"/>
            <w:hideMark/>
          </w:tcPr>
          <w:p w14:paraId="72951A67"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Trabalha Fora</w:t>
            </w:r>
          </w:p>
        </w:tc>
        <w:tc>
          <w:tcPr>
            <w:tcW w:w="798" w:type="dxa"/>
            <w:tcBorders>
              <w:top w:val="nil"/>
              <w:left w:val="nil"/>
              <w:bottom w:val="nil"/>
              <w:right w:val="nil"/>
            </w:tcBorders>
            <w:shd w:val="clear" w:color="auto" w:fill="auto"/>
            <w:vAlign w:val="center"/>
            <w:hideMark/>
          </w:tcPr>
          <w:p w14:paraId="5D22E45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1.21</w:t>
            </w:r>
          </w:p>
        </w:tc>
        <w:tc>
          <w:tcPr>
            <w:tcW w:w="630" w:type="dxa"/>
            <w:tcBorders>
              <w:top w:val="nil"/>
              <w:left w:val="nil"/>
              <w:bottom w:val="nil"/>
              <w:right w:val="nil"/>
            </w:tcBorders>
            <w:shd w:val="clear" w:color="auto" w:fill="auto"/>
            <w:vAlign w:val="center"/>
            <w:hideMark/>
          </w:tcPr>
          <w:p w14:paraId="1E9DDDD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1.22</w:t>
            </w:r>
          </w:p>
        </w:tc>
        <w:tc>
          <w:tcPr>
            <w:tcW w:w="959" w:type="dxa"/>
            <w:tcBorders>
              <w:top w:val="nil"/>
              <w:left w:val="nil"/>
              <w:bottom w:val="nil"/>
              <w:right w:val="nil"/>
            </w:tcBorders>
            <w:shd w:val="clear" w:color="auto" w:fill="auto"/>
            <w:vAlign w:val="center"/>
            <w:hideMark/>
          </w:tcPr>
          <w:p w14:paraId="2954D9A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-0.0140**</w:t>
            </w:r>
          </w:p>
        </w:tc>
        <w:tc>
          <w:tcPr>
            <w:tcW w:w="798" w:type="dxa"/>
            <w:tcBorders>
              <w:top w:val="nil"/>
              <w:left w:val="nil"/>
              <w:bottom w:val="nil"/>
              <w:right w:val="nil"/>
            </w:tcBorders>
            <w:shd w:val="clear" w:color="auto" w:fill="auto"/>
            <w:vAlign w:val="center"/>
            <w:hideMark/>
          </w:tcPr>
          <w:p w14:paraId="372E8CE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1.20</w:t>
            </w:r>
          </w:p>
        </w:tc>
        <w:tc>
          <w:tcPr>
            <w:tcW w:w="630" w:type="dxa"/>
            <w:tcBorders>
              <w:top w:val="nil"/>
              <w:left w:val="nil"/>
              <w:bottom w:val="nil"/>
              <w:right w:val="nil"/>
            </w:tcBorders>
            <w:shd w:val="clear" w:color="auto" w:fill="auto"/>
            <w:vAlign w:val="center"/>
            <w:hideMark/>
          </w:tcPr>
          <w:p w14:paraId="0FE013F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1.20</w:t>
            </w:r>
          </w:p>
        </w:tc>
        <w:tc>
          <w:tcPr>
            <w:tcW w:w="995" w:type="dxa"/>
            <w:tcBorders>
              <w:top w:val="nil"/>
              <w:left w:val="nil"/>
              <w:bottom w:val="nil"/>
              <w:right w:val="nil"/>
            </w:tcBorders>
            <w:shd w:val="clear" w:color="auto" w:fill="auto"/>
            <w:vAlign w:val="center"/>
            <w:hideMark/>
          </w:tcPr>
          <w:p w14:paraId="226BD93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5.42E-05</w:t>
            </w:r>
          </w:p>
        </w:tc>
        <w:tc>
          <w:tcPr>
            <w:tcW w:w="807" w:type="dxa"/>
            <w:tcBorders>
              <w:top w:val="nil"/>
              <w:left w:val="nil"/>
              <w:bottom w:val="nil"/>
              <w:right w:val="nil"/>
            </w:tcBorders>
            <w:shd w:val="clear" w:color="auto" w:fill="auto"/>
            <w:vAlign w:val="center"/>
            <w:hideMark/>
          </w:tcPr>
          <w:p w14:paraId="1E78893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1.19</w:t>
            </w:r>
          </w:p>
        </w:tc>
        <w:tc>
          <w:tcPr>
            <w:tcW w:w="630" w:type="dxa"/>
            <w:tcBorders>
              <w:top w:val="nil"/>
              <w:left w:val="nil"/>
              <w:bottom w:val="nil"/>
              <w:right w:val="nil"/>
            </w:tcBorders>
            <w:shd w:val="clear" w:color="auto" w:fill="auto"/>
            <w:vAlign w:val="center"/>
            <w:hideMark/>
          </w:tcPr>
          <w:p w14:paraId="1135D1D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1.19</w:t>
            </w:r>
          </w:p>
        </w:tc>
        <w:tc>
          <w:tcPr>
            <w:tcW w:w="959" w:type="dxa"/>
            <w:tcBorders>
              <w:top w:val="nil"/>
              <w:left w:val="nil"/>
              <w:bottom w:val="nil"/>
              <w:right w:val="nil"/>
            </w:tcBorders>
            <w:shd w:val="clear" w:color="auto" w:fill="auto"/>
            <w:vAlign w:val="center"/>
            <w:hideMark/>
          </w:tcPr>
          <w:p w14:paraId="58BFCF1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0.000154</w:t>
            </w:r>
          </w:p>
        </w:tc>
        <w:tc>
          <w:tcPr>
            <w:tcW w:w="798" w:type="dxa"/>
            <w:tcBorders>
              <w:top w:val="nil"/>
              <w:left w:val="nil"/>
              <w:bottom w:val="nil"/>
              <w:right w:val="nil"/>
            </w:tcBorders>
            <w:shd w:val="clear" w:color="auto" w:fill="auto"/>
            <w:vAlign w:val="center"/>
            <w:hideMark/>
          </w:tcPr>
          <w:p w14:paraId="51778E3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1.16</w:t>
            </w:r>
          </w:p>
        </w:tc>
        <w:tc>
          <w:tcPr>
            <w:tcW w:w="630" w:type="dxa"/>
            <w:tcBorders>
              <w:top w:val="nil"/>
              <w:left w:val="nil"/>
              <w:bottom w:val="nil"/>
              <w:right w:val="nil"/>
            </w:tcBorders>
            <w:shd w:val="clear" w:color="auto" w:fill="auto"/>
            <w:vAlign w:val="center"/>
            <w:hideMark/>
          </w:tcPr>
          <w:p w14:paraId="729812B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1.17</w:t>
            </w:r>
          </w:p>
        </w:tc>
        <w:tc>
          <w:tcPr>
            <w:tcW w:w="959" w:type="dxa"/>
            <w:tcBorders>
              <w:top w:val="nil"/>
              <w:left w:val="nil"/>
              <w:bottom w:val="nil"/>
              <w:right w:val="nil"/>
            </w:tcBorders>
            <w:shd w:val="clear" w:color="auto" w:fill="auto"/>
            <w:vAlign w:val="center"/>
            <w:hideMark/>
          </w:tcPr>
          <w:p w14:paraId="4F1414C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-0.00677</w:t>
            </w:r>
          </w:p>
        </w:tc>
        <w:tc>
          <w:tcPr>
            <w:tcW w:w="807" w:type="dxa"/>
            <w:tcBorders>
              <w:top w:val="nil"/>
              <w:left w:val="nil"/>
              <w:bottom w:val="nil"/>
              <w:right w:val="nil"/>
            </w:tcBorders>
            <w:shd w:val="clear" w:color="auto" w:fill="auto"/>
            <w:vAlign w:val="center"/>
            <w:hideMark/>
          </w:tcPr>
          <w:p w14:paraId="506D3B8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099291B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1.15</w:t>
            </w:r>
          </w:p>
        </w:tc>
        <w:tc>
          <w:tcPr>
            <w:tcW w:w="959" w:type="dxa"/>
            <w:tcBorders>
              <w:top w:val="nil"/>
              <w:left w:val="nil"/>
              <w:bottom w:val="nil"/>
              <w:right w:val="nil"/>
            </w:tcBorders>
            <w:shd w:val="clear" w:color="auto" w:fill="auto"/>
            <w:vAlign w:val="center"/>
            <w:hideMark/>
          </w:tcPr>
          <w:p w14:paraId="56EC551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-0.0220***</w:t>
            </w:r>
          </w:p>
        </w:tc>
        <w:tc>
          <w:tcPr>
            <w:tcW w:w="798" w:type="dxa"/>
            <w:tcBorders>
              <w:top w:val="nil"/>
              <w:left w:val="nil"/>
              <w:bottom w:val="nil"/>
              <w:right w:val="nil"/>
            </w:tcBorders>
            <w:shd w:val="clear" w:color="auto" w:fill="auto"/>
            <w:vAlign w:val="center"/>
            <w:hideMark/>
          </w:tcPr>
          <w:p w14:paraId="4388739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1.13</w:t>
            </w:r>
          </w:p>
        </w:tc>
        <w:tc>
          <w:tcPr>
            <w:tcW w:w="630" w:type="dxa"/>
            <w:tcBorders>
              <w:top w:val="nil"/>
              <w:left w:val="nil"/>
              <w:bottom w:val="nil"/>
              <w:right w:val="nil"/>
            </w:tcBorders>
            <w:shd w:val="clear" w:color="auto" w:fill="auto"/>
            <w:vAlign w:val="center"/>
            <w:hideMark/>
          </w:tcPr>
          <w:p w14:paraId="64C7892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1.13</w:t>
            </w:r>
          </w:p>
        </w:tc>
        <w:tc>
          <w:tcPr>
            <w:tcW w:w="959" w:type="dxa"/>
            <w:tcBorders>
              <w:top w:val="nil"/>
              <w:left w:val="nil"/>
              <w:bottom w:val="nil"/>
              <w:right w:val="nil"/>
            </w:tcBorders>
            <w:shd w:val="clear" w:color="auto" w:fill="auto"/>
            <w:vAlign w:val="center"/>
            <w:hideMark/>
          </w:tcPr>
          <w:p w14:paraId="55E65FF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-0.00476</w:t>
            </w:r>
          </w:p>
        </w:tc>
      </w:tr>
      <w:tr w:rsidR="001B7801" w:rsidRPr="001B7801" w14:paraId="2A6C2E5F" w14:textId="77777777" w:rsidTr="007A4B60">
        <w:trPr>
          <w:trHeight w:val="319"/>
        </w:trPr>
        <w:tc>
          <w:tcPr>
            <w:tcW w:w="1440" w:type="dxa"/>
            <w:tcBorders>
              <w:top w:val="nil"/>
              <w:left w:val="nil"/>
              <w:bottom w:val="nil"/>
              <w:right w:val="nil"/>
            </w:tcBorders>
            <w:shd w:val="clear" w:color="auto" w:fill="auto"/>
            <w:vAlign w:val="center"/>
            <w:hideMark/>
          </w:tcPr>
          <w:p w14:paraId="417D7584"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Reprovação</w:t>
            </w:r>
          </w:p>
        </w:tc>
        <w:tc>
          <w:tcPr>
            <w:tcW w:w="798" w:type="dxa"/>
            <w:tcBorders>
              <w:top w:val="nil"/>
              <w:left w:val="nil"/>
              <w:bottom w:val="nil"/>
              <w:right w:val="nil"/>
            </w:tcBorders>
            <w:shd w:val="clear" w:color="auto" w:fill="auto"/>
            <w:vAlign w:val="center"/>
            <w:hideMark/>
          </w:tcPr>
          <w:p w14:paraId="0512250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1.42</w:t>
            </w:r>
          </w:p>
        </w:tc>
        <w:tc>
          <w:tcPr>
            <w:tcW w:w="630" w:type="dxa"/>
            <w:tcBorders>
              <w:top w:val="nil"/>
              <w:left w:val="nil"/>
              <w:bottom w:val="nil"/>
              <w:right w:val="nil"/>
            </w:tcBorders>
            <w:shd w:val="clear" w:color="auto" w:fill="auto"/>
            <w:vAlign w:val="center"/>
            <w:hideMark/>
          </w:tcPr>
          <w:p w14:paraId="2423EA8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1.50</w:t>
            </w:r>
          </w:p>
        </w:tc>
        <w:tc>
          <w:tcPr>
            <w:tcW w:w="959" w:type="dxa"/>
            <w:tcBorders>
              <w:top w:val="nil"/>
              <w:left w:val="nil"/>
              <w:bottom w:val="nil"/>
              <w:right w:val="nil"/>
            </w:tcBorders>
            <w:shd w:val="clear" w:color="auto" w:fill="auto"/>
            <w:vAlign w:val="center"/>
            <w:hideMark/>
          </w:tcPr>
          <w:p w14:paraId="10E99E4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-0.0850***</w:t>
            </w:r>
          </w:p>
        </w:tc>
        <w:tc>
          <w:tcPr>
            <w:tcW w:w="798" w:type="dxa"/>
            <w:tcBorders>
              <w:top w:val="nil"/>
              <w:left w:val="nil"/>
              <w:bottom w:val="nil"/>
              <w:right w:val="nil"/>
            </w:tcBorders>
            <w:shd w:val="clear" w:color="auto" w:fill="auto"/>
            <w:vAlign w:val="center"/>
            <w:hideMark/>
          </w:tcPr>
          <w:p w14:paraId="6D69E41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1.42</w:t>
            </w:r>
          </w:p>
        </w:tc>
        <w:tc>
          <w:tcPr>
            <w:tcW w:w="630" w:type="dxa"/>
            <w:tcBorders>
              <w:top w:val="nil"/>
              <w:left w:val="nil"/>
              <w:bottom w:val="nil"/>
              <w:right w:val="nil"/>
            </w:tcBorders>
            <w:shd w:val="clear" w:color="auto" w:fill="auto"/>
            <w:vAlign w:val="center"/>
            <w:hideMark/>
          </w:tcPr>
          <w:p w14:paraId="125FCEC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1.49</w:t>
            </w:r>
          </w:p>
        </w:tc>
        <w:tc>
          <w:tcPr>
            <w:tcW w:w="995" w:type="dxa"/>
            <w:tcBorders>
              <w:top w:val="nil"/>
              <w:left w:val="nil"/>
              <w:bottom w:val="nil"/>
              <w:right w:val="nil"/>
            </w:tcBorders>
            <w:shd w:val="clear" w:color="auto" w:fill="auto"/>
            <w:vAlign w:val="center"/>
            <w:hideMark/>
          </w:tcPr>
          <w:p w14:paraId="008B5C6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-0.0713***</w:t>
            </w:r>
          </w:p>
        </w:tc>
        <w:tc>
          <w:tcPr>
            <w:tcW w:w="807" w:type="dxa"/>
            <w:tcBorders>
              <w:top w:val="nil"/>
              <w:left w:val="nil"/>
              <w:bottom w:val="nil"/>
              <w:right w:val="nil"/>
            </w:tcBorders>
            <w:shd w:val="clear" w:color="auto" w:fill="auto"/>
            <w:vAlign w:val="center"/>
            <w:hideMark/>
          </w:tcPr>
          <w:p w14:paraId="7D651EF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1.44</w:t>
            </w:r>
          </w:p>
        </w:tc>
        <w:tc>
          <w:tcPr>
            <w:tcW w:w="630" w:type="dxa"/>
            <w:tcBorders>
              <w:top w:val="nil"/>
              <w:left w:val="nil"/>
              <w:bottom w:val="nil"/>
              <w:right w:val="nil"/>
            </w:tcBorders>
            <w:shd w:val="clear" w:color="auto" w:fill="auto"/>
            <w:vAlign w:val="center"/>
            <w:hideMark/>
          </w:tcPr>
          <w:p w14:paraId="2B62602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1.51</w:t>
            </w:r>
          </w:p>
        </w:tc>
        <w:tc>
          <w:tcPr>
            <w:tcW w:w="959" w:type="dxa"/>
            <w:tcBorders>
              <w:top w:val="nil"/>
              <w:left w:val="nil"/>
              <w:bottom w:val="nil"/>
              <w:right w:val="nil"/>
            </w:tcBorders>
            <w:shd w:val="clear" w:color="auto" w:fill="auto"/>
            <w:vAlign w:val="center"/>
            <w:hideMark/>
          </w:tcPr>
          <w:p w14:paraId="7810470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-0.0740***</w:t>
            </w:r>
          </w:p>
        </w:tc>
        <w:tc>
          <w:tcPr>
            <w:tcW w:w="798" w:type="dxa"/>
            <w:tcBorders>
              <w:top w:val="nil"/>
              <w:left w:val="nil"/>
              <w:bottom w:val="nil"/>
              <w:right w:val="nil"/>
            </w:tcBorders>
            <w:shd w:val="clear" w:color="auto" w:fill="auto"/>
            <w:vAlign w:val="center"/>
            <w:hideMark/>
          </w:tcPr>
          <w:p w14:paraId="2381EFF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1.41</w:t>
            </w:r>
          </w:p>
        </w:tc>
        <w:tc>
          <w:tcPr>
            <w:tcW w:w="630" w:type="dxa"/>
            <w:tcBorders>
              <w:top w:val="nil"/>
              <w:left w:val="nil"/>
              <w:bottom w:val="nil"/>
              <w:right w:val="nil"/>
            </w:tcBorders>
            <w:shd w:val="clear" w:color="auto" w:fill="auto"/>
            <w:vAlign w:val="center"/>
            <w:hideMark/>
          </w:tcPr>
          <w:p w14:paraId="4ADF027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1.50</w:t>
            </w:r>
          </w:p>
        </w:tc>
        <w:tc>
          <w:tcPr>
            <w:tcW w:w="959" w:type="dxa"/>
            <w:tcBorders>
              <w:top w:val="nil"/>
              <w:left w:val="nil"/>
              <w:bottom w:val="nil"/>
              <w:right w:val="nil"/>
            </w:tcBorders>
            <w:shd w:val="clear" w:color="auto" w:fill="auto"/>
            <w:vAlign w:val="center"/>
            <w:hideMark/>
          </w:tcPr>
          <w:p w14:paraId="686D4F4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-0.0863***</w:t>
            </w:r>
          </w:p>
        </w:tc>
        <w:tc>
          <w:tcPr>
            <w:tcW w:w="807" w:type="dxa"/>
            <w:tcBorders>
              <w:top w:val="nil"/>
              <w:left w:val="nil"/>
              <w:bottom w:val="nil"/>
              <w:right w:val="nil"/>
            </w:tcBorders>
            <w:shd w:val="clear" w:color="auto" w:fill="auto"/>
            <w:vAlign w:val="center"/>
            <w:hideMark/>
          </w:tcPr>
          <w:p w14:paraId="4486AF9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1.41</w:t>
            </w:r>
          </w:p>
        </w:tc>
        <w:tc>
          <w:tcPr>
            <w:tcW w:w="630" w:type="dxa"/>
            <w:tcBorders>
              <w:top w:val="nil"/>
              <w:left w:val="nil"/>
              <w:bottom w:val="nil"/>
              <w:right w:val="nil"/>
            </w:tcBorders>
            <w:shd w:val="clear" w:color="auto" w:fill="auto"/>
            <w:vAlign w:val="center"/>
            <w:hideMark/>
          </w:tcPr>
          <w:p w14:paraId="7E0BA73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1.48</w:t>
            </w:r>
          </w:p>
        </w:tc>
        <w:tc>
          <w:tcPr>
            <w:tcW w:w="959" w:type="dxa"/>
            <w:tcBorders>
              <w:top w:val="nil"/>
              <w:left w:val="nil"/>
              <w:bottom w:val="nil"/>
              <w:right w:val="nil"/>
            </w:tcBorders>
            <w:shd w:val="clear" w:color="auto" w:fill="auto"/>
            <w:vAlign w:val="center"/>
            <w:hideMark/>
          </w:tcPr>
          <w:p w14:paraId="201B0E5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-0.0720***</w:t>
            </w:r>
          </w:p>
        </w:tc>
        <w:tc>
          <w:tcPr>
            <w:tcW w:w="798" w:type="dxa"/>
            <w:tcBorders>
              <w:top w:val="nil"/>
              <w:left w:val="nil"/>
              <w:bottom w:val="nil"/>
              <w:right w:val="nil"/>
            </w:tcBorders>
            <w:shd w:val="clear" w:color="auto" w:fill="auto"/>
            <w:vAlign w:val="center"/>
            <w:hideMark/>
          </w:tcPr>
          <w:p w14:paraId="490241A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1.41</w:t>
            </w:r>
          </w:p>
        </w:tc>
        <w:tc>
          <w:tcPr>
            <w:tcW w:w="630" w:type="dxa"/>
            <w:tcBorders>
              <w:top w:val="nil"/>
              <w:left w:val="nil"/>
              <w:bottom w:val="nil"/>
              <w:right w:val="nil"/>
            </w:tcBorders>
            <w:shd w:val="clear" w:color="auto" w:fill="auto"/>
            <w:vAlign w:val="center"/>
            <w:hideMark/>
          </w:tcPr>
          <w:p w14:paraId="769E5F6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1.46</w:t>
            </w:r>
          </w:p>
        </w:tc>
        <w:tc>
          <w:tcPr>
            <w:tcW w:w="959" w:type="dxa"/>
            <w:tcBorders>
              <w:top w:val="nil"/>
              <w:left w:val="nil"/>
              <w:bottom w:val="nil"/>
              <w:right w:val="nil"/>
            </w:tcBorders>
            <w:shd w:val="clear" w:color="auto" w:fill="auto"/>
            <w:vAlign w:val="center"/>
            <w:hideMark/>
          </w:tcPr>
          <w:p w14:paraId="34BF4FF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-0.0573***</w:t>
            </w:r>
          </w:p>
        </w:tc>
      </w:tr>
      <w:tr w:rsidR="001B7801" w:rsidRPr="001B7801" w14:paraId="3052FD2A" w14:textId="77777777" w:rsidTr="007A4B60">
        <w:trPr>
          <w:trHeight w:val="319"/>
        </w:trPr>
        <w:tc>
          <w:tcPr>
            <w:tcW w:w="1440" w:type="dxa"/>
            <w:tcBorders>
              <w:top w:val="nil"/>
              <w:left w:val="nil"/>
              <w:bottom w:val="nil"/>
              <w:right w:val="nil"/>
            </w:tcBorders>
            <w:shd w:val="clear" w:color="auto" w:fill="auto"/>
            <w:noWrap/>
            <w:vAlign w:val="bottom"/>
            <w:hideMark/>
          </w:tcPr>
          <w:p w14:paraId="133BB25B"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Abandono</w:t>
            </w:r>
          </w:p>
        </w:tc>
        <w:tc>
          <w:tcPr>
            <w:tcW w:w="798" w:type="dxa"/>
            <w:tcBorders>
              <w:top w:val="nil"/>
              <w:left w:val="nil"/>
              <w:bottom w:val="nil"/>
              <w:right w:val="nil"/>
            </w:tcBorders>
            <w:shd w:val="clear" w:color="auto" w:fill="auto"/>
            <w:vAlign w:val="center"/>
            <w:hideMark/>
          </w:tcPr>
          <w:p w14:paraId="7435F73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1.10</w:t>
            </w:r>
          </w:p>
        </w:tc>
        <w:tc>
          <w:tcPr>
            <w:tcW w:w="630" w:type="dxa"/>
            <w:tcBorders>
              <w:top w:val="nil"/>
              <w:left w:val="nil"/>
              <w:bottom w:val="nil"/>
              <w:right w:val="nil"/>
            </w:tcBorders>
            <w:shd w:val="clear" w:color="auto" w:fill="auto"/>
            <w:vAlign w:val="center"/>
            <w:hideMark/>
          </w:tcPr>
          <w:p w14:paraId="555AE97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1.13</w:t>
            </w:r>
          </w:p>
        </w:tc>
        <w:tc>
          <w:tcPr>
            <w:tcW w:w="959" w:type="dxa"/>
            <w:tcBorders>
              <w:top w:val="nil"/>
              <w:left w:val="nil"/>
              <w:bottom w:val="nil"/>
              <w:right w:val="nil"/>
            </w:tcBorders>
            <w:shd w:val="clear" w:color="auto" w:fill="auto"/>
            <w:vAlign w:val="center"/>
            <w:hideMark/>
          </w:tcPr>
          <w:p w14:paraId="1BBBD32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-0.0292***</w:t>
            </w:r>
          </w:p>
        </w:tc>
        <w:tc>
          <w:tcPr>
            <w:tcW w:w="798" w:type="dxa"/>
            <w:tcBorders>
              <w:top w:val="nil"/>
              <w:left w:val="nil"/>
              <w:bottom w:val="nil"/>
              <w:right w:val="nil"/>
            </w:tcBorders>
            <w:shd w:val="clear" w:color="auto" w:fill="auto"/>
            <w:vAlign w:val="center"/>
            <w:hideMark/>
          </w:tcPr>
          <w:p w14:paraId="0FA02CE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0EE65F9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1.10</w:t>
            </w:r>
          </w:p>
        </w:tc>
        <w:tc>
          <w:tcPr>
            <w:tcW w:w="995" w:type="dxa"/>
            <w:tcBorders>
              <w:top w:val="nil"/>
              <w:left w:val="nil"/>
              <w:bottom w:val="nil"/>
              <w:right w:val="nil"/>
            </w:tcBorders>
            <w:shd w:val="clear" w:color="auto" w:fill="auto"/>
            <w:vAlign w:val="center"/>
            <w:hideMark/>
          </w:tcPr>
          <w:p w14:paraId="36ED47D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-0.0335***</w:t>
            </w:r>
          </w:p>
        </w:tc>
        <w:tc>
          <w:tcPr>
            <w:tcW w:w="807" w:type="dxa"/>
            <w:tcBorders>
              <w:top w:val="nil"/>
              <w:left w:val="nil"/>
              <w:bottom w:val="nil"/>
              <w:right w:val="nil"/>
            </w:tcBorders>
            <w:shd w:val="clear" w:color="auto" w:fill="auto"/>
            <w:vAlign w:val="center"/>
            <w:hideMark/>
          </w:tcPr>
          <w:p w14:paraId="47EA013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1.08</w:t>
            </w:r>
          </w:p>
        </w:tc>
        <w:tc>
          <w:tcPr>
            <w:tcW w:w="630" w:type="dxa"/>
            <w:tcBorders>
              <w:top w:val="nil"/>
              <w:left w:val="nil"/>
              <w:bottom w:val="nil"/>
              <w:right w:val="nil"/>
            </w:tcBorders>
            <w:shd w:val="clear" w:color="auto" w:fill="auto"/>
            <w:vAlign w:val="center"/>
            <w:hideMark/>
          </w:tcPr>
          <w:p w14:paraId="773D42F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1.11</w:t>
            </w:r>
          </w:p>
        </w:tc>
        <w:tc>
          <w:tcPr>
            <w:tcW w:w="959" w:type="dxa"/>
            <w:tcBorders>
              <w:top w:val="nil"/>
              <w:left w:val="nil"/>
              <w:bottom w:val="nil"/>
              <w:right w:val="nil"/>
            </w:tcBorders>
            <w:shd w:val="clear" w:color="auto" w:fill="auto"/>
            <w:vAlign w:val="center"/>
            <w:hideMark/>
          </w:tcPr>
          <w:p w14:paraId="043FE3F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-0.0319***</w:t>
            </w:r>
          </w:p>
        </w:tc>
        <w:tc>
          <w:tcPr>
            <w:tcW w:w="798" w:type="dxa"/>
            <w:tcBorders>
              <w:top w:val="nil"/>
              <w:left w:val="nil"/>
              <w:bottom w:val="nil"/>
              <w:right w:val="nil"/>
            </w:tcBorders>
            <w:shd w:val="clear" w:color="auto" w:fill="auto"/>
            <w:vAlign w:val="center"/>
            <w:hideMark/>
          </w:tcPr>
          <w:p w14:paraId="22193E8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3D811CB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1.09</w:t>
            </w:r>
          </w:p>
        </w:tc>
        <w:tc>
          <w:tcPr>
            <w:tcW w:w="959" w:type="dxa"/>
            <w:tcBorders>
              <w:top w:val="nil"/>
              <w:left w:val="nil"/>
              <w:bottom w:val="nil"/>
              <w:right w:val="nil"/>
            </w:tcBorders>
            <w:shd w:val="clear" w:color="auto" w:fill="auto"/>
            <w:vAlign w:val="center"/>
            <w:hideMark/>
          </w:tcPr>
          <w:p w14:paraId="1D3821A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-0.0227***</w:t>
            </w:r>
          </w:p>
        </w:tc>
        <w:tc>
          <w:tcPr>
            <w:tcW w:w="807" w:type="dxa"/>
            <w:tcBorders>
              <w:top w:val="nil"/>
              <w:left w:val="nil"/>
              <w:bottom w:val="nil"/>
              <w:right w:val="nil"/>
            </w:tcBorders>
            <w:shd w:val="clear" w:color="auto" w:fill="auto"/>
            <w:vAlign w:val="center"/>
            <w:hideMark/>
          </w:tcPr>
          <w:p w14:paraId="0D6FD6D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1691C16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1.09</w:t>
            </w:r>
          </w:p>
        </w:tc>
        <w:tc>
          <w:tcPr>
            <w:tcW w:w="959" w:type="dxa"/>
            <w:tcBorders>
              <w:top w:val="nil"/>
              <w:left w:val="nil"/>
              <w:bottom w:val="nil"/>
              <w:right w:val="nil"/>
            </w:tcBorders>
            <w:shd w:val="clear" w:color="auto" w:fill="auto"/>
            <w:vAlign w:val="center"/>
            <w:hideMark/>
          </w:tcPr>
          <w:p w14:paraId="70B5A1A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-0.0239***</w:t>
            </w:r>
          </w:p>
        </w:tc>
        <w:tc>
          <w:tcPr>
            <w:tcW w:w="798" w:type="dxa"/>
            <w:tcBorders>
              <w:top w:val="nil"/>
              <w:left w:val="nil"/>
              <w:bottom w:val="nil"/>
              <w:right w:val="nil"/>
            </w:tcBorders>
            <w:shd w:val="clear" w:color="auto" w:fill="auto"/>
            <w:vAlign w:val="center"/>
            <w:hideMark/>
          </w:tcPr>
          <w:p w14:paraId="03083D1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1.07</w:t>
            </w:r>
          </w:p>
        </w:tc>
        <w:tc>
          <w:tcPr>
            <w:tcW w:w="630" w:type="dxa"/>
            <w:tcBorders>
              <w:top w:val="nil"/>
              <w:left w:val="nil"/>
              <w:bottom w:val="nil"/>
              <w:right w:val="nil"/>
            </w:tcBorders>
            <w:shd w:val="clear" w:color="auto" w:fill="auto"/>
            <w:vAlign w:val="center"/>
            <w:hideMark/>
          </w:tcPr>
          <w:p w14:paraId="6E1C941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1.09</w:t>
            </w:r>
          </w:p>
        </w:tc>
        <w:tc>
          <w:tcPr>
            <w:tcW w:w="959" w:type="dxa"/>
            <w:tcBorders>
              <w:top w:val="nil"/>
              <w:left w:val="nil"/>
              <w:bottom w:val="nil"/>
              <w:right w:val="nil"/>
            </w:tcBorders>
            <w:shd w:val="clear" w:color="auto" w:fill="auto"/>
            <w:vAlign w:val="center"/>
            <w:hideMark/>
          </w:tcPr>
          <w:p w14:paraId="59691B8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-0.0199***</w:t>
            </w:r>
          </w:p>
        </w:tc>
      </w:tr>
      <w:tr w:rsidR="001B7801" w:rsidRPr="001B7801" w14:paraId="3F891CDE" w14:textId="77777777" w:rsidTr="007A4B60">
        <w:trPr>
          <w:trHeight w:val="315"/>
        </w:trPr>
        <w:tc>
          <w:tcPr>
            <w:tcW w:w="15816" w:type="dxa"/>
            <w:gridSpan w:val="19"/>
            <w:tcBorders>
              <w:top w:val="nil"/>
              <w:left w:val="nil"/>
              <w:bottom w:val="nil"/>
              <w:right w:val="nil"/>
            </w:tcBorders>
            <w:shd w:val="clear" w:color="auto" w:fill="auto"/>
            <w:vAlign w:val="center"/>
            <w:hideMark/>
          </w:tcPr>
          <w:p w14:paraId="7AC70148"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Escola e Direção</w:t>
            </w:r>
          </w:p>
        </w:tc>
      </w:tr>
      <w:tr w:rsidR="001B7801" w:rsidRPr="001B7801" w14:paraId="5EC6CFE2" w14:textId="77777777" w:rsidTr="007A4B60">
        <w:trPr>
          <w:trHeight w:val="450"/>
        </w:trPr>
        <w:tc>
          <w:tcPr>
            <w:tcW w:w="1440" w:type="dxa"/>
            <w:tcBorders>
              <w:top w:val="nil"/>
              <w:left w:val="nil"/>
              <w:bottom w:val="nil"/>
              <w:right w:val="nil"/>
            </w:tcBorders>
            <w:shd w:val="clear" w:color="auto" w:fill="auto"/>
            <w:vAlign w:val="center"/>
            <w:hideMark/>
          </w:tcPr>
          <w:p w14:paraId="0A255847"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Computadores Administrativos</w:t>
            </w:r>
          </w:p>
        </w:tc>
        <w:tc>
          <w:tcPr>
            <w:tcW w:w="798" w:type="dxa"/>
            <w:tcBorders>
              <w:top w:val="nil"/>
              <w:left w:val="nil"/>
              <w:bottom w:val="nil"/>
              <w:right w:val="nil"/>
            </w:tcBorders>
            <w:shd w:val="clear" w:color="auto" w:fill="auto"/>
            <w:vAlign w:val="center"/>
            <w:hideMark/>
          </w:tcPr>
          <w:p w14:paraId="55B8574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3.43</w:t>
            </w:r>
          </w:p>
        </w:tc>
        <w:tc>
          <w:tcPr>
            <w:tcW w:w="630" w:type="dxa"/>
            <w:tcBorders>
              <w:top w:val="nil"/>
              <w:left w:val="nil"/>
              <w:bottom w:val="nil"/>
              <w:right w:val="nil"/>
            </w:tcBorders>
            <w:shd w:val="clear" w:color="auto" w:fill="auto"/>
            <w:vAlign w:val="center"/>
            <w:hideMark/>
          </w:tcPr>
          <w:p w14:paraId="1BF96DE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3.19</w:t>
            </w:r>
          </w:p>
        </w:tc>
        <w:tc>
          <w:tcPr>
            <w:tcW w:w="959" w:type="dxa"/>
            <w:tcBorders>
              <w:top w:val="nil"/>
              <w:left w:val="nil"/>
              <w:bottom w:val="nil"/>
              <w:right w:val="nil"/>
            </w:tcBorders>
            <w:shd w:val="clear" w:color="auto" w:fill="auto"/>
            <w:vAlign w:val="center"/>
            <w:hideMark/>
          </w:tcPr>
          <w:p w14:paraId="4AF9FD5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0.244***</w:t>
            </w:r>
          </w:p>
        </w:tc>
        <w:tc>
          <w:tcPr>
            <w:tcW w:w="798" w:type="dxa"/>
            <w:tcBorders>
              <w:top w:val="nil"/>
              <w:left w:val="nil"/>
              <w:bottom w:val="nil"/>
              <w:right w:val="nil"/>
            </w:tcBorders>
            <w:shd w:val="clear" w:color="auto" w:fill="auto"/>
            <w:vAlign w:val="center"/>
            <w:hideMark/>
          </w:tcPr>
          <w:p w14:paraId="737935A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3.66</w:t>
            </w:r>
          </w:p>
        </w:tc>
        <w:tc>
          <w:tcPr>
            <w:tcW w:w="630" w:type="dxa"/>
            <w:tcBorders>
              <w:top w:val="nil"/>
              <w:left w:val="nil"/>
              <w:bottom w:val="nil"/>
              <w:right w:val="nil"/>
            </w:tcBorders>
            <w:shd w:val="clear" w:color="auto" w:fill="auto"/>
            <w:vAlign w:val="center"/>
            <w:hideMark/>
          </w:tcPr>
          <w:p w14:paraId="0C0BCD8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3.53</w:t>
            </w:r>
          </w:p>
        </w:tc>
        <w:tc>
          <w:tcPr>
            <w:tcW w:w="995" w:type="dxa"/>
            <w:tcBorders>
              <w:top w:val="nil"/>
              <w:left w:val="nil"/>
              <w:bottom w:val="nil"/>
              <w:right w:val="nil"/>
            </w:tcBorders>
            <w:shd w:val="clear" w:color="auto" w:fill="auto"/>
            <w:vAlign w:val="center"/>
            <w:hideMark/>
          </w:tcPr>
          <w:p w14:paraId="3BD7FB0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0.128***</w:t>
            </w:r>
          </w:p>
        </w:tc>
        <w:tc>
          <w:tcPr>
            <w:tcW w:w="807" w:type="dxa"/>
            <w:tcBorders>
              <w:top w:val="nil"/>
              <w:left w:val="nil"/>
              <w:bottom w:val="nil"/>
              <w:right w:val="nil"/>
            </w:tcBorders>
            <w:shd w:val="clear" w:color="auto" w:fill="auto"/>
            <w:vAlign w:val="center"/>
            <w:hideMark/>
          </w:tcPr>
          <w:p w14:paraId="67C5E64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3.71</w:t>
            </w:r>
          </w:p>
        </w:tc>
        <w:tc>
          <w:tcPr>
            <w:tcW w:w="630" w:type="dxa"/>
            <w:tcBorders>
              <w:top w:val="nil"/>
              <w:left w:val="nil"/>
              <w:bottom w:val="nil"/>
              <w:right w:val="nil"/>
            </w:tcBorders>
            <w:shd w:val="clear" w:color="auto" w:fill="auto"/>
            <w:vAlign w:val="center"/>
            <w:hideMark/>
          </w:tcPr>
          <w:p w14:paraId="2E1F139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3.77</w:t>
            </w:r>
          </w:p>
        </w:tc>
        <w:tc>
          <w:tcPr>
            <w:tcW w:w="959" w:type="dxa"/>
            <w:tcBorders>
              <w:top w:val="nil"/>
              <w:left w:val="nil"/>
              <w:bottom w:val="nil"/>
              <w:right w:val="nil"/>
            </w:tcBorders>
            <w:shd w:val="clear" w:color="auto" w:fill="auto"/>
            <w:vAlign w:val="center"/>
            <w:hideMark/>
          </w:tcPr>
          <w:p w14:paraId="7940839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-0.0568***</w:t>
            </w:r>
          </w:p>
        </w:tc>
        <w:tc>
          <w:tcPr>
            <w:tcW w:w="798" w:type="dxa"/>
            <w:tcBorders>
              <w:top w:val="nil"/>
              <w:left w:val="nil"/>
              <w:bottom w:val="nil"/>
              <w:right w:val="nil"/>
            </w:tcBorders>
            <w:shd w:val="clear" w:color="auto" w:fill="auto"/>
            <w:vAlign w:val="center"/>
            <w:hideMark/>
          </w:tcPr>
          <w:p w14:paraId="3B0526F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3.69</w:t>
            </w:r>
          </w:p>
        </w:tc>
        <w:tc>
          <w:tcPr>
            <w:tcW w:w="630" w:type="dxa"/>
            <w:tcBorders>
              <w:top w:val="nil"/>
              <w:left w:val="nil"/>
              <w:bottom w:val="nil"/>
              <w:right w:val="nil"/>
            </w:tcBorders>
            <w:shd w:val="clear" w:color="auto" w:fill="auto"/>
            <w:vAlign w:val="center"/>
            <w:hideMark/>
          </w:tcPr>
          <w:p w14:paraId="4FB506A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3.60</w:t>
            </w:r>
          </w:p>
        </w:tc>
        <w:tc>
          <w:tcPr>
            <w:tcW w:w="959" w:type="dxa"/>
            <w:tcBorders>
              <w:top w:val="nil"/>
              <w:left w:val="nil"/>
              <w:bottom w:val="nil"/>
              <w:right w:val="nil"/>
            </w:tcBorders>
            <w:shd w:val="clear" w:color="auto" w:fill="auto"/>
            <w:vAlign w:val="center"/>
            <w:hideMark/>
          </w:tcPr>
          <w:p w14:paraId="6ECE347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0.0917***</w:t>
            </w:r>
          </w:p>
        </w:tc>
        <w:tc>
          <w:tcPr>
            <w:tcW w:w="807" w:type="dxa"/>
            <w:tcBorders>
              <w:top w:val="nil"/>
              <w:left w:val="nil"/>
              <w:bottom w:val="nil"/>
              <w:right w:val="nil"/>
            </w:tcBorders>
            <w:shd w:val="clear" w:color="auto" w:fill="auto"/>
            <w:vAlign w:val="center"/>
            <w:hideMark/>
          </w:tcPr>
          <w:p w14:paraId="77BF078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3.70</w:t>
            </w:r>
          </w:p>
        </w:tc>
        <w:tc>
          <w:tcPr>
            <w:tcW w:w="630" w:type="dxa"/>
            <w:tcBorders>
              <w:top w:val="nil"/>
              <w:left w:val="nil"/>
              <w:bottom w:val="nil"/>
              <w:right w:val="nil"/>
            </w:tcBorders>
            <w:shd w:val="clear" w:color="auto" w:fill="auto"/>
            <w:vAlign w:val="center"/>
            <w:hideMark/>
          </w:tcPr>
          <w:p w14:paraId="76919C1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3.74</w:t>
            </w:r>
          </w:p>
        </w:tc>
        <w:tc>
          <w:tcPr>
            <w:tcW w:w="959" w:type="dxa"/>
            <w:tcBorders>
              <w:top w:val="nil"/>
              <w:left w:val="nil"/>
              <w:bottom w:val="nil"/>
              <w:right w:val="nil"/>
            </w:tcBorders>
            <w:shd w:val="clear" w:color="auto" w:fill="auto"/>
            <w:vAlign w:val="center"/>
            <w:hideMark/>
          </w:tcPr>
          <w:p w14:paraId="4B1DFF8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-0.0442***</w:t>
            </w:r>
          </w:p>
        </w:tc>
        <w:tc>
          <w:tcPr>
            <w:tcW w:w="798" w:type="dxa"/>
            <w:tcBorders>
              <w:top w:val="nil"/>
              <w:left w:val="nil"/>
              <w:bottom w:val="nil"/>
              <w:right w:val="nil"/>
            </w:tcBorders>
            <w:shd w:val="clear" w:color="auto" w:fill="auto"/>
            <w:vAlign w:val="center"/>
            <w:hideMark/>
          </w:tcPr>
          <w:p w14:paraId="58E11B3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3.66</w:t>
            </w:r>
          </w:p>
        </w:tc>
        <w:tc>
          <w:tcPr>
            <w:tcW w:w="630" w:type="dxa"/>
            <w:tcBorders>
              <w:top w:val="nil"/>
              <w:left w:val="nil"/>
              <w:bottom w:val="nil"/>
              <w:right w:val="nil"/>
            </w:tcBorders>
            <w:shd w:val="clear" w:color="auto" w:fill="auto"/>
            <w:vAlign w:val="center"/>
            <w:hideMark/>
          </w:tcPr>
          <w:p w14:paraId="4EDEBF4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3.58</w:t>
            </w:r>
          </w:p>
        </w:tc>
        <w:tc>
          <w:tcPr>
            <w:tcW w:w="959" w:type="dxa"/>
            <w:tcBorders>
              <w:top w:val="nil"/>
              <w:left w:val="nil"/>
              <w:bottom w:val="nil"/>
              <w:right w:val="nil"/>
            </w:tcBorders>
            <w:shd w:val="clear" w:color="auto" w:fill="auto"/>
            <w:vAlign w:val="center"/>
            <w:hideMark/>
          </w:tcPr>
          <w:p w14:paraId="525D425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0.0774***</w:t>
            </w:r>
          </w:p>
        </w:tc>
      </w:tr>
      <w:tr w:rsidR="001B7801" w:rsidRPr="001B7801" w14:paraId="077EF237" w14:textId="77777777" w:rsidTr="007A4B60">
        <w:trPr>
          <w:trHeight w:val="450"/>
        </w:trPr>
        <w:tc>
          <w:tcPr>
            <w:tcW w:w="1440" w:type="dxa"/>
            <w:tcBorders>
              <w:top w:val="nil"/>
              <w:left w:val="nil"/>
              <w:bottom w:val="nil"/>
              <w:right w:val="nil"/>
            </w:tcBorders>
            <w:shd w:val="clear" w:color="auto" w:fill="auto"/>
            <w:vAlign w:val="center"/>
            <w:hideMark/>
          </w:tcPr>
          <w:p w14:paraId="0C21E77F"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Problemas de Direção</w:t>
            </w:r>
          </w:p>
        </w:tc>
        <w:tc>
          <w:tcPr>
            <w:tcW w:w="798" w:type="dxa"/>
            <w:tcBorders>
              <w:top w:val="nil"/>
              <w:left w:val="nil"/>
              <w:bottom w:val="nil"/>
              <w:right w:val="nil"/>
            </w:tcBorders>
            <w:shd w:val="clear" w:color="auto" w:fill="auto"/>
            <w:vAlign w:val="center"/>
            <w:hideMark/>
          </w:tcPr>
          <w:p w14:paraId="0BBAB72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1511EA2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959" w:type="dxa"/>
            <w:tcBorders>
              <w:top w:val="nil"/>
              <w:left w:val="nil"/>
              <w:bottom w:val="nil"/>
              <w:right w:val="nil"/>
            </w:tcBorders>
            <w:shd w:val="clear" w:color="auto" w:fill="auto"/>
            <w:vAlign w:val="center"/>
            <w:hideMark/>
          </w:tcPr>
          <w:p w14:paraId="6B4FB0F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0.00596**</w:t>
            </w:r>
          </w:p>
        </w:tc>
        <w:tc>
          <w:tcPr>
            <w:tcW w:w="798" w:type="dxa"/>
            <w:tcBorders>
              <w:top w:val="nil"/>
              <w:left w:val="nil"/>
              <w:bottom w:val="nil"/>
              <w:right w:val="nil"/>
            </w:tcBorders>
            <w:shd w:val="clear" w:color="auto" w:fill="auto"/>
            <w:vAlign w:val="center"/>
            <w:hideMark/>
          </w:tcPr>
          <w:p w14:paraId="6B45617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0.54</w:t>
            </w:r>
          </w:p>
        </w:tc>
        <w:tc>
          <w:tcPr>
            <w:tcW w:w="630" w:type="dxa"/>
            <w:tcBorders>
              <w:top w:val="nil"/>
              <w:left w:val="nil"/>
              <w:bottom w:val="nil"/>
              <w:right w:val="nil"/>
            </w:tcBorders>
            <w:shd w:val="clear" w:color="auto" w:fill="auto"/>
            <w:vAlign w:val="center"/>
            <w:hideMark/>
          </w:tcPr>
          <w:p w14:paraId="5FB96C7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0.53</w:t>
            </w:r>
          </w:p>
        </w:tc>
        <w:tc>
          <w:tcPr>
            <w:tcW w:w="995" w:type="dxa"/>
            <w:tcBorders>
              <w:top w:val="nil"/>
              <w:left w:val="nil"/>
              <w:bottom w:val="nil"/>
              <w:right w:val="nil"/>
            </w:tcBorders>
            <w:shd w:val="clear" w:color="auto" w:fill="auto"/>
            <w:vAlign w:val="center"/>
            <w:hideMark/>
          </w:tcPr>
          <w:p w14:paraId="6784229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0.0135***</w:t>
            </w:r>
          </w:p>
        </w:tc>
        <w:tc>
          <w:tcPr>
            <w:tcW w:w="807" w:type="dxa"/>
            <w:tcBorders>
              <w:top w:val="nil"/>
              <w:left w:val="nil"/>
              <w:bottom w:val="nil"/>
              <w:right w:val="nil"/>
            </w:tcBorders>
            <w:shd w:val="clear" w:color="auto" w:fill="auto"/>
            <w:vAlign w:val="center"/>
            <w:hideMark/>
          </w:tcPr>
          <w:p w14:paraId="5331097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630" w:type="dxa"/>
            <w:tcBorders>
              <w:top w:val="nil"/>
              <w:left w:val="nil"/>
              <w:bottom w:val="nil"/>
              <w:right w:val="nil"/>
            </w:tcBorders>
            <w:shd w:val="clear" w:color="auto" w:fill="auto"/>
            <w:vAlign w:val="center"/>
            <w:hideMark/>
          </w:tcPr>
          <w:p w14:paraId="1B454D6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0.49</w:t>
            </w:r>
          </w:p>
        </w:tc>
        <w:tc>
          <w:tcPr>
            <w:tcW w:w="959" w:type="dxa"/>
            <w:tcBorders>
              <w:top w:val="nil"/>
              <w:left w:val="nil"/>
              <w:bottom w:val="nil"/>
              <w:right w:val="nil"/>
            </w:tcBorders>
            <w:shd w:val="clear" w:color="auto" w:fill="auto"/>
            <w:vAlign w:val="center"/>
            <w:hideMark/>
          </w:tcPr>
          <w:p w14:paraId="4CB68E0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0.0588***</w:t>
            </w:r>
          </w:p>
        </w:tc>
        <w:tc>
          <w:tcPr>
            <w:tcW w:w="798" w:type="dxa"/>
            <w:tcBorders>
              <w:top w:val="nil"/>
              <w:left w:val="nil"/>
              <w:bottom w:val="nil"/>
              <w:right w:val="nil"/>
            </w:tcBorders>
            <w:shd w:val="clear" w:color="auto" w:fill="auto"/>
            <w:vAlign w:val="center"/>
            <w:hideMark/>
          </w:tcPr>
          <w:p w14:paraId="127486A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1B5F81A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39FD9F3D"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-0.0169***</w:t>
            </w:r>
          </w:p>
        </w:tc>
        <w:tc>
          <w:tcPr>
            <w:tcW w:w="807" w:type="dxa"/>
            <w:tcBorders>
              <w:top w:val="nil"/>
              <w:left w:val="nil"/>
              <w:bottom w:val="nil"/>
              <w:right w:val="nil"/>
            </w:tcBorders>
            <w:shd w:val="clear" w:color="auto" w:fill="auto"/>
            <w:vAlign w:val="center"/>
            <w:hideMark/>
          </w:tcPr>
          <w:p w14:paraId="51D2AA2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19D6361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0.51</w:t>
            </w:r>
          </w:p>
        </w:tc>
        <w:tc>
          <w:tcPr>
            <w:tcW w:w="959" w:type="dxa"/>
            <w:tcBorders>
              <w:top w:val="nil"/>
              <w:left w:val="nil"/>
              <w:bottom w:val="nil"/>
              <w:right w:val="nil"/>
            </w:tcBorders>
            <w:shd w:val="clear" w:color="auto" w:fill="auto"/>
            <w:vAlign w:val="center"/>
            <w:hideMark/>
          </w:tcPr>
          <w:p w14:paraId="49E6ED3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0.0152***</w:t>
            </w:r>
          </w:p>
        </w:tc>
        <w:tc>
          <w:tcPr>
            <w:tcW w:w="798" w:type="dxa"/>
            <w:tcBorders>
              <w:top w:val="nil"/>
              <w:left w:val="nil"/>
              <w:bottom w:val="nil"/>
              <w:right w:val="nil"/>
            </w:tcBorders>
            <w:shd w:val="clear" w:color="auto" w:fill="auto"/>
            <w:vAlign w:val="center"/>
            <w:hideMark/>
          </w:tcPr>
          <w:p w14:paraId="3B2772C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0.53</w:t>
            </w:r>
          </w:p>
        </w:tc>
        <w:tc>
          <w:tcPr>
            <w:tcW w:w="630" w:type="dxa"/>
            <w:tcBorders>
              <w:top w:val="nil"/>
              <w:left w:val="nil"/>
              <w:bottom w:val="nil"/>
              <w:right w:val="nil"/>
            </w:tcBorders>
            <w:shd w:val="clear" w:color="auto" w:fill="auto"/>
            <w:vAlign w:val="center"/>
            <w:hideMark/>
          </w:tcPr>
          <w:p w14:paraId="736A482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0.51</w:t>
            </w:r>
          </w:p>
        </w:tc>
        <w:tc>
          <w:tcPr>
            <w:tcW w:w="959" w:type="dxa"/>
            <w:tcBorders>
              <w:top w:val="nil"/>
              <w:left w:val="nil"/>
              <w:bottom w:val="nil"/>
              <w:right w:val="nil"/>
            </w:tcBorders>
            <w:shd w:val="clear" w:color="auto" w:fill="auto"/>
            <w:vAlign w:val="center"/>
            <w:hideMark/>
          </w:tcPr>
          <w:p w14:paraId="4F5EEB8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0.0239***</w:t>
            </w:r>
          </w:p>
        </w:tc>
      </w:tr>
      <w:tr w:rsidR="001B7801" w:rsidRPr="001B7801" w14:paraId="3706C6FA" w14:textId="77777777" w:rsidTr="007A4B60">
        <w:trPr>
          <w:trHeight w:val="315"/>
        </w:trPr>
        <w:tc>
          <w:tcPr>
            <w:tcW w:w="15816" w:type="dxa"/>
            <w:gridSpan w:val="19"/>
            <w:tcBorders>
              <w:top w:val="nil"/>
              <w:left w:val="nil"/>
              <w:bottom w:val="nil"/>
              <w:right w:val="nil"/>
            </w:tcBorders>
            <w:shd w:val="clear" w:color="auto" w:fill="auto"/>
            <w:vAlign w:val="center"/>
            <w:hideMark/>
          </w:tcPr>
          <w:p w14:paraId="2C1EDCBB" w14:textId="77777777" w:rsidR="001B7801" w:rsidRPr="001B7801" w:rsidRDefault="001B7801"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Outros Programas</w:t>
            </w:r>
          </w:p>
        </w:tc>
      </w:tr>
      <w:tr w:rsidR="001B7801" w:rsidRPr="001B7801" w14:paraId="493F4CD6" w14:textId="77777777" w:rsidTr="007A4B60">
        <w:trPr>
          <w:trHeight w:val="319"/>
        </w:trPr>
        <w:tc>
          <w:tcPr>
            <w:tcW w:w="1440" w:type="dxa"/>
            <w:tcBorders>
              <w:top w:val="nil"/>
              <w:left w:val="nil"/>
              <w:bottom w:val="nil"/>
              <w:right w:val="nil"/>
            </w:tcBorders>
            <w:shd w:val="clear" w:color="auto" w:fill="auto"/>
            <w:vAlign w:val="center"/>
            <w:hideMark/>
          </w:tcPr>
          <w:p w14:paraId="1A0C44E2"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PBLE</w:t>
            </w:r>
          </w:p>
        </w:tc>
        <w:tc>
          <w:tcPr>
            <w:tcW w:w="798" w:type="dxa"/>
            <w:tcBorders>
              <w:top w:val="nil"/>
              <w:left w:val="nil"/>
              <w:bottom w:val="nil"/>
              <w:right w:val="nil"/>
            </w:tcBorders>
            <w:shd w:val="clear" w:color="auto" w:fill="auto"/>
            <w:vAlign w:val="center"/>
            <w:hideMark/>
          </w:tcPr>
          <w:p w14:paraId="63BB405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w:t>
            </w:r>
          </w:p>
        </w:tc>
        <w:tc>
          <w:tcPr>
            <w:tcW w:w="630" w:type="dxa"/>
            <w:tcBorders>
              <w:top w:val="nil"/>
              <w:left w:val="nil"/>
              <w:bottom w:val="nil"/>
              <w:right w:val="nil"/>
            </w:tcBorders>
            <w:shd w:val="clear" w:color="auto" w:fill="auto"/>
            <w:vAlign w:val="center"/>
            <w:hideMark/>
          </w:tcPr>
          <w:p w14:paraId="219FD97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w:t>
            </w:r>
          </w:p>
        </w:tc>
        <w:tc>
          <w:tcPr>
            <w:tcW w:w="959" w:type="dxa"/>
            <w:tcBorders>
              <w:top w:val="nil"/>
              <w:left w:val="nil"/>
              <w:bottom w:val="nil"/>
              <w:right w:val="nil"/>
            </w:tcBorders>
            <w:shd w:val="clear" w:color="auto" w:fill="auto"/>
            <w:vAlign w:val="center"/>
            <w:hideMark/>
          </w:tcPr>
          <w:p w14:paraId="0C677DB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w:t>
            </w:r>
          </w:p>
        </w:tc>
        <w:tc>
          <w:tcPr>
            <w:tcW w:w="798" w:type="dxa"/>
            <w:tcBorders>
              <w:top w:val="nil"/>
              <w:left w:val="nil"/>
              <w:bottom w:val="nil"/>
              <w:right w:val="nil"/>
            </w:tcBorders>
            <w:shd w:val="clear" w:color="auto" w:fill="auto"/>
            <w:vAlign w:val="center"/>
            <w:hideMark/>
          </w:tcPr>
          <w:p w14:paraId="794F494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0.40</w:t>
            </w:r>
          </w:p>
        </w:tc>
        <w:tc>
          <w:tcPr>
            <w:tcW w:w="630" w:type="dxa"/>
            <w:tcBorders>
              <w:top w:val="nil"/>
              <w:left w:val="nil"/>
              <w:bottom w:val="nil"/>
              <w:right w:val="nil"/>
            </w:tcBorders>
            <w:shd w:val="clear" w:color="auto" w:fill="auto"/>
            <w:vAlign w:val="center"/>
            <w:hideMark/>
          </w:tcPr>
          <w:p w14:paraId="71BBC4B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995" w:type="dxa"/>
            <w:tcBorders>
              <w:top w:val="nil"/>
              <w:left w:val="nil"/>
              <w:bottom w:val="nil"/>
              <w:right w:val="nil"/>
            </w:tcBorders>
            <w:shd w:val="clear" w:color="auto" w:fill="auto"/>
            <w:vAlign w:val="center"/>
            <w:hideMark/>
          </w:tcPr>
          <w:p w14:paraId="4B75C3A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-0.119***</w:t>
            </w:r>
          </w:p>
        </w:tc>
        <w:tc>
          <w:tcPr>
            <w:tcW w:w="807" w:type="dxa"/>
            <w:tcBorders>
              <w:top w:val="nil"/>
              <w:left w:val="nil"/>
              <w:bottom w:val="nil"/>
              <w:right w:val="nil"/>
            </w:tcBorders>
            <w:shd w:val="clear" w:color="auto" w:fill="auto"/>
            <w:vAlign w:val="center"/>
            <w:hideMark/>
          </w:tcPr>
          <w:p w14:paraId="7FDF68D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0.64</w:t>
            </w:r>
          </w:p>
        </w:tc>
        <w:tc>
          <w:tcPr>
            <w:tcW w:w="630" w:type="dxa"/>
            <w:tcBorders>
              <w:top w:val="nil"/>
              <w:left w:val="nil"/>
              <w:bottom w:val="nil"/>
              <w:right w:val="nil"/>
            </w:tcBorders>
            <w:shd w:val="clear" w:color="auto" w:fill="auto"/>
            <w:vAlign w:val="center"/>
            <w:hideMark/>
          </w:tcPr>
          <w:p w14:paraId="38C58FB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0.74</w:t>
            </w:r>
          </w:p>
        </w:tc>
        <w:tc>
          <w:tcPr>
            <w:tcW w:w="959" w:type="dxa"/>
            <w:tcBorders>
              <w:top w:val="nil"/>
              <w:left w:val="nil"/>
              <w:bottom w:val="nil"/>
              <w:right w:val="nil"/>
            </w:tcBorders>
            <w:shd w:val="clear" w:color="auto" w:fill="auto"/>
            <w:vAlign w:val="center"/>
            <w:hideMark/>
          </w:tcPr>
          <w:p w14:paraId="0E264AC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-0.0936***</w:t>
            </w:r>
          </w:p>
        </w:tc>
        <w:tc>
          <w:tcPr>
            <w:tcW w:w="798" w:type="dxa"/>
            <w:tcBorders>
              <w:top w:val="nil"/>
              <w:left w:val="nil"/>
              <w:bottom w:val="nil"/>
              <w:right w:val="nil"/>
            </w:tcBorders>
            <w:shd w:val="clear" w:color="auto" w:fill="auto"/>
            <w:vAlign w:val="center"/>
            <w:hideMark/>
          </w:tcPr>
          <w:p w14:paraId="6E0E6C3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0.86</w:t>
            </w:r>
          </w:p>
        </w:tc>
        <w:tc>
          <w:tcPr>
            <w:tcW w:w="630" w:type="dxa"/>
            <w:tcBorders>
              <w:top w:val="nil"/>
              <w:left w:val="nil"/>
              <w:bottom w:val="nil"/>
              <w:right w:val="nil"/>
            </w:tcBorders>
            <w:shd w:val="clear" w:color="auto" w:fill="auto"/>
            <w:vAlign w:val="center"/>
            <w:hideMark/>
          </w:tcPr>
          <w:p w14:paraId="3A5B146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0.90</w:t>
            </w:r>
          </w:p>
        </w:tc>
        <w:tc>
          <w:tcPr>
            <w:tcW w:w="959" w:type="dxa"/>
            <w:tcBorders>
              <w:top w:val="nil"/>
              <w:left w:val="nil"/>
              <w:bottom w:val="nil"/>
              <w:right w:val="nil"/>
            </w:tcBorders>
            <w:shd w:val="clear" w:color="auto" w:fill="auto"/>
            <w:vAlign w:val="center"/>
            <w:hideMark/>
          </w:tcPr>
          <w:p w14:paraId="5329E4A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-0.0364***</w:t>
            </w:r>
          </w:p>
        </w:tc>
        <w:tc>
          <w:tcPr>
            <w:tcW w:w="807" w:type="dxa"/>
            <w:tcBorders>
              <w:top w:val="nil"/>
              <w:left w:val="nil"/>
              <w:bottom w:val="nil"/>
              <w:right w:val="nil"/>
            </w:tcBorders>
            <w:shd w:val="clear" w:color="auto" w:fill="auto"/>
            <w:vAlign w:val="center"/>
            <w:hideMark/>
          </w:tcPr>
          <w:p w14:paraId="093651A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0.87</w:t>
            </w:r>
          </w:p>
        </w:tc>
        <w:tc>
          <w:tcPr>
            <w:tcW w:w="630" w:type="dxa"/>
            <w:tcBorders>
              <w:top w:val="nil"/>
              <w:left w:val="nil"/>
              <w:bottom w:val="nil"/>
              <w:right w:val="nil"/>
            </w:tcBorders>
            <w:shd w:val="clear" w:color="auto" w:fill="auto"/>
            <w:vAlign w:val="center"/>
            <w:hideMark/>
          </w:tcPr>
          <w:p w14:paraId="03E681B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0.90</w:t>
            </w:r>
          </w:p>
        </w:tc>
        <w:tc>
          <w:tcPr>
            <w:tcW w:w="959" w:type="dxa"/>
            <w:tcBorders>
              <w:top w:val="nil"/>
              <w:left w:val="nil"/>
              <w:bottom w:val="nil"/>
              <w:right w:val="nil"/>
            </w:tcBorders>
            <w:shd w:val="clear" w:color="auto" w:fill="auto"/>
            <w:vAlign w:val="center"/>
            <w:hideMark/>
          </w:tcPr>
          <w:p w14:paraId="3D0AA5A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-0.0329***</w:t>
            </w:r>
          </w:p>
        </w:tc>
        <w:tc>
          <w:tcPr>
            <w:tcW w:w="798" w:type="dxa"/>
            <w:tcBorders>
              <w:top w:val="nil"/>
              <w:left w:val="nil"/>
              <w:bottom w:val="nil"/>
              <w:right w:val="nil"/>
            </w:tcBorders>
            <w:shd w:val="clear" w:color="auto" w:fill="auto"/>
            <w:vAlign w:val="center"/>
            <w:hideMark/>
          </w:tcPr>
          <w:p w14:paraId="5C824B5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0.92</w:t>
            </w:r>
          </w:p>
        </w:tc>
        <w:tc>
          <w:tcPr>
            <w:tcW w:w="630" w:type="dxa"/>
            <w:tcBorders>
              <w:top w:val="nil"/>
              <w:left w:val="nil"/>
              <w:bottom w:val="nil"/>
              <w:right w:val="nil"/>
            </w:tcBorders>
            <w:shd w:val="clear" w:color="auto" w:fill="auto"/>
            <w:vAlign w:val="center"/>
            <w:hideMark/>
          </w:tcPr>
          <w:p w14:paraId="0D91279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0.94</w:t>
            </w:r>
          </w:p>
        </w:tc>
        <w:tc>
          <w:tcPr>
            <w:tcW w:w="959" w:type="dxa"/>
            <w:tcBorders>
              <w:top w:val="nil"/>
              <w:left w:val="nil"/>
              <w:bottom w:val="nil"/>
              <w:right w:val="nil"/>
            </w:tcBorders>
            <w:shd w:val="clear" w:color="auto" w:fill="auto"/>
            <w:vAlign w:val="center"/>
            <w:hideMark/>
          </w:tcPr>
          <w:p w14:paraId="14A9982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-0.0215***</w:t>
            </w:r>
          </w:p>
        </w:tc>
      </w:tr>
      <w:tr w:rsidR="001B7801" w:rsidRPr="001B7801" w14:paraId="176DC354" w14:textId="77777777" w:rsidTr="007A4B60">
        <w:trPr>
          <w:trHeight w:val="225"/>
        </w:trPr>
        <w:tc>
          <w:tcPr>
            <w:tcW w:w="1440" w:type="dxa"/>
            <w:tcBorders>
              <w:top w:val="nil"/>
              <w:left w:val="nil"/>
              <w:bottom w:val="nil"/>
              <w:right w:val="nil"/>
            </w:tcBorders>
            <w:shd w:val="clear" w:color="auto" w:fill="auto"/>
            <w:noWrap/>
            <w:vAlign w:val="bottom"/>
            <w:hideMark/>
          </w:tcPr>
          <w:p w14:paraId="1C7395D2"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p>
        </w:tc>
        <w:tc>
          <w:tcPr>
            <w:tcW w:w="798" w:type="dxa"/>
            <w:tcBorders>
              <w:top w:val="nil"/>
              <w:left w:val="nil"/>
              <w:bottom w:val="nil"/>
              <w:right w:val="nil"/>
            </w:tcBorders>
            <w:shd w:val="clear" w:color="auto" w:fill="auto"/>
            <w:vAlign w:val="center"/>
            <w:hideMark/>
          </w:tcPr>
          <w:p w14:paraId="1947583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6110991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54CDD00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76B2CA7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440D8E2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995" w:type="dxa"/>
            <w:tcBorders>
              <w:top w:val="nil"/>
              <w:left w:val="nil"/>
              <w:bottom w:val="nil"/>
              <w:right w:val="nil"/>
            </w:tcBorders>
            <w:shd w:val="clear" w:color="auto" w:fill="auto"/>
            <w:vAlign w:val="center"/>
            <w:hideMark/>
          </w:tcPr>
          <w:p w14:paraId="5713F32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807" w:type="dxa"/>
            <w:tcBorders>
              <w:top w:val="nil"/>
              <w:left w:val="nil"/>
              <w:bottom w:val="nil"/>
              <w:right w:val="nil"/>
            </w:tcBorders>
            <w:shd w:val="clear" w:color="auto" w:fill="auto"/>
            <w:vAlign w:val="center"/>
            <w:hideMark/>
          </w:tcPr>
          <w:p w14:paraId="33639F0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0FD84EB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7850C2C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4D4C651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06D0053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vAlign w:val="center"/>
            <w:hideMark/>
          </w:tcPr>
          <w:p w14:paraId="7565F11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807" w:type="dxa"/>
            <w:tcBorders>
              <w:top w:val="nil"/>
              <w:left w:val="nil"/>
              <w:bottom w:val="nil"/>
              <w:right w:val="nil"/>
            </w:tcBorders>
            <w:shd w:val="clear" w:color="auto" w:fill="auto"/>
            <w:vAlign w:val="center"/>
            <w:hideMark/>
          </w:tcPr>
          <w:p w14:paraId="62DEE9D4" w14:textId="77777777" w:rsidR="001B7801" w:rsidRPr="001B7801" w:rsidRDefault="001B7801" w:rsidP="001B7801">
            <w:pPr>
              <w:spacing w:after="0" w:line="240" w:lineRule="auto"/>
              <w:jc w:val="right"/>
              <w:rPr>
                <w:rFonts w:ascii="Garamond" w:eastAsia="Times New Roman" w:hAnsi="Garamond" w:cs="Calibri"/>
                <w:color w:val="000000"/>
                <w:sz w:val="16"/>
                <w:szCs w:val="16"/>
                <w:lang w:eastAsia="pt-BR"/>
              </w:rPr>
            </w:pPr>
          </w:p>
        </w:tc>
        <w:tc>
          <w:tcPr>
            <w:tcW w:w="630" w:type="dxa"/>
            <w:tcBorders>
              <w:top w:val="nil"/>
              <w:left w:val="nil"/>
              <w:bottom w:val="nil"/>
              <w:right w:val="nil"/>
            </w:tcBorders>
            <w:shd w:val="clear" w:color="auto" w:fill="auto"/>
            <w:vAlign w:val="center"/>
            <w:hideMark/>
          </w:tcPr>
          <w:p w14:paraId="1CBD4834" w14:textId="77777777" w:rsidR="001B7801" w:rsidRPr="001B7801" w:rsidRDefault="001B7801" w:rsidP="001B7801">
            <w:pPr>
              <w:spacing w:after="0" w:line="240" w:lineRule="auto"/>
              <w:jc w:val="right"/>
              <w:rPr>
                <w:rFonts w:ascii="Garamond" w:eastAsia="Times New Roman" w:hAnsi="Garamond" w:cs="Calibri"/>
                <w:color w:val="000000"/>
                <w:sz w:val="16"/>
                <w:szCs w:val="16"/>
                <w:lang w:eastAsia="pt-BR"/>
              </w:rPr>
            </w:pPr>
          </w:p>
        </w:tc>
        <w:tc>
          <w:tcPr>
            <w:tcW w:w="959" w:type="dxa"/>
            <w:tcBorders>
              <w:top w:val="nil"/>
              <w:left w:val="nil"/>
              <w:bottom w:val="nil"/>
              <w:right w:val="nil"/>
            </w:tcBorders>
            <w:shd w:val="clear" w:color="auto" w:fill="auto"/>
            <w:vAlign w:val="center"/>
            <w:hideMark/>
          </w:tcPr>
          <w:p w14:paraId="2487B2B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798" w:type="dxa"/>
            <w:tcBorders>
              <w:top w:val="nil"/>
              <w:left w:val="nil"/>
              <w:bottom w:val="nil"/>
              <w:right w:val="nil"/>
            </w:tcBorders>
            <w:shd w:val="clear" w:color="auto" w:fill="auto"/>
            <w:vAlign w:val="center"/>
            <w:hideMark/>
          </w:tcPr>
          <w:p w14:paraId="04E0807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630" w:type="dxa"/>
            <w:tcBorders>
              <w:top w:val="nil"/>
              <w:left w:val="nil"/>
              <w:bottom w:val="nil"/>
              <w:right w:val="nil"/>
            </w:tcBorders>
            <w:shd w:val="clear" w:color="auto" w:fill="auto"/>
            <w:vAlign w:val="center"/>
            <w:hideMark/>
          </w:tcPr>
          <w:p w14:paraId="33ADD2A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p>
        </w:tc>
        <w:tc>
          <w:tcPr>
            <w:tcW w:w="959" w:type="dxa"/>
            <w:tcBorders>
              <w:top w:val="nil"/>
              <w:left w:val="nil"/>
              <w:bottom w:val="nil"/>
              <w:right w:val="nil"/>
            </w:tcBorders>
            <w:shd w:val="clear" w:color="auto" w:fill="auto"/>
            <w:noWrap/>
            <w:vAlign w:val="bottom"/>
            <w:hideMark/>
          </w:tcPr>
          <w:p w14:paraId="2E769CE5" w14:textId="77777777" w:rsidR="001B7801" w:rsidRPr="001B7801" w:rsidRDefault="001B7801" w:rsidP="001B7801">
            <w:pPr>
              <w:spacing w:after="0" w:line="240" w:lineRule="auto"/>
              <w:rPr>
                <w:rFonts w:ascii="Calibri" w:eastAsia="Times New Roman" w:hAnsi="Calibri" w:cs="Calibri"/>
                <w:color w:val="000000"/>
                <w:sz w:val="16"/>
                <w:szCs w:val="16"/>
                <w:lang w:eastAsia="pt-BR"/>
              </w:rPr>
            </w:pPr>
          </w:p>
        </w:tc>
      </w:tr>
      <w:tr w:rsidR="001B7801" w:rsidRPr="001B7801" w14:paraId="1F7480EA" w14:textId="77777777" w:rsidTr="007A4B60">
        <w:trPr>
          <w:trHeight w:val="315"/>
        </w:trPr>
        <w:tc>
          <w:tcPr>
            <w:tcW w:w="15816" w:type="dxa"/>
            <w:gridSpan w:val="19"/>
            <w:tcBorders>
              <w:top w:val="nil"/>
              <w:left w:val="nil"/>
              <w:bottom w:val="nil"/>
              <w:right w:val="nil"/>
            </w:tcBorders>
            <w:shd w:val="clear" w:color="auto" w:fill="auto"/>
            <w:noWrap/>
            <w:vAlign w:val="bottom"/>
            <w:hideMark/>
          </w:tcPr>
          <w:p w14:paraId="68EB2197" w14:textId="49714D40" w:rsidR="001B7801" w:rsidRPr="001B7801" w:rsidRDefault="007A4B60" w:rsidP="001B7801">
            <w:pPr>
              <w:spacing w:after="0" w:line="240" w:lineRule="auto"/>
              <w:jc w:val="center"/>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Variáveis</w:t>
            </w:r>
            <w:r w:rsidR="001B7801" w:rsidRPr="001B7801">
              <w:rPr>
                <w:rFonts w:ascii="Arial" w:eastAsia="Times New Roman" w:hAnsi="Arial" w:cs="Arial"/>
                <w:b/>
                <w:bCs/>
                <w:color w:val="000000"/>
                <w:sz w:val="16"/>
                <w:szCs w:val="16"/>
                <w:lang w:eastAsia="pt-BR"/>
              </w:rPr>
              <w:t xml:space="preserve"> Municipais</w:t>
            </w:r>
          </w:p>
        </w:tc>
      </w:tr>
      <w:tr w:rsidR="001B7801" w:rsidRPr="001B7801" w14:paraId="6BC9A96B" w14:textId="77777777" w:rsidTr="007A4B60">
        <w:trPr>
          <w:trHeight w:val="225"/>
        </w:trPr>
        <w:tc>
          <w:tcPr>
            <w:tcW w:w="1440" w:type="dxa"/>
            <w:tcBorders>
              <w:top w:val="nil"/>
              <w:left w:val="nil"/>
              <w:bottom w:val="nil"/>
              <w:right w:val="nil"/>
            </w:tcBorders>
            <w:shd w:val="clear" w:color="auto" w:fill="auto"/>
            <w:vAlign w:val="center"/>
            <w:hideMark/>
          </w:tcPr>
          <w:p w14:paraId="5382496E"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IDHM Educação</w:t>
            </w:r>
          </w:p>
        </w:tc>
        <w:tc>
          <w:tcPr>
            <w:tcW w:w="798" w:type="dxa"/>
            <w:tcBorders>
              <w:top w:val="nil"/>
              <w:left w:val="nil"/>
              <w:bottom w:val="nil"/>
              <w:right w:val="nil"/>
            </w:tcBorders>
            <w:shd w:val="clear" w:color="auto" w:fill="auto"/>
            <w:vAlign w:val="center"/>
            <w:hideMark/>
          </w:tcPr>
          <w:p w14:paraId="4847D22F"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06572B0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591A1F67"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-0.0307</w:t>
            </w:r>
          </w:p>
        </w:tc>
        <w:tc>
          <w:tcPr>
            <w:tcW w:w="798" w:type="dxa"/>
            <w:tcBorders>
              <w:top w:val="nil"/>
              <w:left w:val="nil"/>
              <w:bottom w:val="nil"/>
              <w:right w:val="nil"/>
            </w:tcBorders>
            <w:shd w:val="clear" w:color="auto" w:fill="auto"/>
            <w:vAlign w:val="center"/>
            <w:hideMark/>
          </w:tcPr>
          <w:p w14:paraId="5A33A24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09E5ABA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995" w:type="dxa"/>
            <w:tcBorders>
              <w:top w:val="nil"/>
              <w:left w:val="nil"/>
              <w:bottom w:val="nil"/>
              <w:right w:val="nil"/>
            </w:tcBorders>
            <w:shd w:val="clear" w:color="auto" w:fill="auto"/>
            <w:vAlign w:val="center"/>
            <w:hideMark/>
          </w:tcPr>
          <w:p w14:paraId="4AF6028C"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-0.0307</w:t>
            </w:r>
          </w:p>
        </w:tc>
        <w:tc>
          <w:tcPr>
            <w:tcW w:w="807" w:type="dxa"/>
            <w:tcBorders>
              <w:top w:val="nil"/>
              <w:left w:val="nil"/>
              <w:bottom w:val="nil"/>
              <w:right w:val="nil"/>
            </w:tcBorders>
            <w:shd w:val="clear" w:color="auto" w:fill="auto"/>
            <w:vAlign w:val="center"/>
            <w:hideMark/>
          </w:tcPr>
          <w:p w14:paraId="5ACCA48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77CFB51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76621C99"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-0.0307</w:t>
            </w:r>
          </w:p>
        </w:tc>
        <w:tc>
          <w:tcPr>
            <w:tcW w:w="798" w:type="dxa"/>
            <w:tcBorders>
              <w:top w:val="nil"/>
              <w:left w:val="nil"/>
              <w:bottom w:val="nil"/>
              <w:right w:val="nil"/>
            </w:tcBorders>
            <w:shd w:val="clear" w:color="auto" w:fill="auto"/>
            <w:vAlign w:val="center"/>
            <w:hideMark/>
          </w:tcPr>
          <w:p w14:paraId="2CF0081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0F73A44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6272725D"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-0.0307</w:t>
            </w:r>
          </w:p>
        </w:tc>
        <w:tc>
          <w:tcPr>
            <w:tcW w:w="807" w:type="dxa"/>
            <w:tcBorders>
              <w:top w:val="nil"/>
              <w:left w:val="nil"/>
              <w:bottom w:val="nil"/>
              <w:right w:val="nil"/>
            </w:tcBorders>
            <w:shd w:val="clear" w:color="auto" w:fill="auto"/>
            <w:vAlign w:val="center"/>
            <w:hideMark/>
          </w:tcPr>
          <w:p w14:paraId="5B9A3E90"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475EFFE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228C998A"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-0.0307</w:t>
            </w:r>
          </w:p>
        </w:tc>
        <w:tc>
          <w:tcPr>
            <w:tcW w:w="798" w:type="dxa"/>
            <w:tcBorders>
              <w:top w:val="nil"/>
              <w:left w:val="nil"/>
              <w:bottom w:val="nil"/>
              <w:right w:val="nil"/>
            </w:tcBorders>
            <w:shd w:val="clear" w:color="auto" w:fill="auto"/>
            <w:vAlign w:val="center"/>
            <w:hideMark/>
          </w:tcPr>
          <w:p w14:paraId="06EAFB5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0.52</w:t>
            </w:r>
          </w:p>
        </w:tc>
        <w:tc>
          <w:tcPr>
            <w:tcW w:w="630" w:type="dxa"/>
            <w:tcBorders>
              <w:top w:val="nil"/>
              <w:left w:val="nil"/>
              <w:bottom w:val="nil"/>
              <w:right w:val="nil"/>
            </w:tcBorders>
            <w:shd w:val="clear" w:color="auto" w:fill="auto"/>
            <w:vAlign w:val="center"/>
            <w:hideMark/>
          </w:tcPr>
          <w:p w14:paraId="7FB8A83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0.55</w:t>
            </w:r>
          </w:p>
        </w:tc>
        <w:tc>
          <w:tcPr>
            <w:tcW w:w="959" w:type="dxa"/>
            <w:tcBorders>
              <w:top w:val="nil"/>
              <w:left w:val="nil"/>
              <w:bottom w:val="nil"/>
              <w:right w:val="nil"/>
            </w:tcBorders>
            <w:shd w:val="clear" w:color="auto" w:fill="auto"/>
            <w:vAlign w:val="center"/>
            <w:hideMark/>
          </w:tcPr>
          <w:p w14:paraId="6A196878"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-0.0307</w:t>
            </w:r>
          </w:p>
        </w:tc>
      </w:tr>
      <w:tr w:rsidR="001B7801" w:rsidRPr="001B7801" w14:paraId="2E089684" w14:textId="77777777" w:rsidTr="007A4B60">
        <w:trPr>
          <w:trHeight w:val="225"/>
        </w:trPr>
        <w:tc>
          <w:tcPr>
            <w:tcW w:w="1440" w:type="dxa"/>
            <w:tcBorders>
              <w:top w:val="nil"/>
              <w:left w:val="nil"/>
              <w:right w:val="nil"/>
            </w:tcBorders>
            <w:shd w:val="clear" w:color="auto" w:fill="auto"/>
            <w:vAlign w:val="center"/>
            <w:hideMark/>
          </w:tcPr>
          <w:p w14:paraId="3275684E"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IDHM Renda</w:t>
            </w:r>
          </w:p>
        </w:tc>
        <w:tc>
          <w:tcPr>
            <w:tcW w:w="798" w:type="dxa"/>
            <w:tcBorders>
              <w:top w:val="nil"/>
              <w:left w:val="nil"/>
              <w:right w:val="nil"/>
            </w:tcBorders>
            <w:shd w:val="clear" w:color="auto" w:fill="auto"/>
            <w:vAlign w:val="center"/>
            <w:hideMark/>
          </w:tcPr>
          <w:p w14:paraId="5D2F4AAE"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7A50E6F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0.63</w:t>
            </w:r>
          </w:p>
        </w:tc>
        <w:tc>
          <w:tcPr>
            <w:tcW w:w="959" w:type="dxa"/>
            <w:tcBorders>
              <w:top w:val="nil"/>
              <w:left w:val="nil"/>
              <w:right w:val="nil"/>
            </w:tcBorders>
            <w:shd w:val="clear" w:color="auto" w:fill="auto"/>
            <w:vAlign w:val="center"/>
            <w:hideMark/>
          </w:tcPr>
          <w:p w14:paraId="0CB8EE25"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-0.0165</w:t>
            </w:r>
          </w:p>
        </w:tc>
        <w:tc>
          <w:tcPr>
            <w:tcW w:w="798" w:type="dxa"/>
            <w:tcBorders>
              <w:top w:val="nil"/>
              <w:left w:val="nil"/>
              <w:right w:val="nil"/>
            </w:tcBorders>
            <w:shd w:val="clear" w:color="auto" w:fill="auto"/>
            <w:vAlign w:val="center"/>
            <w:hideMark/>
          </w:tcPr>
          <w:p w14:paraId="2D94AA47"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3B553F6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0.63</w:t>
            </w:r>
          </w:p>
        </w:tc>
        <w:tc>
          <w:tcPr>
            <w:tcW w:w="995" w:type="dxa"/>
            <w:tcBorders>
              <w:top w:val="nil"/>
              <w:left w:val="nil"/>
              <w:right w:val="nil"/>
            </w:tcBorders>
            <w:shd w:val="clear" w:color="auto" w:fill="auto"/>
            <w:vAlign w:val="center"/>
            <w:hideMark/>
          </w:tcPr>
          <w:p w14:paraId="506E5BE9"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-0.0165</w:t>
            </w:r>
          </w:p>
        </w:tc>
        <w:tc>
          <w:tcPr>
            <w:tcW w:w="807" w:type="dxa"/>
            <w:tcBorders>
              <w:top w:val="nil"/>
              <w:left w:val="nil"/>
              <w:right w:val="nil"/>
            </w:tcBorders>
            <w:shd w:val="clear" w:color="auto" w:fill="auto"/>
            <w:vAlign w:val="center"/>
            <w:hideMark/>
          </w:tcPr>
          <w:p w14:paraId="34C8DF66"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192F192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0.63</w:t>
            </w:r>
          </w:p>
        </w:tc>
        <w:tc>
          <w:tcPr>
            <w:tcW w:w="959" w:type="dxa"/>
            <w:tcBorders>
              <w:top w:val="nil"/>
              <w:left w:val="nil"/>
              <w:right w:val="nil"/>
            </w:tcBorders>
            <w:shd w:val="clear" w:color="auto" w:fill="auto"/>
            <w:vAlign w:val="center"/>
            <w:hideMark/>
          </w:tcPr>
          <w:p w14:paraId="3EE4E9D9"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-0.0165</w:t>
            </w:r>
          </w:p>
        </w:tc>
        <w:tc>
          <w:tcPr>
            <w:tcW w:w="798" w:type="dxa"/>
            <w:tcBorders>
              <w:top w:val="nil"/>
              <w:left w:val="nil"/>
              <w:right w:val="nil"/>
            </w:tcBorders>
            <w:shd w:val="clear" w:color="auto" w:fill="auto"/>
            <w:vAlign w:val="center"/>
            <w:hideMark/>
          </w:tcPr>
          <w:p w14:paraId="6EEC0D4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70C59E9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0.63</w:t>
            </w:r>
          </w:p>
        </w:tc>
        <w:tc>
          <w:tcPr>
            <w:tcW w:w="959" w:type="dxa"/>
            <w:tcBorders>
              <w:top w:val="nil"/>
              <w:left w:val="nil"/>
              <w:right w:val="nil"/>
            </w:tcBorders>
            <w:shd w:val="clear" w:color="auto" w:fill="auto"/>
            <w:vAlign w:val="center"/>
            <w:hideMark/>
          </w:tcPr>
          <w:p w14:paraId="68625D13"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-0.0165</w:t>
            </w:r>
          </w:p>
        </w:tc>
        <w:tc>
          <w:tcPr>
            <w:tcW w:w="807" w:type="dxa"/>
            <w:tcBorders>
              <w:top w:val="nil"/>
              <w:left w:val="nil"/>
              <w:right w:val="nil"/>
            </w:tcBorders>
            <w:shd w:val="clear" w:color="auto" w:fill="auto"/>
            <w:vAlign w:val="center"/>
            <w:hideMark/>
          </w:tcPr>
          <w:p w14:paraId="209987B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3CF8E50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0.63</w:t>
            </w:r>
          </w:p>
        </w:tc>
        <w:tc>
          <w:tcPr>
            <w:tcW w:w="959" w:type="dxa"/>
            <w:tcBorders>
              <w:top w:val="nil"/>
              <w:left w:val="nil"/>
              <w:right w:val="nil"/>
            </w:tcBorders>
            <w:shd w:val="clear" w:color="auto" w:fill="auto"/>
            <w:vAlign w:val="center"/>
            <w:hideMark/>
          </w:tcPr>
          <w:p w14:paraId="33762990"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-0.0165</w:t>
            </w:r>
          </w:p>
        </w:tc>
        <w:tc>
          <w:tcPr>
            <w:tcW w:w="798" w:type="dxa"/>
            <w:tcBorders>
              <w:top w:val="nil"/>
              <w:left w:val="nil"/>
              <w:right w:val="nil"/>
            </w:tcBorders>
            <w:shd w:val="clear" w:color="auto" w:fill="auto"/>
            <w:vAlign w:val="center"/>
            <w:hideMark/>
          </w:tcPr>
          <w:p w14:paraId="572536C1"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0.61</w:t>
            </w:r>
          </w:p>
        </w:tc>
        <w:tc>
          <w:tcPr>
            <w:tcW w:w="630" w:type="dxa"/>
            <w:tcBorders>
              <w:top w:val="nil"/>
              <w:left w:val="nil"/>
              <w:right w:val="nil"/>
            </w:tcBorders>
            <w:shd w:val="clear" w:color="auto" w:fill="auto"/>
            <w:vAlign w:val="center"/>
            <w:hideMark/>
          </w:tcPr>
          <w:p w14:paraId="49B261DB"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0.63</w:t>
            </w:r>
          </w:p>
        </w:tc>
        <w:tc>
          <w:tcPr>
            <w:tcW w:w="959" w:type="dxa"/>
            <w:tcBorders>
              <w:top w:val="nil"/>
              <w:left w:val="nil"/>
              <w:right w:val="nil"/>
            </w:tcBorders>
            <w:shd w:val="clear" w:color="auto" w:fill="auto"/>
            <w:vAlign w:val="center"/>
            <w:hideMark/>
          </w:tcPr>
          <w:p w14:paraId="5B60DCEF"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-0.0165</w:t>
            </w:r>
          </w:p>
        </w:tc>
      </w:tr>
      <w:tr w:rsidR="001B7801" w:rsidRPr="001B7801" w14:paraId="35E42EFA" w14:textId="77777777" w:rsidTr="007A4B60">
        <w:trPr>
          <w:trHeight w:val="465"/>
        </w:trPr>
        <w:tc>
          <w:tcPr>
            <w:tcW w:w="1440" w:type="dxa"/>
            <w:tcBorders>
              <w:top w:val="nil"/>
              <w:left w:val="nil"/>
              <w:bottom w:val="single" w:sz="12" w:space="0" w:color="auto"/>
              <w:right w:val="nil"/>
            </w:tcBorders>
            <w:shd w:val="clear" w:color="auto" w:fill="auto"/>
            <w:vAlign w:val="center"/>
            <w:hideMark/>
          </w:tcPr>
          <w:p w14:paraId="1A8309B1" w14:textId="77777777" w:rsidR="001B7801" w:rsidRPr="001B7801" w:rsidRDefault="001B7801" w:rsidP="001B7801">
            <w:pPr>
              <w:spacing w:after="0" w:line="240" w:lineRule="auto"/>
              <w:rPr>
                <w:rFonts w:ascii="Arial" w:eastAsia="Times New Roman" w:hAnsi="Arial" w:cs="Arial"/>
                <w:b/>
                <w:bCs/>
                <w:color w:val="000000"/>
                <w:sz w:val="16"/>
                <w:szCs w:val="16"/>
                <w:lang w:eastAsia="pt-BR"/>
              </w:rPr>
            </w:pPr>
            <w:r w:rsidRPr="001B7801">
              <w:rPr>
                <w:rFonts w:ascii="Arial" w:eastAsia="Times New Roman" w:hAnsi="Arial" w:cs="Arial"/>
                <w:b/>
                <w:bCs/>
                <w:color w:val="000000"/>
                <w:sz w:val="16"/>
                <w:szCs w:val="16"/>
                <w:lang w:eastAsia="pt-BR"/>
              </w:rPr>
              <w:t>Indicador de Acesso</w:t>
            </w:r>
          </w:p>
        </w:tc>
        <w:tc>
          <w:tcPr>
            <w:tcW w:w="798" w:type="dxa"/>
            <w:tcBorders>
              <w:top w:val="nil"/>
              <w:left w:val="nil"/>
              <w:bottom w:val="single" w:sz="12" w:space="0" w:color="auto"/>
              <w:right w:val="nil"/>
            </w:tcBorders>
            <w:shd w:val="clear" w:color="auto" w:fill="auto"/>
            <w:vAlign w:val="center"/>
            <w:hideMark/>
          </w:tcPr>
          <w:p w14:paraId="3017869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11925C8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36F406C0"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-0.00055</w:t>
            </w:r>
          </w:p>
        </w:tc>
        <w:tc>
          <w:tcPr>
            <w:tcW w:w="798" w:type="dxa"/>
            <w:tcBorders>
              <w:top w:val="nil"/>
              <w:left w:val="nil"/>
              <w:bottom w:val="single" w:sz="12" w:space="0" w:color="auto"/>
              <w:right w:val="nil"/>
            </w:tcBorders>
            <w:shd w:val="clear" w:color="auto" w:fill="auto"/>
            <w:vAlign w:val="center"/>
            <w:hideMark/>
          </w:tcPr>
          <w:p w14:paraId="4AB3C293"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6D3C5E8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995" w:type="dxa"/>
            <w:tcBorders>
              <w:top w:val="nil"/>
              <w:left w:val="nil"/>
              <w:bottom w:val="single" w:sz="12" w:space="0" w:color="auto"/>
              <w:right w:val="nil"/>
            </w:tcBorders>
            <w:shd w:val="clear" w:color="auto" w:fill="auto"/>
            <w:vAlign w:val="center"/>
            <w:hideMark/>
          </w:tcPr>
          <w:p w14:paraId="4003A581"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-0.000546</w:t>
            </w:r>
          </w:p>
        </w:tc>
        <w:tc>
          <w:tcPr>
            <w:tcW w:w="807" w:type="dxa"/>
            <w:tcBorders>
              <w:top w:val="nil"/>
              <w:left w:val="nil"/>
              <w:bottom w:val="single" w:sz="12" w:space="0" w:color="auto"/>
              <w:right w:val="nil"/>
            </w:tcBorders>
            <w:shd w:val="clear" w:color="auto" w:fill="auto"/>
            <w:vAlign w:val="center"/>
            <w:hideMark/>
          </w:tcPr>
          <w:p w14:paraId="66F129E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4CE0FC79"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6E429654"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-0.00055</w:t>
            </w:r>
          </w:p>
        </w:tc>
        <w:tc>
          <w:tcPr>
            <w:tcW w:w="798" w:type="dxa"/>
            <w:tcBorders>
              <w:top w:val="nil"/>
              <w:left w:val="nil"/>
              <w:bottom w:val="single" w:sz="12" w:space="0" w:color="auto"/>
              <w:right w:val="nil"/>
            </w:tcBorders>
            <w:shd w:val="clear" w:color="auto" w:fill="auto"/>
            <w:vAlign w:val="center"/>
            <w:hideMark/>
          </w:tcPr>
          <w:p w14:paraId="0B8E15B2"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64E306D5"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748A09EB"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-0.00055</w:t>
            </w:r>
          </w:p>
        </w:tc>
        <w:tc>
          <w:tcPr>
            <w:tcW w:w="807" w:type="dxa"/>
            <w:tcBorders>
              <w:top w:val="nil"/>
              <w:left w:val="nil"/>
              <w:bottom w:val="single" w:sz="12" w:space="0" w:color="auto"/>
              <w:right w:val="nil"/>
            </w:tcBorders>
            <w:shd w:val="clear" w:color="auto" w:fill="auto"/>
            <w:vAlign w:val="center"/>
            <w:hideMark/>
          </w:tcPr>
          <w:p w14:paraId="6EAB75D4"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42D430CA"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61608913"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-0.00055</w:t>
            </w:r>
          </w:p>
        </w:tc>
        <w:tc>
          <w:tcPr>
            <w:tcW w:w="798" w:type="dxa"/>
            <w:tcBorders>
              <w:top w:val="nil"/>
              <w:left w:val="nil"/>
              <w:bottom w:val="single" w:sz="12" w:space="0" w:color="auto"/>
              <w:right w:val="nil"/>
            </w:tcBorders>
            <w:shd w:val="clear" w:color="auto" w:fill="auto"/>
            <w:vAlign w:val="center"/>
            <w:hideMark/>
          </w:tcPr>
          <w:p w14:paraId="4F7799FC"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630" w:type="dxa"/>
            <w:tcBorders>
              <w:top w:val="nil"/>
              <w:left w:val="nil"/>
              <w:bottom w:val="single" w:sz="12" w:space="0" w:color="auto"/>
              <w:right w:val="nil"/>
            </w:tcBorders>
            <w:shd w:val="clear" w:color="auto" w:fill="auto"/>
            <w:vAlign w:val="center"/>
            <w:hideMark/>
          </w:tcPr>
          <w:p w14:paraId="3A5B2A98" w14:textId="77777777" w:rsidR="001B7801" w:rsidRPr="001B7801" w:rsidRDefault="001B7801" w:rsidP="001B7801">
            <w:pPr>
              <w:spacing w:after="0" w:line="240" w:lineRule="auto"/>
              <w:jc w:val="center"/>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w:t>
            </w:r>
          </w:p>
        </w:tc>
        <w:tc>
          <w:tcPr>
            <w:tcW w:w="959" w:type="dxa"/>
            <w:tcBorders>
              <w:top w:val="nil"/>
              <w:left w:val="nil"/>
              <w:bottom w:val="single" w:sz="12" w:space="0" w:color="auto"/>
              <w:right w:val="nil"/>
            </w:tcBorders>
            <w:shd w:val="clear" w:color="auto" w:fill="auto"/>
            <w:vAlign w:val="center"/>
            <w:hideMark/>
          </w:tcPr>
          <w:p w14:paraId="567DDF16" w14:textId="77777777" w:rsidR="001B7801" w:rsidRPr="001B7801" w:rsidRDefault="001B7801" w:rsidP="001B7801">
            <w:pPr>
              <w:spacing w:after="0" w:line="240" w:lineRule="auto"/>
              <w:jc w:val="right"/>
              <w:rPr>
                <w:rFonts w:ascii="Arial" w:eastAsia="Times New Roman" w:hAnsi="Arial" w:cs="Arial"/>
                <w:color w:val="000000"/>
                <w:sz w:val="16"/>
                <w:szCs w:val="16"/>
                <w:lang w:eastAsia="pt-BR"/>
              </w:rPr>
            </w:pPr>
            <w:r w:rsidRPr="001B7801">
              <w:rPr>
                <w:rFonts w:ascii="Arial" w:eastAsia="Times New Roman" w:hAnsi="Arial" w:cs="Arial"/>
                <w:color w:val="000000"/>
                <w:sz w:val="16"/>
                <w:szCs w:val="16"/>
                <w:lang w:eastAsia="pt-BR"/>
              </w:rPr>
              <w:t>-0.00055</w:t>
            </w:r>
          </w:p>
        </w:tc>
      </w:tr>
    </w:tbl>
    <w:p w14:paraId="70050C74" w14:textId="0F6B0DBC" w:rsidR="00775A42" w:rsidRDefault="00775A42" w:rsidP="00775A42">
      <w:pPr>
        <w:spacing w:after="0" w:line="360" w:lineRule="auto"/>
        <w:rPr>
          <w:rFonts w:ascii="Arial" w:hAnsi="Arial" w:cs="Arial"/>
          <w:sz w:val="20"/>
          <w:szCs w:val="20"/>
        </w:rPr>
      </w:pPr>
      <w:r w:rsidRPr="00F87C1D">
        <w:rPr>
          <w:rFonts w:ascii="Arial" w:hAnsi="Arial" w:cs="Arial"/>
          <w:sz w:val="20"/>
          <w:szCs w:val="20"/>
        </w:rPr>
        <w:t>* p&lt;0.05, ** p&lt;0.01, *** p&lt;0.001</w:t>
      </w:r>
      <w:r>
        <w:rPr>
          <w:rFonts w:ascii="Arial" w:hAnsi="Arial" w:cs="Arial"/>
          <w:sz w:val="20"/>
          <w:szCs w:val="20"/>
        </w:rPr>
        <w:t xml:space="preserve"> e Dif. = Média Controle - Média GP 2017 (GP = Grupo</w:t>
      </w:r>
      <w:proofErr w:type="gramStart"/>
      <w:r>
        <w:rPr>
          <w:rFonts w:ascii="Arial" w:hAnsi="Arial" w:cs="Arial"/>
          <w:sz w:val="20"/>
          <w:szCs w:val="20"/>
        </w:rPr>
        <w:t>)</w:t>
      </w:r>
      <w:proofErr w:type="gramEnd"/>
      <w:r>
        <w:rPr>
          <w:rFonts w:ascii="Arial" w:hAnsi="Arial" w:cs="Arial"/>
          <w:sz w:val="20"/>
          <w:szCs w:val="20"/>
        </w:rPr>
        <w:t xml:space="preserve"> </w:t>
      </w:r>
    </w:p>
    <w:p w14:paraId="71895B56" w14:textId="77777777" w:rsidR="00EE1D5C" w:rsidRDefault="00EE1D5C" w:rsidP="00EE1D5C">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0A96C826" w14:textId="77777777" w:rsidR="001B7801" w:rsidRDefault="001B7801" w:rsidP="00BC1B06">
      <w:pPr>
        <w:spacing w:after="0" w:line="360" w:lineRule="auto"/>
        <w:jc w:val="both"/>
        <w:rPr>
          <w:rFonts w:ascii="Arial" w:hAnsi="Arial" w:cs="Arial"/>
          <w:sz w:val="24"/>
        </w:rPr>
        <w:sectPr w:rsidR="001B7801" w:rsidSect="001B7801">
          <w:pgSz w:w="16838" w:h="11906" w:orient="landscape"/>
          <w:pgMar w:top="567" w:right="567" w:bottom="567" w:left="567" w:header="709" w:footer="709" w:gutter="0"/>
          <w:cols w:space="708"/>
          <w:docGrid w:linePitch="360"/>
        </w:sectPr>
      </w:pPr>
    </w:p>
    <w:p w14:paraId="1E2A384C" w14:textId="38E93093" w:rsidR="002955C3" w:rsidRDefault="00F53D82" w:rsidP="00BC1B06">
      <w:pPr>
        <w:spacing w:after="0" w:line="360" w:lineRule="auto"/>
        <w:jc w:val="both"/>
        <w:rPr>
          <w:rFonts w:ascii="Arial" w:hAnsi="Arial" w:cs="Arial"/>
          <w:sz w:val="24"/>
        </w:rPr>
      </w:pPr>
      <w:r>
        <w:rPr>
          <w:rFonts w:ascii="Arial" w:hAnsi="Arial" w:cs="Arial"/>
          <w:b/>
          <w:sz w:val="24"/>
        </w:rPr>
        <w:lastRenderedPageBreak/>
        <w:tab/>
      </w:r>
      <w:r w:rsidR="002955C3">
        <w:rPr>
          <w:rFonts w:ascii="Arial" w:hAnsi="Arial" w:cs="Arial"/>
          <w:sz w:val="24"/>
        </w:rPr>
        <w:t>Na análise individual, a diferença de média alterna entre positiva e negativa de acordo com cada uma da</w:t>
      </w:r>
      <w:r w:rsidR="00044B9D">
        <w:rPr>
          <w:rFonts w:ascii="Arial" w:hAnsi="Arial" w:cs="Arial"/>
          <w:sz w:val="24"/>
        </w:rPr>
        <w:t>s</w:t>
      </w:r>
      <w:r w:rsidR="002955C3">
        <w:rPr>
          <w:rFonts w:ascii="Arial" w:hAnsi="Arial" w:cs="Arial"/>
          <w:sz w:val="24"/>
        </w:rPr>
        <w:t xml:space="preserve"> </w:t>
      </w:r>
      <w:proofErr w:type="spellStart"/>
      <w:r w:rsidR="002955C3">
        <w:rPr>
          <w:rFonts w:ascii="Arial" w:hAnsi="Arial" w:cs="Arial"/>
          <w:sz w:val="24"/>
        </w:rPr>
        <w:t>covariadas</w:t>
      </w:r>
      <w:proofErr w:type="spellEnd"/>
      <w:r w:rsidR="002955C3">
        <w:rPr>
          <w:rFonts w:ascii="Arial" w:hAnsi="Arial" w:cs="Arial"/>
          <w:sz w:val="24"/>
        </w:rPr>
        <w:t xml:space="preserve"> e cada situação. Do mesmo modo, tem-se que as variáveis de Proficiência seguem o mesmo caminho, com valores que se espelham nos gráficos mostrados no início da seção. Além disso, é claro e evidente que existem muitas diferenças entre os Grupos tratados e o Grupo de Controle em qualquer situação, o que aponta para a importância da utilização de </w:t>
      </w:r>
      <w:proofErr w:type="spellStart"/>
      <w:r w:rsidR="002955C3">
        <w:rPr>
          <w:rFonts w:ascii="Arial" w:hAnsi="Arial" w:cs="Arial"/>
          <w:sz w:val="24"/>
        </w:rPr>
        <w:t>covariadas</w:t>
      </w:r>
      <w:proofErr w:type="spellEnd"/>
      <w:r w:rsidR="002955C3">
        <w:rPr>
          <w:rFonts w:ascii="Arial" w:hAnsi="Arial" w:cs="Arial"/>
          <w:sz w:val="24"/>
        </w:rPr>
        <w:t xml:space="preserve"> em estimações seguintes e na escolha do método de estimação. </w:t>
      </w:r>
      <w:r w:rsidR="004A1479">
        <w:rPr>
          <w:rFonts w:ascii="Arial" w:hAnsi="Arial" w:cs="Arial"/>
          <w:sz w:val="24"/>
        </w:rPr>
        <w:t>Como nota, também é importante destacar os níveis das diferenças apresentadas pelo Grupo de 2013. Em geral, elas são maiores que as apresentadas pelos outros dois Grupos, mas nada pode ser concluído apenas com a estatística média.</w:t>
      </w:r>
    </w:p>
    <w:p w14:paraId="744AA87E" w14:textId="36ED55AE" w:rsidR="00A56CFA" w:rsidRPr="00493A5A" w:rsidRDefault="004A1479" w:rsidP="00AE7322">
      <w:pPr>
        <w:pStyle w:val="NormalWeb"/>
        <w:shd w:val="clear" w:color="auto" w:fill="FFFFFF"/>
        <w:spacing w:before="0" w:beforeAutospacing="0" w:after="0" w:afterAutospacing="0" w:line="360" w:lineRule="auto"/>
        <w:jc w:val="both"/>
        <w:textAlignment w:val="baseline"/>
        <w:rPr>
          <w:rFonts w:ascii="Helvetica" w:hAnsi="Helvetica"/>
          <w:color w:val="000000" w:themeColor="text1"/>
        </w:rPr>
      </w:pPr>
      <w:r>
        <w:rPr>
          <w:rFonts w:ascii="Arial" w:hAnsi="Arial" w:cs="Arial"/>
        </w:rPr>
        <w:tab/>
      </w:r>
      <w:r w:rsidRPr="004A1479">
        <w:rPr>
          <w:rFonts w:ascii="Arial" w:hAnsi="Arial" w:cs="Arial"/>
          <w:color w:val="000000" w:themeColor="text1"/>
        </w:rPr>
        <w:t xml:space="preserve">Por fim, destaca-se também a variável do “PBLE”, responsável por indicar se o aluno é exposto ao Programa de Banda Larga nas Escolas. </w:t>
      </w:r>
      <w:r w:rsidRPr="004A1479">
        <w:rPr>
          <w:rFonts w:ascii="Helvetica" w:hAnsi="Helvetica"/>
          <w:color w:val="000000" w:themeColor="text1"/>
        </w:rPr>
        <w:t>Um programa iniciado em abril de 2008 a partir da assinatura entre Anatel e as então concessionárias do Serviço Telefônico Fixo Comutado (</w:t>
      </w:r>
      <w:r>
        <w:rPr>
          <w:rFonts w:ascii="Helvetica" w:hAnsi="Helvetica"/>
          <w:color w:val="000000" w:themeColor="text1"/>
        </w:rPr>
        <w:t xml:space="preserve">Serviço de </w:t>
      </w:r>
      <w:r w:rsidRPr="004A1479">
        <w:rPr>
          <w:rFonts w:ascii="Helvetica" w:hAnsi="Helvetica"/>
          <w:color w:val="000000" w:themeColor="text1"/>
        </w:rPr>
        <w:t xml:space="preserve">Telefonia Fixa): Oi, Telefônica, Algar e Sercomtel, de Aditivos aos respectivos Termos de Autorização para exploração do Serviço de Comunicação Multimídia </w:t>
      </w:r>
      <w:r w:rsidR="00493A5A">
        <w:rPr>
          <w:rFonts w:ascii="Helvetica" w:hAnsi="Helvetica"/>
          <w:color w:val="000000" w:themeColor="text1"/>
        </w:rPr>
        <w:t xml:space="preserve">(Serviço de </w:t>
      </w:r>
      <w:r w:rsidRPr="004A1479">
        <w:rPr>
          <w:rFonts w:ascii="Helvetica" w:hAnsi="Helvetica"/>
          <w:color w:val="000000" w:themeColor="text1"/>
        </w:rPr>
        <w:t>Banda Larga Fixa).</w:t>
      </w:r>
      <w:r w:rsidR="00493A5A">
        <w:rPr>
          <w:rFonts w:ascii="Helvetica" w:hAnsi="Helvetica"/>
          <w:color w:val="000000" w:themeColor="text1"/>
        </w:rPr>
        <w:t xml:space="preserve"> Sua</w:t>
      </w:r>
      <w:r w:rsidRPr="004A1479">
        <w:rPr>
          <w:rFonts w:ascii="Helvetica" w:hAnsi="Helvetica"/>
          <w:color w:val="000000" w:themeColor="text1"/>
        </w:rPr>
        <w:t xml:space="preserve"> principal obrigação é a conexão de todas as escolas públicas urbanas com </w:t>
      </w:r>
      <w:r w:rsidRPr="00493A5A">
        <w:rPr>
          <w:rFonts w:ascii="Helvetica" w:hAnsi="Helvetica"/>
          <w:iCs/>
          <w:color w:val="000000" w:themeColor="text1"/>
          <w:bdr w:val="none" w:sz="0" w:space="0" w:color="auto" w:frame="1"/>
        </w:rPr>
        <w:t>internet</w:t>
      </w:r>
      <w:r w:rsidRPr="004A1479">
        <w:rPr>
          <w:rFonts w:ascii="Helvetica" w:hAnsi="Helvetica"/>
          <w:color w:val="000000" w:themeColor="text1"/>
        </w:rPr>
        <w:t>, de forma gratuita, até dezembro de 2025. Cabe ressaltar</w:t>
      </w:r>
      <w:r w:rsidR="00493A5A">
        <w:rPr>
          <w:rFonts w:ascii="Helvetica" w:hAnsi="Helvetica"/>
          <w:color w:val="000000" w:themeColor="text1"/>
        </w:rPr>
        <w:t>, porém,</w:t>
      </w:r>
      <w:r w:rsidRPr="004A1479">
        <w:rPr>
          <w:rFonts w:ascii="Helvetica" w:hAnsi="Helvetica"/>
          <w:color w:val="000000" w:themeColor="text1"/>
        </w:rPr>
        <w:t xml:space="preserve"> </w:t>
      </w:r>
      <w:r w:rsidR="00493A5A">
        <w:rPr>
          <w:rFonts w:ascii="Helvetica" w:hAnsi="Helvetica"/>
          <w:color w:val="000000" w:themeColor="text1"/>
        </w:rPr>
        <w:t xml:space="preserve">que </w:t>
      </w:r>
      <w:r w:rsidRPr="004A1479">
        <w:rPr>
          <w:rFonts w:ascii="Helvetica" w:hAnsi="Helvetica"/>
          <w:color w:val="000000" w:themeColor="text1"/>
        </w:rPr>
        <w:t>escolas públicas rurais</w:t>
      </w:r>
      <w:r w:rsidR="00493A5A">
        <w:rPr>
          <w:rFonts w:ascii="Helvetica" w:hAnsi="Helvetica"/>
          <w:color w:val="000000" w:themeColor="text1"/>
        </w:rPr>
        <w:t xml:space="preserve"> não são contempladas pelo PBLE</w:t>
      </w:r>
      <w:r w:rsidRPr="004A1479">
        <w:rPr>
          <w:rFonts w:ascii="Helvetica" w:hAnsi="Helvetica"/>
          <w:color w:val="000000" w:themeColor="text1"/>
        </w:rPr>
        <w:t>.</w:t>
      </w:r>
    </w:p>
    <w:p w14:paraId="6DD2ED23" w14:textId="3E84DE5A" w:rsidR="00AA1BCA" w:rsidRPr="007D6EDA" w:rsidRDefault="00B732E7" w:rsidP="00AE7322">
      <w:pPr>
        <w:pStyle w:val="PargrafodaLista"/>
        <w:numPr>
          <w:ilvl w:val="1"/>
          <w:numId w:val="1"/>
        </w:numPr>
        <w:spacing w:before="240" w:after="0" w:line="480" w:lineRule="auto"/>
        <w:jc w:val="both"/>
        <w:rPr>
          <w:rFonts w:ascii="Arial" w:hAnsi="Arial" w:cs="Arial"/>
          <w:b/>
          <w:sz w:val="24"/>
        </w:rPr>
      </w:pPr>
      <w:r w:rsidRPr="007D6EDA">
        <w:rPr>
          <w:rFonts w:ascii="Arial" w:hAnsi="Arial" w:cs="Arial"/>
          <w:b/>
          <w:sz w:val="24"/>
        </w:rPr>
        <w:t>ESTIMAÇÕES</w:t>
      </w:r>
      <w:r w:rsidR="00F61540" w:rsidRPr="007D6EDA">
        <w:rPr>
          <w:rFonts w:ascii="Arial" w:hAnsi="Arial" w:cs="Arial"/>
          <w:b/>
          <w:sz w:val="24"/>
        </w:rPr>
        <w:t xml:space="preserve"> </w:t>
      </w:r>
    </w:p>
    <w:p w14:paraId="27FFDC98" w14:textId="10536406" w:rsidR="001D29F3" w:rsidRDefault="000869D9" w:rsidP="00517C60">
      <w:pPr>
        <w:spacing w:after="0" w:line="360" w:lineRule="auto"/>
        <w:ind w:firstLine="708"/>
        <w:jc w:val="both"/>
        <w:rPr>
          <w:rFonts w:ascii="Arial" w:hAnsi="Arial" w:cs="Arial"/>
          <w:sz w:val="24"/>
        </w:rPr>
      </w:pPr>
      <w:r w:rsidRPr="00AA1BCA">
        <w:rPr>
          <w:rFonts w:ascii="Arial" w:hAnsi="Arial" w:cs="Arial"/>
          <w:sz w:val="24"/>
        </w:rPr>
        <w:t xml:space="preserve">Nesta seção, serão apresentados os resultados estimados através do </w:t>
      </w:r>
      <w:r w:rsidRPr="00AA1BCA">
        <w:rPr>
          <w:rFonts w:ascii="Arial" w:hAnsi="Arial" w:cs="Arial"/>
          <w:i/>
          <w:sz w:val="24"/>
        </w:rPr>
        <w:t>ES</w:t>
      </w:r>
      <w:r w:rsidRPr="00AA1BCA">
        <w:rPr>
          <w:rFonts w:ascii="Arial" w:hAnsi="Arial" w:cs="Arial"/>
          <w:sz w:val="24"/>
        </w:rPr>
        <w:t xml:space="preserve"> de </w:t>
      </w:r>
      <w:proofErr w:type="spellStart"/>
      <w:r>
        <w:rPr>
          <w:rFonts w:ascii="Arial" w:hAnsi="Arial" w:cs="Arial"/>
          <w:sz w:val="24"/>
        </w:rPr>
        <w:t>Callaway</w:t>
      </w:r>
      <w:proofErr w:type="spellEnd"/>
      <w:r>
        <w:rPr>
          <w:rFonts w:ascii="Arial" w:hAnsi="Arial" w:cs="Arial"/>
          <w:sz w:val="24"/>
        </w:rPr>
        <w:t xml:space="preserve"> e Santana </w:t>
      </w:r>
      <w:r w:rsidRPr="00AA1BCA">
        <w:rPr>
          <w:rFonts w:ascii="Arial" w:hAnsi="Arial" w:cs="Arial"/>
          <w:sz w:val="24"/>
        </w:rPr>
        <w:t>(2018) proposto</w:t>
      </w:r>
      <w:r>
        <w:rPr>
          <w:rFonts w:ascii="Arial" w:hAnsi="Arial" w:cs="Arial"/>
          <w:sz w:val="24"/>
        </w:rPr>
        <w:t xml:space="preserve">, dos seus procedimentos para o tratamento de tendências </w:t>
      </w:r>
      <w:proofErr w:type="spellStart"/>
      <w:r>
        <w:rPr>
          <w:rFonts w:ascii="Arial" w:hAnsi="Arial" w:cs="Arial"/>
          <w:sz w:val="24"/>
        </w:rPr>
        <w:t>pré</w:t>
      </w:r>
      <w:proofErr w:type="spellEnd"/>
      <w:r>
        <w:rPr>
          <w:rFonts w:ascii="Arial" w:hAnsi="Arial" w:cs="Arial"/>
          <w:sz w:val="24"/>
        </w:rPr>
        <w:t xml:space="preserve">-evento e da contribuição de para a identificação do problema com efeitos heterogêneos entre os grupos de unidades tratadas em períodos distintos, </w:t>
      </w:r>
      <w:r w:rsidRPr="00AA1BCA">
        <w:rPr>
          <w:rFonts w:ascii="Arial" w:hAnsi="Arial" w:cs="Arial"/>
          <w:sz w:val="24"/>
        </w:rPr>
        <w:t>bem como demonstrado</w:t>
      </w:r>
      <w:r>
        <w:rPr>
          <w:rFonts w:ascii="Arial" w:hAnsi="Arial" w:cs="Arial"/>
          <w:sz w:val="24"/>
        </w:rPr>
        <w:t>s</w:t>
      </w:r>
      <w:r w:rsidRPr="00AA1BCA">
        <w:rPr>
          <w:rFonts w:ascii="Arial" w:hAnsi="Arial" w:cs="Arial"/>
          <w:sz w:val="24"/>
        </w:rPr>
        <w:t xml:space="preserve"> os passos de </w:t>
      </w:r>
      <w:r>
        <w:rPr>
          <w:rFonts w:ascii="Arial" w:hAnsi="Arial" w:cs="Arial"/>
          <w:sz w:val="24"/>
        </w:rPr>
        <w:t>demais artigos</w:t>
      </w:r>
      <w:r w:rsidRPr="00AA1BCA">
        <w:rPr>
          <w:rFonts w:ascii="Arial" w:hAnsi="Arial" w:cs="Arial"/>
          <w:sz w:val="24"/>
        </w:rPr>
        <w:t xml:space="preserve"> que auxiliam </w:t>
      </w:r>
      <w:r w:rsidR="00C00166">
        <w:rPr>
          <w:rFonts w:ascii="Arial" w:hAnsi="Arial" w:cs="Arial"/>
          <w:sz w:val="24"/>
        </w:rPr>
        <w:t>todo o</w:t>
      </w:r>
      <w:r w:rsidRPr="00AA1BCA">
        <w:rPr>
          <w:rFonts w:ascii="Arial" w:hAnsi="Arial" w:cs="Arial"/>
          <w:sz w:val="24"/>
        </w:rPr>
        <w:t xml:space="preserve"> </w:t>
      </w:r>
      <w:r>
        <w:rPr>
          <w:rFonts w:ascii="Arial" w:hAnsi="Arial" w:cs="Arial"/>
          <w:sz w:val="24"/>
        </w:rPr>
        <w:t>cálculo</w:t>
      </w:r>
      <w:r w:rsidRPr="00AA1BCA">
        <w:rPr>
          <w:rFonts w:ascii="Arial" w:hAnsi="Arial" w:cs="Arial"/>
          <w:sz w:val="24"/>
        </w:rPr>
        <w:t xml:space="preserve"> d</w:t>
      </w:r>
      <w:r>
        <w:rPr>
          <w:rFonts w:ascii="Arial" w:hAnsi="Arial" w:cs="Arial"/>
          <w:sz w:val="24"/>
        </w:rPr>
        <w:t>o</w:t>
      </w:r>
      <w:r w:rsidRPr="00AA1BCA">
        <w:rPr>
          <w:rFonts w:ascii="Arial" w:hAnsi="Arial" w:cs="Arial"/>
          <w:sz w:val="24"/>
        </w:rPr>
        <w:t xml:space="preserve"> método</w:t>
      </w:r>
      <w:r>
        <w:rPr>
          <w:rFonts w:ascii="Arial" w:hAnsi="Arial" w:cs="Arial"/>
          <w:sz w:val="24"/>
        </w:rPr>
        <w:t xml:space="preserve"> principal</w:t>
      </w:r>
      <w:r w:rsidR="005C3F81">
        <w:rPr>
          <w:rFonts w:ascii="Arial" w:hAnsi="Arial" w:cs="Arial"/>
          <w:sz w:val="24"/>
        </w:rPr>
        <w:t xml:space="preserve"> (</w:t>
      </w:r>
      <w:r>
        <w:rPr>
          <w:rFonts w:ascii="Arial" w:hAnsi="Arial" w:cs="Arial"/>
          <w:sz w:val="24"/>
        </w:rPr>
        <w:t xml:space="preserve">BORUSIAKY E JARAVEL, 2018; BORUSYAKI </w:t>
      </w:r>
      <w:r w:rsidRPr="005C3F81">
        <w:rPr>
          <w:rFonts w:ascii="Arial" w:hAnsi="Arial" w:cs="Arial"/>
          <w:i/>
          <w:sz w:val="24"/>
        </w:rPr>
        <w:t>ET AL</w:t>
      </w:r>
      <w:r>
        <w:rPr>
          <w:rFonts w:ascii="Arial" w:hAnsi="Arial" w:cs="Arial"/>
          <w:sz w:val="24"/>
        </w:rPr>
        <w:t xml:space="preserve">., 2020; </w:t>
      </w:r>
      <w:r w:rsidRPr="00506A19">
        <w:rPr>
          <w:rFonts w:ascii="Arial" w:hAnsi="Arial" w:cs="Arial"/>
          <w:sz w:val="24"/>
        </w:rPr>
        <w:t>CH</w:t>
      </w:r>
      <w:r>
        <w:rPr>
          <w:rFonts w:ascii="Arial" w:hAnsi="Arial" w:cs="Arial"/>
          <w:sz w:val="24"/>
        </w:rPr>
        <w:t xml:space="preserve">AISEMARTIN E D’HAULTFOEUILLE, </w:t>
      </w:r>
      <w:r w:rsidRPr="00506A19">
        <w:rPr>
          <w:rFonts w:ascii="Arial" w:hAnsi="Arial" w:cs="Arial"/>
          <w:sz w:val="24"/>
        </w:rPr>
        <w:t>2020</w:t>
      </w:r>
      <w:r w:rsidR="00506A19" w:rsidRPr="00506A19">
        <w:rPr>
          <w:rFonts w:ascii="Arial" w:hAnsi="Arial" w:cs="Arial"/>
          <w:sz w:val="24"/>
        </w:rPr>
        <w:t>)</w:t>
      </w:r>
      <w:r w:rsidR="00793383" w:rsidRPr="00AA1BCA">
        <w:rPr>
          <w:rFonts w:ascii="Arial" w:hAnsi="Arial" w:cs="Arial"/>
          <w:sz w:val="24"/>
        </w:rPr>
        <w:t xml:space="preserve">. </w:t>
      </w:r>
      <w:r w:rsidR="00C00166">
        <w:rPr>
          <w:rFonts w:ascii="Arial" w:hAnsi="Arial" w:cs="Arial"/>
          <w:sz w:val="24"/>
        </w:rPr>
        <w:t xml:space="preserve">Em todas as estimações a variável de interesse </w:t>
      </w:r>
      <w:r w:rsidR="009274EA">
        <w:rPr>
          <w:rFonts w:ascii="Arial" w:hAnsi="Arial" w:cs="Arial"/>
          <w:sz w:val="24"/>
        </w:rPr>
        <w:t>é a de Proficiência, seja em Língua Portuguesa ou Matemática, e os resultados serão apresentados em gráficos</w:t>
      </w:r>
      <w:r w:rsidR="00A576B8">
        <w:rPr>
          <w:rFonts w:ascii="Arial" w:hAnsi="Arial" w:cs="Arial"/>
          <w:sz w:val="24"/>
        </w:rPr>
        <w:t>.</w:t>
      </w:r>
      <w:r w:rsidR="009274EA">
        <w:rPr>
          <w:rFonts w:ascii="Arial" w:hAnsi="Arial" w:cs="Arial"/>
          <w:sz w:val="24"/>
        </w:rPr>
        <w:t xml:space="preserve"> Na estimação principal, foram utilizadas todas as </w:t>
      </w:r>
      <w:proofErr w:type="spellStart"/>
      <w:r w:rsidR="009274EA">
        <w:rPr>
          <w:rFonts w:ascii="Arial" w:hAnsi="Arial" w:cs="Arial"/>
          <w:sz w:val="24"/>
        </w:rPr>
        <w:t>covariadas</w:t>
      </w:r>
      <w:proofErr w:type="spellEnd"/>
      <w:r w:rsidR="009274EA">
        <w:rPr>
          <w:rFonts w:ascii="Arial" w:hAnsi="Arial" w:cs="Arial"/>
          <w:sz w:val="24"/>
        </w:rPr>
        <w:t xml:space="preserve"> das Tabelas 11, 12, 13, 14, 15 e 16 de média, com exceção das de “</w:t>
      </w:r>
      <w:r w:rsidR="009274EA" w:rsidRPr="00530F5D">
        <w:rPr>
          <w:rFonts w:ascii="Arial" w:hAnsi="Arial" w:cs="Arial"/>
          <w:sz w:val="24"/>
        </w:rPr>
        <w:t>IDHM Renda</w:t>
      </w:r>
      <w:r w:rsidR="009274EA">
        <w:rPr>
          <w:rFonts w:ascii="Arial" w:hAnsi="Arial" w:cs="Arial"/>
          <w:sz w:val="24"/>
        </w:rPr>
        <w:t>” e “</w:t>
      </w:r>
      <w:r w:rsidR="009274EA" w:rsidRPr="00530F5D">
        <w:rPr>
          <w:rFonts w:ascii="Arial" w:hAnsi="Arial" w:cs="Arial"/>
          <w:sz w:val="24"/>
        </w:rPr>
        <w:t>Indicador de Acesso</w:t>
      </w:r>
      <w:r w:rsidR="009274EA">
        <w:rPr>
          <w:rFonts w:ascii="Arial" w:hAnsi="Arial" w:cs="Arial"/>
          <w:sz w:val="24"/>
        </w:rPr>
        <w:t xml:space="preserve">”, utilizadas em uma estimação adicional. </w:t>
      </w:r>
    </w:p>
    <w:p w14:paraId="6D24E6AB" w14:textId="75F3948A" w:rsidR="001D29F3" w:rsidRPr="001D29F3" w:rsidRDefault="001D29F3" w:rsidP="001D29F3">
      <w:pPr>
        <w:pStyle w:val="Legenda"/>
        <w:keepNext/>
        <w:jc w:val="center"/>
        <w:rPr>
          <w:rFonts w:ascii="Arial" w:hAnsi="Arial" w:cs="Arial"/>
          <w:i w:val="0"/>
          <w:color w:val="auto"/>
          <w:sz w:val="24"/>
        </w:rPr>
      </w:pPr>
      <w:r w:rsidRPr="001D29F3">
        <w:rPr>
          <w:rFonts w:ascii="Arial" w:hAnsi="Arial" w:cs="Arial"/>
          <w:i w:val="0"/>
          <w:color w:val="auto"/>
          <w:sz w:val="24"/>
        </w:rPr>
        <w:lastRenderedPageBreak/>
        <w:t xml:space="preserve">Figura </w:t>
      </w:r>
      <w:r w:rsidRPr="001D29F3">
        <w:rPr>
          <w:rFonts w:ascii="Arial" w:hAnsi="Arial" w:cs="Arial"/>
          <w:i w:val="0"/>
          <w:color w:val="auto"/>
          <w:sz w:val="24"/>
        </w:rPr>
        <w:fldChar w:fldCharType="begin"/>
      </w:r>
      <w:r w:rsidRPr="001D29F3">
        <w:rPr>
          <w:rFonts w:ascii="Arial" w:hAnsi="Arial" w:cs="Arial"/>
          <w:i w:val="0"/>
          <w:color w:val="auto"/>
          <w:sz w:val="24"/>
        </w:rPr>
        <w:instrText xml:space="preserve"> SEQ Figura \* ARABIC </w:instrText>
      </w:r>
      <w:r w:rsidRPr="001D29F3">
        <w:rPr>
          <w:rFonts w:ascii="Arial" w:hAnsi="Arial" w:cs="Arial"/>
          <w:i w:val="0"/>
          <w:color w:val="auto"/>
          <w:sz w:val="24"/>
        </w:rPr>
        <w:fldChar w:fldCharType="separate"/>
      </w:r>
      <w:r w:rsidR="00E073E3">
        <w:rPr>
          <w:rFonts w:ascii="Arial" w:hAnsi="Arial" w:cs="Arial"/>
          <w:i w:val="0"/>
          <w:noProof/>
          <w:color w:val="auto"/>
          <w:sz w:val="24"/>
        </w:rPr>
        <w:t>9</w:t>
      </w:r>
      <w:r w:rsidRPr="001D29F3">
        <w:rPr>
          <w:rFonts w:ascii="Arial" w:hAnsi="Arial" w:cs="Arial"/>
          <w:i w:val="0"/>
          <w:color w:val="auto"/>
          <w:sz w:val="24"/>
        </w:rPr>
        <w:fldChar w:fldCharType="end"/>
      </w:r>
      <w:r w:rsidRPr="001D29F3">
        <w:rPr>
          <w:rFonts w:ascii="Arial" w:hAnsi="Arial" w:cs="Arial"/>
          <w:i w:val="0"/>
          <w:color w:val="auto"/>
          <w:sz w:val="24"/>
        </w:rPr>
        <w:t xml:space="preserve"> </w:t>
      </w:r>
      <w:r w:rsidR="00517C60">
        <w:rPr>
          <w:rFonts w:ascii="Arial" w:hAnsi="Arial" w:cs="Arial"/>
          <w:i w:val="0"/>
          <w:color w:val="auto"/>
          <w:sz w:val="24"/>
        </w:rPr>
        <w:t>-</w:t>
      </w:r>
      <w:r w:rsidRPr="001D29F3">
        <w:rPr>
          <w:rFonts w:ascii="Arial" w:hAnsi="Arial" w:cs="Arial"/>
          <w:i w:val="0"/>
          <w:color w:val="auto"/>
          <w:sz w:val="24"/>
        </w:rPr>
        <w:t xml:space="preserve"> </w:t>
      </w:r>
      <w:r w:rsidR="00517C60">
        <w:rPr>
          <w:rFonts w:ascii="Arial" w:hAnsi="Arial" w:cs="Arial"/>
          <w:i w:val="0"/>
          <w:color w:val="auto"/>
          <w:sz w:val="24"/>
        </w:rPr>
        <w:t xml:space="preserve">Estimação Principal de Proficiência do Estudo de Eventos </w:t>
      </w:r>
    </w:p>
    <w:p w14:paraId="324FE2DC" w14:textId="5E734003" w:rsidR="00C440AF" w:rsidRDefault="00C440AF" w:rsidP="001D29F3">
      <w:pPr>
        <w:spacing w:after="0" w:line="240" w:lineRule="auto"/>
        <w:jc w:val="both"/>
        <w:rPr>
          <w:rFonts w:ascii="Arial" w:hAnsi="Arial" w:cs="Arial"/>
          <w:sz w:val="24"/>
        </w:rPr>
      </w:pPr>
      <w:r>
        <w:rPr>
          <w:rFonts w:ascii="Arial" w:hAnsi="Arial" w:cs="Arial"/>
          <w:noProof/>
          <w:sz w:val="24"/>
          <w:lang w:eastAsia="pt-BR"/>
        </w:rPr>
        <w:drawing>
          <wp:inline distT="0" distB="0" distL="0" distR="0" wp14:anchorId="066BA702" wp14:editId="0FB1BF57">
            <wp:extent cx="5760085" cy="4191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amp;mt_evt_first3.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191000"/>
                    </a:xfrm>
                    <a:prstGeom prst="rect">
                      <a:avLst/>
                    </a:prstGeom>
                    <a:ln>
                      <a:noFill/>
                    </a:ln>
                    <a:effectLst>
                      <a:softEdge rad="112500"/>
                    </a:effectLst>
                  </pic:spPr>
                </pic:pic>
              </a:graphicData>
            </a:graphic>
          </wp:inline>
        </w:drawing>
      </w:r>
    </w:p>
    <w:p w14:paraId="0B3DC35D" w14:textId="3C0928E4" w:rsidR="00C440AF" w:rsidRDefault="001D29F3" w:rsidP="001D29F3">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43EA215C" w14:textId="630F443A" w:rsidR="00254DBD" w:rsidRDefault="00C6532F" w:rsidP="00254DBD">
      <w:pPr>
        <w:spacing w:after="0" w:line="360" w:lineRule="auto"/>
        <w:ind w:firstLine="708"/>
        <w:jc w:val="both"/>
        <w:rPr>
          <w:rFonts w:ascii="Arial" w:hAnsi="Arial" w:cs="Arial"/>
          <w:sz w:val="24"/>
        </w:rPr>
      </w:pPr>
      <w:r>
        <w:rPr>
          <w:rFonts w:ascii="Arial" w:hAnsi="Arial" w:cs="Arial"/>
          <w:sz w:val="24"/>
        </w:rPr>
        <w:t>Na Figura 9, tem-se a estimação principal</w:t>
      </w:r>
      <w:r w:rsidR="00200933">
        <w:rPr>
          <w:rStyle w:val="Refdenotaderodap"/>
          <w:rFonts w:ascii="Arial" w:hAnsi="Arial" w:cs="Arial"/>
          <w:sz w:val="24"/>
        </w:rPr>
        <w:footnoteReference w:id="11"/>
      </w:r>
      <w:r>
        <w:rPr>
          <w:rFonts w:ascii="Arial" w:hAnsi="Arial" w:cs="Arial"/>
          <w:sz w:val="24"/>
        </w:rPr>
        <w:t xml:space="preserve"> do estudo de eventos de </w:t>
      </w:r>
      <w:proofErr w:type="spellStart"/>
      <w:r>
        <w:rPr>
          <w:rFonts w:ascii="Arial" w:hAnsi="Arial" w:cs="Arial"/>
          <w:sz w:val="24"/>
        </w:rPr>
        <w:t>Callaway</w:t>
      </w:r>
      <w:proofErr w:type="spellEnd"/>
      <w:r>
        <w:rPr>
          <w:rFonts w:ascii="Arial" w:hAnsi="Arial" w:cs="Arial"/>
          <w:sz w:val="24"/>
        </w:rPr>
        <w:t xml:space="preserve"> e Santana (2020). Nela, o comportamento de ambas as Proficiências seguem quase sempre em torno da linha tracejada. Para o 5º Ano, a trajetória das estimações </w:t>
      </w:r>
      <w:r w:rsidR="00ED70E3">
        <w:rPr>
          <w:rFonts w:ascii="Arial" w:hAnsi="Arial" w:cs="Arial"/>
          <w:sz w:val="24"/>
        </w:rPr>
        <w:t>tem tendência paralela</w:t>
      </w:r>
      <w:r>
        <w:rPr>
          <w:rFonts w:ascii="Arial" w:hAnsi="Arial" w:cs="Arial"/>
          <w:sz w:val="24"/>
        </w:rPr>
        <w:t xml:space="preserve"> e varia apenas no último período após evento de instalação do Programa. </w:t>
      </w:r>
      <w:r w:rsidR="00ED70E3">
        <w:rPr>
          <w:rFonts w:ascii="Arial" w:hAnsi="Arial" w:cs="Arial"/>
          <w:sz w:val="24"/>
        </w:rPr>
        <w:t>Assim</w:t>
      </w:r>
      <w:r>
        <w:rPr>
          <w:rFonts w:ascii="Arial" w:hAnsi="Arial" w:cs="Arial"/>
          <w:sz w:val="24"/>
        </w:rPr>
        <w:t>, conclui</w:t>
      </w:r>
      <w:r w:rsidR="00ED70E3">
        <w:rPr>
          <w:rFonts w:ascii="Arial" w:hAnsi="Arial" w:cs="Arial"/>
          <w:sz w:val="24"/>
        </w:rPr>
        <w:t xml:space="preserve">-se </w:t>
      </w:r>
      <w:r>
        <w:rPr>
          <w:rFonts w:ascii="Arial" w:hAnsi="Arial" w:cs="Arial"/>
          <w:sz w:val="24"/>
        </w:rPr>
        <w:t>que</w:t>
      </w:r>
      <w:r w:rsidR="00ED70E3">
        <w:rPr>
          <w:rFonts w:ascii="Arial" w:hAnsi="Arial" w:cs="Arial"/>
          <w:sz w:val="24"/>
        </w:rPr>
        <w:t>,</w:t>
      </w:r>
      <w:r>
        <w:rPr>
          <w:rFonts w:ascii="Arial" w:hAnsi="Arial" w:cs="Arial"/>
          <w:sz w:val="24"/>
        </w:rPr>
        <w:t xml:space="preserve"> após </w:t>
      </w:r>
      <w:r w:rsidR="00F63B20">
        <w:rPr>
          <w:rFonts w:ascii="Arial" w:hAnsi="Arial" w:cs="Arial"/>
          <w:sz w:val="24"/>
        </w:rPr>
        <w:t>quatro</w:t>
      </w:r>
      <w:r>
        <w:rPr>
          <w:rFonts w:ascii="Arial" w:hAnsi="Arial" w:cs="Arial"/>
          <w:sz w:val="24"/>
        </w:rPr>
        <w:t xml:space="preserve"> anos da conclusão do Projeto, existe um efeito negativo da sua aplicação</w:t>
      </w:r>
      <w:r w:rsidR="00ED70E3">
        <w:rPr>
          <w:rFonts w:ascii="Arial" w:hAnsi="Arial" w:cs="Arial"/>
          <w:sz w:val="24"/>
        </w:rPr>
        <w:t xml:space="preserve"> para estes indivíduos</w:t>
      </w:r>
      <w:r>
        <w:rPr>
          <w:rFonts w:ascii="Arial" w:hAnsi="Arial" w:cs="Arial"/>
          <w:sz w:val="24"/>
        </w:rPr>
        <w:t xml:space="preserve">. Para </w:t>
      </w:r>
      <w:r w:rsidR="00ED70E3">
        <w:rPr>
          <w:rFonts w:ascii="Arial" w:hAnsi="Arial" w:cs="Arial"/>
          <w:sz w:val="24"/>
        </w:rPr>
        <w:t>o 9º Ano do Ensino Fundamental, a</w:t>
      </w:r>
      <w:r>
        <w:rPr>
          <w:rFonts w:ascii="Arial" w:hAnsi="Arial" w:cs="Arial"/>
          <w:sz w:val="24"/>
        </w:rPr>
        <w:t xml:space="preserve"> trajetória </w:t>
      </w:r>
      <w:r w:rsidR="00ED70E3">
        <w:rPr>
          <w:rFonts w:ascii="Arial" w:hAnsi="Arial" w:cs="Arial"/>
          <w:sz w:val="24"/>
        </w:rPr>
        <w:t>já</w:t>
      </w:r>
      <w:r>
        <w:rPr>
          <w:rFonts w:ascii="Arial" w:hAnsi="Arial" w:cs="Arial"/>
          <w:sz w:val="24"/>
        </w:rPr>
        <w:t xml:space="preserve"> </w:t>
      </w:r>
      <w:r w:rsidR="00ED70E3">
        <w:rPr>
          <w:rFonts w:ascii="Arial" w:hAnsi="Arial" w:cs="Arial"/>
          <w:sz w:val="24"/>
        </w:rPr>
        <w:t>é quase sempre paralela</w:t>
      </w:r>
      <w:r w:rsidR="00044B9D">
        <w:rPr>
          <w:rFonts w:ascii="Arial" w:hAnsi="Arial" w:cs="Arial"/>
          <w:sz w:val="24"/>
        </w:rPr>
        <w:t xml:space="preserve"> para ambas </w:t>
      </w:r>
      <w:proofErr w:type="gramStart"/>
      <w:r w:rsidR="00044B9D">
        <w:rPr>
          <w:rFonts w:ascii="Arial" w:hAnsi="Arial" w:cs="Arial"/>
          <w:sz w:val="24"/>
        </w:rPr>
        <w:t>as</w:t>
      </w:r>
      <w:proofErr w:type="gramEnd"/>
      <w:r w:rsidR="00044B9D">
        <w:rPr>
          <w:rFonts w:ascii="Arial" w:hAnsi="Arial" w:cs="Arial"/>
          <w:sz w:val="24"/>
        </w:rPr>
        <w:t xml:space="preserve"> matérias</w:t>
      </w:r>
      <w:r>
        <w:rPr>
          <w:rFonts w:ascii="Arial" w:hAnsi="Arial" w:cs="Arial"/>
          <w:sz w:val="24"/>
        </w:rPr>
        <w:t xml:space="preserve">, </w:t>
      </w:r>
      <w:r w:rsidR="00C966E1">
        <w:rPr>
          <w:rFonts w:ascii="Arial" w:hAnsi="Arial" w:cs="Arial"/>
          <w:sz w:val="24"/>
        </w:rPr>
        <w:t xml:space="preserve">tendo </w:t>
      </w:r>
      <w:r w:rsidR="00ED70E3">
        <w:rPr>
          <w:rFonts w:ascii="Arial" w:hAnsi="Arial" w:cs="Arial"/>
          <w:sz w:val="24"/>
        </w:rPr>
        <w:t xml:space="preserve">apenas </w:t>
      </w:r>
      <w:r w:rsidR="00C966E1">
        <w:rPr>
          <w:rFonts w:ascii="Arial" w:hAnsi="Arial" w:cs="Arial"/>
          <w:sz w:val="24"/>
        </w:rPr>
        <w:t>uma pequena oscilação no Período -4 em relação ao tratamento</w:t>
      </w:r>
      <w:r w:rsidR="00200933">
        <w:t>.</w:t>
      </w:r>
      <w:r>
        <w:rPr>
          <w:rFonts w:ascii="Arial" w:hAnsi="Arial" w:cs="Arial"/>
          <w:sz w:val="24"/>
        </w:rPr>
        <w:t xml:space="preserve"> </w:t>
      </w:r>
    </w:p>
    <w:p w14:paraId="50431B55" w14:textId="31B0029B" w:rsidR="00C440AF" w:rsidRPr="00254DBD" w:rsidRDefault="00254DBD" w:rsidP="00254DBD">
      <w:pPr>
        <w:spacing w:after="0" w:line="360" w:lineRule="auto"/>
        <w:ind w:firstLine="708"/>
        <w:jc w:val="both"/>
        <w:rPr>
          <w:rFonts w:ascii="Arial" w:eastAsiaTheme="minorEastAsia" w:hAnsi="Arial" w:cs="Arial"/>
          <w:iCs/>
          <w:sz w:val="24"/>
        </w:rPr>
      </w:pPr>
      <w:r>
        <w:rPr>
          <w:rFonts w:ascii="Arial" w:hAnsi="Arial" w:cs="Arial"/>
          <w:sz w:val="24"/>
        </w:rPr>
        <w:t>Nas Figuras 10 e 11</w:t>
      </w:r>
      <w:r w:rsidR="00ED70E3">
        <w:rPr>
          <w:rFonts w:ascii="Arial" w:hAnsi="Arial" w:cs="Arial"/>
          <w:sz w:val="24"/>
        </w:rPr>
        <w:t>,</w:t>
      </w:r>
      <w:r w:rsidR="00526CAD">
        <w:rPr>
          <w:rFonts w:ascii="Arial" w:hAnsi="Arial" w:cs="Arial"/>
          <w:sz w:val="24"/>
        </w:rPr>
        <w:t xml:space="preserve"> são</w:t>
      </w:r>
      <w:r>
        <w:rPr>
          <w:rFonts w:ascii="Arial" w:hAnsi="Arial" w:cs="Arial"/>
          <w:sz w:val="24"/>
        </w:rPr>
        <w:t xml:space="preserve"> reportada</w:t>
      </w:r>
      <w:r w:rsidR="00526CAD">
        <w:rPr>
          <w:rFonts w:ascii="Arial" w:hAnsi="Arial" w:cs="Arial"/>
          <w:sz w:val="24"/>
        </w:rPr>
        <w:t>s</w:t>
      </w:r>
      <w:r>
        <w:rPr>
          <w:rFonts w:ascii="Arial" w:hAnsi="Arial" w:cs="Arial"/>
          <w:sz w:val="24"/>
        </w:rPr>
        <w:t xml:space="preserve"> a</w:t>
      </w:r>
      <w:r w:rsidR="00526CAD">
        <w:rPr>
          <w:rFonts w:ascii="Arial" w:hAnsi="Arial" w:cs="Arial"/>
          <w:sz w:val="24"/>
        </w:rPr>
        <w:t>s estimações</w:t>
      </w:r>
      <w:r>
        <w:rPr>
          <w:rFonts w:ascii="Arial" w:hAnsi="Arial" w:cs="Arial"/>
          <w:sz w:val="24"/>
        </w:rPr>
        <w:t xml:space="preserve"> </w:t>
      </w:r>
      <w:r w:rsidR="00ED70E3">
        <w:rPr>
          <w:rFonts w:ascii="Arial" w:hAnsi="Arial" w:cs="Arial"/>
          <w:sz w:val="24"/>
        </w:rPr>
        <w:t xml:space="preserve">do </w:t>
      </w:r>
      <m:oMath>
        <m:r>
          <w:rPr>
            <w:rFonts w:ascii="Cambria Math" w:eastAsiaTheme="minorEastAsia" w:hAnsi="Cambria Math"/>
            <w:sz w:val="24"/>
          </w:rPr>
          <m:t>ATT</m:t>
        </m:r>
        <m:d>
          <m:dPr>
            <m:ctrlPr>
              <w:rPr>
                <w:rFonts w:ascii="Cambria Math" w:eastAsiaTheme="minorEastAsia" w:hAnsi="Cambria Math"/>
                <w:i/>
                <w:iCs/>
                <w:sz w:val="24"/>
              </w:rPr>
            </m:ctrlPr>
          </m:dPr>
          <m:e>
            <m:r>
              <w:rPr>
                <w:rFonts w:ascii="Cambria Math" w:eastAsiaTheme="minorEastAsia" w:hAnsi="Cambria Math"/>
                <w:sz w:val="24"/>
              </w:rPr>
              <m:t>g,t</m:t>
            </m:r>
          </m:e>
        </m:d>
        <m:r>
          <w:rPr>
            <w:rFonts w:ascii="Cambria Math" w:eastAsiaTheme="minorEastAsia" w:hAnsi="Cambria Math"/>
            <w:sz w:val="24"/>
          </w:rPr>
          <m:t xml:space="preserve"> </m:t>
        </m:r>
      </m:oMath>
      <w:r>
        <w:rPr>
          <w:rFonts w:ascii="Arial" w:hAnsi="Arial" w:cs="Arial"/>
          <w:sz w:val="24"/>
        </w:rPr>
        <w:t>por Grupo</w:t>
      </w:r>
      <w:r w:rsidR="00526CAD">
        <w:rPr>
          <w:rFonts w:ascii="Arial" w:eastAsiaTheme="minorEastAsia" w:hAnsi="Arial" w:cs="Arial"/>
          <w:iCs/>
          <w:sz w:val="24"/>
        </w:rPr>
        <w:t xml:space="preserve">. </w:t>
      </w:r>
      <w:r>
        <w:rPr>
          <w:rFonts w:ascii="Arial" w:eastAsiaTheme="minorEastAsia" w:hAnsi="Arial" w:cs="Arial"/>
          <w:iCs/>
          <w:sz w:val="24"/>
        </w:rPr>
        <w:t>Nelas, destaca</w:t>
      </w:r>
      <w:r w:rsidR="00526CAD">
        <w:rPr>
          <w:rFonts w:ascii="Arial" w:eastAsiaTheme="minorEastAsia" w:hAnsi="Arial" w:cs="Arial"/>
          <w:iCs/>
          <w:sz w:val="24"/>
        </w:rPr>
        <w:t>m</w:t>
      </w:r>
      <w:r>
        <w:rPr>
          <w:rFonts w:ascii="Arial" w:eastAsiaTheme="minorEastAsia" w:hAnsi="Arial" w:cs="Arial"/>
          <w:iCs/>
          <w:sz w:val="24"/>
        </w:rPr>
        <w:t>-se o</w:t>
      </w:r>
      <w:r w:rsidR="00526CAD">
        <w:rPr>
          <w:rFonts w:ascii="Arial" w:eastAsiaTheme="minorEastAsia" w:hAnsi="Arial" w:cs="Arial"/>
          <w:iCs/>
          <w:sz w:val="24"/>
        </w:rPr>
        <w:t>s</w:t>
      </w:r>
      <w:r>
        <w:rPr>
          <w:rFonts w:ascii="Arial" w:eastAsiaTheme="minorEastAsia" w:hAnsi="Arial" w:cs="Arial"/>
          <w:iCs/>
          <w:sz w:val="24"/>
        </w:rPr>
        <w:t xml:space="preserve"> comportamento</w:t>
      </w:r>
      <w:r w:rsidR="00526CAD">
        <w:rPr>
          <w:rFonts w:ascii="Arial" w:eastAsiaTheme="minorEastAsia" w:hAnsi="Arial" w:cs="Arial"/>
          <w:iCs/>
          <w:sz w:val="24"/>
        </w:rPr>
        <w:t>s</w:t>
      </w:r>
      <w:r>
        <w:rPr>
          <w:rFonts w:ascii="Arial" w:eastAsiaTheme="minorEastAsia" w:hAnsi="Arial" w:cs="Arial"/>
          <w:iCs/>
          <w:sz w:val="24"/>
        </w:rPr>
        <w:t xml:space="preserve"> do Grupo de 2013, que </w:t>
      </w:r>
      <w:r w:rsidR="00526CAD">
        <w:rPr>
          <w:rFonts w:ascii="Arial" w:eastAsiaTheme="minorEastAsia" w:hAnsi="Arial" w:cs="Arial"/>
          <w:iCs/>
          <w:sz w:val="24"/>
        </w:rPr>
        <w:t xml:space="preserve">em todos os casos </w:t>
      </w:r>
      <w:r>
        <w:rPr>
          <w:rFonts w:ascii="Arial" w:eastAsiaTheme="minorEastAsia" w:hAnsi="Arial" w:cs="Arial"/>
          <w:iCs/>
          <w:sz w:val="24"/>
        </w:rPr>
        <w:t>é diferente dos outros Grupos e da</w:t>
      </w:r>
      <w:r w:rsidR="00ED70E3">
        <w:rPr>
          <w:rFonts w:ascii="Arial" w:eastAsiaTheme="minorEastAsia" w:hAnsi="Arial" w:cs="Arial"/>
          <w:iCs/>
          <w:sz w:val="24"/>
        </w:rPr>
        <w:t xml:space="preserve"> estimação</w:t>
      </w:r>
      <w:r>
        <w:rPr>
          <w:rFonts w:ascii="Arial" w:eastAsiaTheme="minorEastAsia" w:hAnsi="Arial" w:cs="Arial"/>
          <w:iCs/>
          <w:sz w:val="24"/>
        </w:rPr>
        <w:t xml:space="preserve"> da Figura 9. </w:t>
      </w:r>
      <w:r w:rsidR="00526CAD">
        <w:rPr>
          <w:rFonts w:ascii="Arial" w:eastAsiaTheme="minorEastAsia" w:hAnsi="Arial" w:cs="Arial"/>
          <w:iCs/>
          <w:sz w:val="24"/>
        </w:rPr>
        <w:t>Ou seja, pode-se</w:t>
      </w:r>
      <w:r>
        <w:rPr>
          <w:rFonts w:ascii="Arial" w:eastAsiaTheme="minorEastAsia" w:hAnsi="Arial" w:cs="Arial"/>
          <w:iCs/>
          <w:sz w:val="24"/>
        </w:rPr>
        <w:t xml:space="preserve"> concluir que </w:t>
      </w:r>
      <w:r w:rsidR="00C966E1">
        <w:rPr>
          <w:rFonts w:ascii="Arial" w:eastAsiaTheme="minorEastAsia" w:hAnsi="Arial" w:cs="Arial"/>
          <w:iCs/>
          <w:sz w:val="24"/>
        </w:rPr>
        <w:t>a trajetória d</w:t>
      </w:r>
      <w:r>
        <w:rPr>
          <w:rFonts w:ascii="Arial" w:eastAsiaTheme="minorEastAsia" w:hAnsi="Arial" w:cs="Arial"/>
          <w:iCs/>
          <w:sz w:val="24"/>
        </w:rPr>
        <w:t xml:space="preserve">os Grupos de 2015 e 2017 </w:t>
      </w:r>
      <w:r w:rsidR="00ED70E3">
        <w:rPr>
          <w:rFonts w:ascii="Arial" w:eastAsiaTheme="minorEastAsia" w:hAnsi="Arial" w:cs="Arial"/>
          <w:iCs/>
          <w:sz w:val="24"/>
        </w:rPr>
        <w:t>está</w:t>
      </w:r>
      <w:r>
        <w:rPr>
          <w:rFonts w:ascii="Arial" w:eastAsiaTheme="minorEastAsia" w:hAnsi="Arial" w:cs="Arial"/>
          <w:iCs/>
          <w:sz w:val="24"/>
        </w:rPr>
        <w:t xml:space="preserve"> em torno da linha tracejada, quase sempre sem significância</w:t>
      </w:r>
      <w:r w:rsidR="00ED70E3">
        <w:rPr>
          <w:rFonts w:ascii="Arial" w:eastAsiaTheme="minorEastAsia" w:hAnsi="Arial" w:cs="Arial"/>
          <w:iCs/>
          <w:sz w:val="24"/>
        </w:rPr>
        <w:t xml:space="preserve"> e paralela</w:t>
      </w:r>
      <w:r w:rsidR="00C966E1">
        <w:rPr>
          <w:rFonts w:ascii="Arial" w:eastAsiaTheme="minorEastAsia" w:hAnsi="Arial" w:cs="Arial"/>
          <w:iCs/>
          <w:sz w:val="24"/>
        </w:rPr>
        <w:t xml:space="preserve">. </w:t>
      </w:r>
      <w:r w:rsidR="00ED70E3">
        <w:rPr>
          <w:rFonts w:ascii="Arial" w:eastAsiaTheme="minorEastAsia" w:hAnsi="Arial" w:cs="Arial"/>
          <w:iCs/>
          <w:sz w:val="24"/>
        </w:rPr>
        <w:t>Já</w:t>
      </w:r>
      <w:r w:rsidR="00526CAD">
        <w:rPr>
          <w:rFonts w:ascii="Arial" w:eastAsiaTheme="minorEastAsia" w:hAnsi="Arial" w:cs="Arial"/>
          <w:iCs/>
          <w:sz w:val="24"/>
        </w:rPr>
        <w:t xml:space="preserve"> </w:t>
      </w:r>
      <w:r>
        <w:rPr>
          <w:rFonts w:ascii="Arial" w:eastAsiaTheme="minorEastAsia" w:hAnsi="Arial" w:cs="Arial"/>
          <w:iCs/>
          <w:sz w:val="24"/>
        </w:rPr>
        <w:t xml:space="preserve">o Grupo de 2013 apresenta uma queda significativa de desempenho após a intervenção. </w:t>
      </w:r>
    </w:p>
    <w:p w14:paraId="33948227" w14:textId="78C77671" w:rsidR="001D29F3" w:rsidRPr="001D29F3" w:rsidRDefault="001D29F3" w:rsidP="001D29F3">
      <w:pPr>
        <w:pStyle w:val="Legenda"/>
        <w:keepNext/>
        <w:jc w:val="center"/>
        <w:rPr>
          <w:rFonts w:ascii="Arial" w:hAnsi="Arial" w:cs="Arial"/>
          <w:i w:val="0"/>
          <w:color w:val="auto"/>
          <w:sz w:val="24"/>
        </w:rPr>
      </w:pPr>
      <w:r w:rsidRPr="001D29F3">
        <w:rPr>
          <w:rFonts w:ascii="Arial" w:hAnsi="Arial" w:cs="Arial"/>
          <w:i w:val="0"/>
          <w:color w:val="auto"/>
          <w:sz w:val="24"/>
        </w:rPr>
        <w:lastRenderedPageBreak/>
        <w:t xml:space="preserve">Figura </w:t>
      </w:r>
      <w:r w:rsidRPr="001D29F3">
        <w:rPr>
          <w:rFonts w:ascii="Arial" w:hAnsi="Arial" w:cs="Arial"/>
          <w:i w:val="0"/>
          <w:color w:val="auto"/>
          <w:sz w:val="24"/>
        </w:rPr>
        <w:fldChar w:fldCharType="begin"/>
      </w:r>
      <w:r w:rsidRPr="001D29F3">
        <w:rPr>
          <w:rFonts w:ascii="Arial" w:hAnsi="Arial" w:cs="Arial"/>
          <w:i w:val="0"/>
          <w:color w:val="auto"/>
          <w:sz w:val="24"/>
        </w:rPr>
        <w:instrText xml:space="preserve"> SEQ Figura \* ARABIC </w:instrText>
      </w:r>
      <w:r w:rsidRPr="001D29F3">
        <w:rPr>
          <w:rFonts w:ascii="Arial" w:hAnsi="Arial" w:cs="Arial"/>
          <w:i w:val="0"/>
          <w:color w:val="auto"/>
          <w:sz w:val="24"/>
        </w:rPr>
        <w:fldChar w:fldCharType="separate"/>
      </w:r>
      <w:r w:rsidR="00E073E3">
        <w:rPr>
          <w:rFonts w:ascii="Arial" w:hAnsi="Arial" w:cs="Arial"/>
          <w:i w:val="0"/>
          <w:noProof/>
          <w:color w:val="auto"/>
          <w:sz w:val="24"/>
        </w:rPr>
        <w:t>10</w:t>
      </w:r>
      <w:r w:rsidRPr="001D29F3">
        <w:rPr>
          <w:rFonts w:ascii="Arial" w:hAnsi="Arial" w:cs="Arial"/>
          <w:i w:val="0"/>
          <w:color w:val="auto"/>
          <w:sz w:val="24"/>
        </w:rPr>
        <w:fldChar w:fldCharType="end"/>
      </w:r>
      <w:r>
        <w:rPr>
          <w:rFonts w:ascii="Arial" w:hAnsi="Arial" w:cs="Arial"/>
          <w:i w:val="0"/>
          <w:color w:val="auto"/>
          <w:sz w:val="24"/>
        </w:rPr>
        <w:t xml:space="preserve"> - </w:t>
      </w:r>
      <w:r w:rsidR="00517C60">
        <w:rPr>
          <w:rFonts w:ascii="Arial" w:hAnsi="Arial" w:cs="Arial"/>
          <w:i w:val="0"/>
          <w:color w:val="auto"/>
          <w:sz w:val="24"/>
        </w:rPr>
        <w:t>Estimação Principal de Proficiência por Grupo para Alunos do 5º Ano</w:t>
      </w:r>
    </w:p>
    <w:p w14:paraId="3E356258" w14:textId="77777777" w:rsidR="001D29F3" w:rsidRDefault="00C440AF" w:rsidP="001D29F3">
      <w:pPr>
        <w:spacing w:after="0" w:line="240" w:lineRule="auto"/>
        <w:jc w:val="center"/>
      </w:pPr>
      <w:r>
        <w:rPr>
          <w:rFonts w:ascii="Arial" w:hAnsi="Arial" w:cs="Arial"/>
          <w:noProof/>
          <w:sz w:val="24"/>
          <w:lang w:eastAsia="pt-BR"/>
        </w:rPr>
        <w:drawing>
          <wp:inline distT="0" distB="0" distL="0" distR="0" wp14:anchorId="21C718F5" wp14:editId="3A916675">
            <wp:extent cx="5244688" cy="3816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amp;mt5_grp_first3.png"/>
                    <pic:cNvPicPr/>
                  </pic:nvPicPr>
                  <pic:blipFill>
                    <a:blip r:embed="rId26">
                      <a:extLst>
                        <a:ext uri="{28A0092B-C50C-407E-A947-70E740481C1C}">
                          <a14:useLocalDpi xmlns:a14="http://schemas.microsoft.com/office/drawing/2010/main" val="0"/>
                        </a:ext>
                      </a:extLst>
                    </a:blip>
                    <a:stretch>
                      <a:fillRect/>
                    </a:stretch>
                  </pic:blipFill>
                  <pic:spPr>
                    <a:xfrm>
                      <a:off x="0" y="0"/>
                      <a:ext cx="5244688" cy="3816000"/>
                    </a:xfrm>
                    <a:prstGeom prst="rect">
                      <a:avLst/>
                    </a:prstGeom>
                    <a:ln>
                      <a:noFill/>
                    </a:ln>
                    <a:effectLst>
                      <a:softEdge rad="112500"/>
                    </a:effectLst>
                  </pic:spPr>
                </pic:pic>
              </a:graphicData>
            </a:graphic>
          </wp:inline>
        </w:drawing>
      </w:r>
    </w:p>
    <w:p w14:paraId="4672991B" w14:textId="6D014705" w:rsidR="001D29F3" w:rsidRPr="001D29F3" w:rsidRDefault="001D29F3" w:rsidP="001D29F3">
      <w:pPr>
        <w:spacing w:line="48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210A9F64" w14:textId="7A241631" w:rsidR="001D29F3" w:rsidRPr="001D29F3" w:rsidRDefault="001D29F3" w:rsidP="001D29F3">
      <w:pPr>
        <w:pStyle w:val="Legenda"/>
        <w:keepNext/>
        <w:jc w:val="center"/>
        <w:rPr>
          <w:rFonts w:ascii="Arial" w:hAnsi="Arial" w:cs="Arial"/>
          <w:i w:val="0"/>
          <w:color w:val="auto"/>
          <w:sz w:val="24"/>
        </w:rPr>
      </w:pPr>
      <w:r w:rsidRPr="001D29F3">
        <w:rPr>
          <w:rFonts w:ascii="Arial" w:hAnsi="Arial" w:cs="Arial"/>
          <w:i w:val="0"/>
          <w:color w:val="auto"/>
          <w:sz w:val="24"/>
        </w:rPr>
        <w:t xml:space="preserve">Figura </w:t>
      </w:r>
      <w:r w:rsidRPr="001D29F3">
        <w:rPr>
          <w:rFonts w:ascii="Arial" w:hAnsi="Arial" w:cs="Arial"/>
          <w:i w:val="0"/>
          <w:color w:val="auto"/>
          <w:sz w:val="24"/>
        </w:rPr>
        <w:fldChar w:fldCharType="begin"/>
      </w:r>
      <w:r w:rsidRPr="001D29F3">
        <w:rPr>
          <w:rFonts w:ascii="Arial" w:hAnsi="Arial" w:cs="Arial"/>
          <w:i w:val="0"/>
          <w:color w:val="auto"/>
          <w:sz w:val="24"/>
        </w:rPr>
        <w:instrText xml:space="preserve"> SEQ Figura \* ARABIC </w:instrText>
      </w:r>
      <w:r w:rsidRPr="001D29F3">
        <w:rPr>
          <w:rFonts w:ascii="Arial" w:hAnsi="Arial" w:cs="Arial"/>
          <w:i w:val="0"/>
          <w:color w:val="auto"/>
          <w:sz w:val="24"/>
        </w:rPr>
        <w:fldChar w:fldCharType="separate"/>
      </w:r>
      <w:r w:rsidR="00E073E3">
        <w:rPr>
          <w:rFonts w:ascii="Arial" w:hAnsi="Arial" w:cs="Arial"/>
          <w:i w:val="0"/>
          <w:noProof/>
          <w:color w:val="auto"/>
          <w:sz w:val="24"/>
        </w:rPr>
        <w:t>11</w:t>
      </w:r>
      <w:r w:rsidRPr="001D29F3">
        <w:rPr>
          <w:rFonts w:ascii="Arial" w:hAnsi="Arial" w:cs="Arial"/>
          <w:i w:val="0"/>
          <w:color w:val="auto"/>
          <w:sz w:val="24"/>
        </w:rPr>
        <w:fldChar w:fldCharType="end"/>
      </w:r>
      <w:r>
        <w:rPr>
          <w:rFonts w:ascii="Arial" w:hAnsi="Arial" w:cs="Arial"/>
          <w:i w:val="0"/>
          <w:color w:val="auto"/>
          <w:sz w:val="24"/>
        </w:rPr>
        <w:t xml:space="preserve"> - </w:t>
      </w:r>
      <w:r w:rsidR="00517C60">
        <w:rPr>
          <w:rFonts w:ascii="Arial" w:hAnsi="Arial" w:cs="Arial"/>
          <w:i w:val="0"/>
          <w:color w:val="auto"/>
          <w:sz w:val="24"/>
        </w:rPr>
        <w:t>Estimação Principal de Proficiência por Grupo para</w:t>
      </w:r>
      <w:r w:rsidR="00254DBD">
        <w:rPr>
          <w:rFonts w:ascii="Arial" w:hAnsi="Arial" w:cs="Arial"/>
          <w:i w:val="0"/>
          <w:color w:val="auto"/>
          <w:sz w:val="24"/>
        </w:rPr>
        <w:t xml:space="preserve"> Alunos do 9</w:t>
      </w:r>
      <w:r w:rsidR="00517C60">
        <w:rPr>
          <w:rFonts w:ascii="Arial" w:hAnsi="Arial" w:cs="Arial"/>
          <w:i w:val="0"/>
          <w:color w:val="auto"/>
          <w:sz w:val="24"/>
        </w:rPr>
        <w:t>º Ano</w:t>
      </w:r>
    </w:p>
    <w:p w14:paraId="397C67BE" w14:textId="4E340F22" w:rsidR="00C440AF" w:rsidRDefault="00C440AF" w:rsidP="001D29F3">
      <w:pPr>
        <w:spacing w:after="0" w:line="240" w:lineRule="auto"/>
        <w:jc w:val="center"/>
        <w:rPr>
          <w:rFonts w:ascii="Arial" w:hAnsi="Arial" w:cs="Arial"/>
          <w:sz w:val="24"/>
        </w:rPr>
      </w:pPr>
      <w:r>
        <w:rPr>
          <w:rFonts w:ascii="Arial" w:hAnsi="Arial" w:cs="Arial"/>
          <w:noProof/>
          <w:sz w:val="24"/>
          <w:lang w:eastAsia="pt-BR"/>
        </w:rPr>
        <w:drawing>
          <wp:inline distT="0" distB="0" distL="0" distR="0" wp14:anchorId="24C244AB" wp14:editId="17DCFA6F">
            <wp:extent cx="5244688" cy="3816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amp;mt9_grp_first3.png"/>
                    <pic:cNvPicPr/>
                  </pic:nvPicPr>
                  <pic:blipFill>
                    <a:blip r:embed="rId27">
                      <a:extLst>
                        <a:ext uri="{28A0092B-C50C-407E-A947-70E740481C1C}">
                          <a14:useLocalDpi xmlns:a14="http://schemas.microsoft.com/office/drawing/2010/main" val="0"/>
                        </a:ext>
                      </a:extLst>
                    </a:blip>
                    <a:stretch>
                      <a:fillRect/>
                    </a:stretch>
                  </pic:blipFill>
                  <pic:spPr>
                    <a:xfrm>
                      <a:off x="0" y="0"/>
                      <a:ext cx="5244688" cy="3816000"/>
                    </a:xfrm>
                    <a:prstGeom prst="rect">
                      <a:avLst/>
                    </a:prstGeom>
                    <a:ln>
                      <a:noFill/>
                    </a:ln>
                    <a:effectLst>
                      <a:softEdge rad="112500"/>
                    </a:effectLst>
                  </pic:spPr>
                </pic:pic>
              </a:graphicData>
            </a:graphic>
          </wp:inline>
        </w:drawing>
      </w:r>
    </w:p>
    <w:p w14:paraId="6C079866" w14:textId="179CAAC3" w:rsidR="00C440AF" w:rsidRPr="001D29F3" w:rsidRDefault="001D29F3" w:rsidP="001D29F3">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443045E3" w14:textId="50B26972" w:rsidR="00E97FBE" w:rsidRPr="00E97FBE" w:rsidRDefault="00E97FBE" w:rsidP="00E97FBE">
      <w:pPr>
        <w:pStyle w:val="Legenda"/>
        <w:keepNext/>
        <w:jc w:val="center"/>
        <w:rPr>
          <w:rFonts w:ascii="Arial" w:hAnsi="Arial" w:cs="Arial"/>
          <w:i w:val="0"/>
          <w:color w:val="000000" w:themeColor="text1"/>
          <w:sz w:val="24"/>
        </w:rPr>
      </w:pPr>
      <w:r w:rsidRPr="00E97FBE">
        <w:rPr>
          <w:rFonts w:ascii="Arial" w:hAnsi="Arial" w:cs="Arial"/>
          <w:i w:val="0"/>
          <w:color w:val="000000" w:themeColor="text1"/>
          <w:sz w:val="24"/>
        </w:rPr>
        <w:lastRenderedPageBreak/>
        <w:t xml:space="preserve">Figura </w:t>
      </w:r>
      <w:r w:rsidRPr="00E97FBE">
        <w:rPr>
          <w:rFonts w:ascii="Arial" w:hAnsi="Arial" w:cs="Arial"/>
          <w:i w:val="0"/>
          <w:color w:val="000000" w:themeColor="text1"/>
          <w:sz w:val="24"/>
        </w:rPr>
        <w:fldChar w:fldCharType="begin"/>
      </w:r>
      <w:r w:rsidRPr="00E97FBE">
        <w:rPr>
          <w:rFonts w:ascii="Arial" w:hAnsi="Arial" w:cs="Arial"/>
          <w:i w:val="0"/>
          <w:color w:val="000000" w:themeColor="text1"/>
          <w:sz w:val="24"/>
        </w:rPr>
        <w:instrText xml:space="preserve"> SEQ Figura \* ARABIC </w:instrText>
      </w:r>
      <w:r w:rsidRPr="00E97FBE">
        <w:rPr>
          <w:rFonts w:ascii="Arial" w:hAnsi="Arial" w:cs="Arial"/>
          <w:i w:val="0"/>
          <w:color w:val="000000" w:themeColor="text1"/>
          <w:sz w:val="24"/>
        </w:rPr>
        <w:fldChar w:fldCharType="separate"/>
      </w:r>
      <w:r w:rsidR="00E073E3">
        <w:rPr>
          <w:rFonts w:ascii="Arial" w:hAnsi="Arial" w:cs="Arial"/>
          <w:i w:val="0"/>
          <w:noProof/>
          <w:color w:val="000000" w:themeColor="text1"/>
          <w:sz w:val="24"/>
        </w:rPr>
        <w:t>12</w:t>
      </w:r>
      <w:r w:rsidRPr="00E97FBE">
        <w:rPr>
          <w:rFonts w:ascii="Arial" w:hAnsi="Arial" w:cs="Arial"/>
          <w:i w:val="0"/>
          <w:color w:val="000000" w:themeColor="text1"/>
          <w:sz w:val="24"/>
        </w:rPr>
        <w:fldChar w:fldCharType="end"/>
      </w:r>
      <w:r w:rsidRPr="00E97FBE">
        <w:rPr>
          <w:rFonts w:ascii="Arial" w:hAnsi="Arial" w:cs="Arial"/>
          <w:i w:val="0"/>
          <w:color w:val="000000" w:themeColor="text1"/>
          <w:sz w:val="24"/>
        </w:rPr>
        <w:t xml:space="preserve"> - Estimação de Proficiência do Estudo de Eventos sem o Gr</w:t>
      </w:r>
      <w:r w:rsidR="00C402AE">
        <w:rPr>
          <w:rFonts w:ascii="Arial" w:hAnsi="Arial" w:cs="Arial"/>
          <w:i w:val="0"/>
          <w:color w:val="000000" w:themeColor="text1"/>
          <w:sz w:val="24"/>
        </w:rPr>
        <w:t>up</w:t>
      </w:r>
      <w:r w:rsidRPr="00E97FBE">
        <w:rPr>
          <w:rFonts w:ascii="Arial" w:hAnsi="Arial" w:cs="Arial"/>
          <w:i w:val="0"/>
          <w:color w:val="000000" w:themeColor="text1"/>
          <w:sz w:val="24"/>
        </w:rPr>
        <w:t>o de 2013</w:t>
      </w:r>
    </w:p>
    <w:p w14:paraId="15437990" w14:textId="589B452E" w:rsidR="00F83986" w:rsidRPr="00F83986" w:rsidRDefault="001D29F3" w:rsidP="00F83986">
      <w:pPr>
        <w:spacing w:before="240" w:line="360" w:lineRule="auto"/>
        <w:jc w:val="center"/>
        <w:rPr>
          <w:rFonts w:ascii="Arial" w:hAnsi="Arial" w:cs="Arial"/>
          <w:b/>
          <w:sz w:val="24"/>
        </w:rPr>
      </w:pPr>
      <w:r>
        <w:rPr>
          <w:rFonts w:ascii="Arial" w:hAnsi="Arial" w:cs="Arial"/>
          <w:b/>
          <w:noProof/>
          <w:sz w:val="24"/>
          <w:lang w:eastAsia="pt-BR"/>
        </w:rPr>
        <w:drawing>
          <wp:inline distT="0" distB="0" distL="0" distR="0" wp14:anchorId="020F9A63" wp14:editId="5C41BD4D">
            <wp:extent cx="5760085" cy="4191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amp;mt_evt_first3_.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191000"/>
                    </a:xfrm>
                    <a:prstGeom prst="rect">
                      <a:avLst/>
                    </a:prstGeom>
                    <a:ln>
                      <a:noFill/>
                    </a:ln>
                    <a:effectLst>
                      <a:softEdge rad="112500"/>
                    </a:effectLst>
                  </pic:spPr>
                </pic:pic>
              </a:graphicData>
            </a:graphic>
          </wp:inline>
        </w:drawing>
      </w:r>
      <w:r w:rsidR="00F83986" w:rsidRPr="00801278">
        <w:rPr>
          <w:rFonts w:ascii="Arial" w:hAnsi="Arial" w:cs="Arial"/>
          <w:sz w:val="20"/>
          <w:szCs w:val="20"/>
        </w:rPr>
        <w:t>Fonte: Elaboração própria com base nas Informações da Prova Brasil (2007-2017) e da CGU</w:t>
      </w:r>
    </w:p>
    <w:p w14:paraId="629350DF" w14:textId="016F8417" w:rsidR="00DB643A" w:rsidRDefault="00C402AE" w:rsidP="00DB643A">
      <w:pPr>
        <w:spacing w:before="240" w:after="0" w:line="360" w:lineRule="auto"/>
        <w:ind w:firstLine="708"/>
        <w:jc w:val="both"/>
        <w:rPr>
          <w:rFonts w:ascii="Arial" w:hAnsi="Arial" w:cs="Arial"/>
          <w:sz w:val="24"/>
        </w:rPr>
      </w:pPr>
      <w:r w:rsidRPr="007A6CA2">
        <w:rPr>
          <w:rFonts w:ascii="Arial" w:hAnsi="Arial" w:cs="Arial"/>
          <w:sz w:val="24"/>
        </w:rPr>
        <w:t xml:space="preserve">Além da primeira </w:t>
      </w:r>
      <w:r w:rsidR="00F56EEE">
        <w:rPr>
          <w:rFonts w:ascii="Arial" w:hAnsi="Arial" w:cs="Arial"/>
          <w:sz w:val="24"/>
        </w:rPr>
        <w:t>análise</w:t>
      </w:r>
      <w:r w:rsidRPr="007A6CA2">
        <w:rPr>
          <w:rFonts w:ascii="Arial" w:hAnsi="Arial" w:cs="Arial"/>
          <w:sz w:val="24"/>
        </w:rPr>
        <w:t xml:space="preserve">, </w:t>
      </w:r>
      <w:r w:rsidR="00ED70E3">
        <w:rPr>
          <w:rFonts w:ascii="Arial" w:hAnsi="Arial" w:cs="Arial"/>
          <w:sz w:val="24"/>
        </w:rPr>
        <w:t>considera-se uma estimação onde o Grupo de 2013 é retirado</w:t>
      </w:r>
      <w:r>
        <w:rPr>
          <w:rFonts w:ascii="Arial" w:hAnsi="Arial" w:cs="Arial"/>
          <w:sz w:val="24"/>
        </w:rPr>
        <w:t xml:space="preserve">. </w:t>
      </w:r>
      <w:r w:rsidR="00526CAD">
        <w:rPr>
          <w:rFonts w:ascii="Arial" w:hAnsi="Arial" w:cs="Arial"/>
          <w:sz w:val="24"/>
        </w:rPr>
        <w:t xml:space="preserve">Isso </w:t>
      </w:r>
      <w:r w:rsidRPr="00C402AE">
        <w:rPr>
          <w:rFonts w:ascii="Arial" w:hAnsi="Arial" w:cs="Arial"/>
          <w:sz w:val="24"/>
        </w:rPr>
        <w:t>porque o comportamento d</w:t>
      </w:r>
      <w:r w:rsidR="00526CAD">
        <w:rPr>
          <w:rFonts w:ascii="Arial" w:hAnsi="Arial" w:cs="Arial"/>
          <w:sz w:val="24"/>
        </w:rPr>
        <w:t>o</w:t>
      </w:r>
      <w:r w:rsidRPr="00C402AE">
        <w:rPr>
          <w:rFonts w:ascii="Arial" w:hAnsi="Arial" w:cs="Arial"/>
          <w:sz w:val="24"/>
        </w:rPr>
        <w:t xml:space="preserve"> Grupo ao longo da estimação principal </w:t>
      </w:r>
      <w:r w:rsidR="00526CAD">
        <w:rPr>
          <w:rFonts w:ascii="Arial" w:hAnsi="Arial" w:cs="Arial"/>
          <w:sz w:val="24"/>
        </w:rPr>
        <w:t>– e da estimação por Grupo –</w:t>
      </w:r>
      <w:r w:rsidRPr="00C402AE">
        <w:rPr>
          <w:rFonts w:ascii="Arial" w:hAnsi="Arial" w:cs="Arial"/>
          <w:sz w:val="24"/>
        </w:rPr>
        <w:t xml:space="preserve"> sempre pesa negativamente na estimação pós-evento</w:t>
      </w:r>
      <w:r w:rsidR="00DB643A">
        <w:rPr>
          <w:rFonts w:ascii="Arial" w:hAnsi="Arial" w:cs="Arial"/>
          <w:sz w:val="24"/>
        </w:rPr>
        <w:t>, como é demonstrado nas Figuras 9, 10 e 11</w:t>
      </w:r>
      <w:r w:rsidRPr="00C402AE">
        <w:rPr>
          <w:rFonts w:ascii="Arial" w:hAnsi="Arial" w:cs="Arial"/>
          <w:sz w:val="24"/>
        </w:rPr>
        <w:t>.</w:t>
      </w:r>
      <w:r>
        <w:rPr>
          <w:rFonts w:ascii="Arial" w:hAnsi="Arial" w:cs="Arial"/>
          <w:sz w:val="24"/>
        </w:rPr>
        <w:t xml:space="preserve"> </w:t>
      </w:r>
    </w:p>
    <w:p w14:paraId="7DD60541" w14:textId="48946567" w:rsidR="00DB643A" w:rsidRDefault="00DB643A" w:rsidP="00DB643A">
      <w:pPr>
        <w:spacing w:line="360" w:lineRule="auto"/>
        <w:ind w:firstLine="708"/>
        <w:jc w:val="both"/>
        <w:rPr>
          <w:rFonts w:ascii="Arial" w:hAnsi="Arial" w:cs="Arial"/>
          <w:sz w:val="24"/>
        </w:rPr>
      </w:pPr>
      <w:r>
        <w:rPr>
          <w:rFonts w:ascii="Arial" w:hAnsi="Arial" w:cs="Arial"/>
          <w:sz w:val="24"/>
        </w:rPr>
        <w:t>Nesta nova modelagem</w:t>
      </w:r>
      <w:r w:rsidR="00C402AE">
        <w:rPr>
          <w:rFonts w:ascii="Arial" w:hAnsi="Arial" w:cs="Arial"/>
          <w:sz w:val="24"/>
        </w:rPr>
        <w:t xml:space="preserve">, </w:t>
      </w:r>
      <w:r w:rsidR="00CA7C6C">
        <w:rPr>
          <w:rFonts w:ascii="Arial" w:hAnsi="Arial" w:cs="Arial"/>
          <w:sz w:val="24"/>
        </w:rPr>
        <w:t>o comportamento das notas de Língua Portuguesa e Matemática, nas duas séries seguem</w:t>
      </w:r>
      <w:r w:rsidR="00C402AE">
        <w:rPr>
          <w:rFonts w:ascii="Arial" w:hAnsi="Arial" w:cs="Arial"/>
          <w:sz w:val="24"/>
        </w:rPr>
        <w:t xml:space="preserve"> quase sempre </w:t>
      </w:r>
      <w:r w:rsidR="00CA7C6C">
        <w:rPr>
          <w:rFonts w:ascii="Arial" w:hAnsi="Arial" w:cs="Arial"/>
          <w:sz w:val="24"/>
        </w:rPr>
        <w:t>paralelos por todo o período</w:t>
      </w:r>
      <w:r w:rsidR="00C402AE">
        <w:rPr>
          <w:rFonts w:ascii="Arial" w:hAnsi="Arial" w:cs="Arial"/>
          <w:sz w:val="24"/>
        </w:rPr>
        <w:t>, tanto antes quanto após a intervenção do Programa (Figura 12). Ou seja, neste caso em especial, não existe</w:t>
      </w:r>
      <w:r w:rsidR="009F0461">
        <w:rPr>
          <w:rFonts w:ascii="Arial" w:hAnsi="Arial" w:cs="Arial"/>
          <w:sz w:val="24"/>
        </w:rPr>
        <w:t xml:space="preserve"> </w:t>
      </w:r>
      <w:r w:rsidR="00C402AE">
        <w:rPr>
          <w:rFonts w:ascii="Arial" w:hAnsi="Arial" w:cs="Arial"/>
          <w:sz w:val="24"/>
        </w:rPr>
        <w:t>nenhum efeito de aplicação</w:t>
      </w:r>
      <w:r>
        <w:rPr>
          <w:rFonts w:ascii="Arial" w:hAnsi="Arial" w:cs="Arial"/>
          <w:sz w:val="24"/>
        </w:rPr>
        <w:t xml:space="preserve"> para os alunos do 5º Ano do Ensino Fundamental</w:t>
      </w:r>
      <w:r w:rsidR="00CA7C6C">
        <w:rPr>
          <w:rStyle w:val="Refdenotaderodap"/>
          <w:rFonts w:ascii="Arial" w:hAnsi="Arial" w:cs="Arial"/>
          <w:sz w:val="24"/>
        </w:rPr>
        <w:footnoteReference w:id="12"/>
      </w:r>
      <w:r w:rsidR="00C402AE">
        <w:rPr>
          <w:rFonts w:ascii="Arial" w:hAnsi="Arial" w:cs="Arial"/>
          <w:sz w:val="24"/>
        </w:rPr>
        <w:t>.</w:t>
      </w:r>
      <w:r>
        <w:rPr>
          <w:rFonts w:ascii="Arial" w:hAnsi="Arial" w:cs="Arial"/>
          <w:sz w:val="24"/>
        </w:rPr>
        <w:t xml:space="preserve"> </w:t>
      </w:r>
      <w:r w:rsidR="00CA7C6C">
        <w:rPr>
          <w:rFonts w:ascii="Arial" w:hAnsi="Arial" w:cs="Arial"/>
          <w:sz w:val="24"/>
        </w:rPr>
        <w:t>Contudo, é notado</w:t>
      </w:r>
      <w:r>
        <w:rPr>
          <w:rFonts w:ascii="Arial" w:hAnsi="Arial" w:cs="Arial"/>
          <w:sz w:val="24"/>
        </w:rPr>
        <w:t xml:space="preserve"> </w:t>
      </w:r>
      <w:r w:rsidR="00CA7C6C">
        <w:rPr>
          <w:rFonts w:ascii="Arial" w:hAnsi="Arial" w:cs="Arial"/>
          <w:sz w:val="24"/>
        </w:rPr>
        <w:t xml:space="preserve">um </w:t>
      </w:r>
      <w:r>
        <w:rPr>
          <w:rFonts w:ascii="Arial" w:hAnsi="Arial" w:cs="Arial"/>
          <w:sz w:val="24"/>
        </w:rPr>
        <w:t>movimento em relação à outra série, onde</w:t>
      </w:r>
      <w:r w:rsidR="00C402AE">
        <w:rPr>
          <w:rFonts w:ascii="Arial" w:hAnsi="Arial" w:cs="Arial"/>
          <w:sz w:val="24"/>
        </w:rPr>
        <w:t xml:space="preserve"> </w:t>
      </w:r>
      <w:r w:rsidR="00CA7C6C">
        <w:rPr>
          <w:rFonts w:ascii="Arial" w:hAnsi="Arial" w:cs="Arial"/>
          <w:sz w:val="24"/>
        </w:rPr>
        <w:t>a trajetória das estatísticas centrais apresenta</w:t>
      </w:r>
      <w:r w:rsidR="00C402AE">
        <w:rPr>
          <w:rFonts w:ascii="Arial" w:hAnsi="Arial" w:cs="Arial"/>
          <w:sz w:val="24"/>
        </w:rPr>
        <w:t xml:space="preserve"> queda ao longo do tempo</w:t>
      </w:r>
      <w:r w:rsidR="00CA7C6C">
        <w:rPr>
          <w:rFonts w:ascii="Arial" w:hAnsi="Arial" w:cs="Arial"/>
          <w:sz w:val="24"/>
        </w:rPr>
        <w:t xml:space="preserve"> e</w:t>
      </w:r>
      <w:r w:rsidR="00C402AE">
        <w:rPr>
          <w:rFonts w:ascii="Arial" w:hAnsi="Arial" w:cs="Arial"/>
          <w:sz w:val="24"/>
        </w:rPr>
        <w:t xml:space="preserve"> </w:t>
      </w:r>
      <w:r>
        <w:rPr>
          <w:rFonts w:ascii="Arial" w:hAnsi="Arial" w:cs="Arial"/>
          <w:sz w:val="24"/>
        </w:rPr>
        <w:t>reporta</w:t>
      </w:r>
      <w:r w:rsidR="009F0461">
        <w:rPr>
          <w:rFonts w:ascii="Arial" w:hAnsi="Arial" w:cs="Arial"/>
          <w:sz w:val="24"/>
        </w:rPr>
        <w:t xml:space="preserve"> </w:t>
      </w:r>
      <w:r>
        <w:rPr>
          <w:rFonts w:ascii="Arial" w:hAnsi="Arial" w:cs="Arial"/>
          <w:sz w:val="24"/>
        </w:rPr>
        <w:t xml:space="preserve">uma </w:t>
      </w:r>
      <w:r w:rsidR="009F0461">
        <w:rPr>
          <w:rFonts w:ascii="Arial" w:hAnsi="Arial" w:cs="Arial"/>
          <w:sz w:val="24"/>
        </w:rPr>
        <w:t xml:space="preserve">estatística significativa após o evento apenas para os alunos de Língua Portuguesa do 9º Ano </w:t>
      </w:r>
      <w:r w:rsidR="00CA7C6C">
        <w:rPr>
          <w:rFonts w:ascii="Arial" w:hAnsi="Arial" w:cs="Arial"/>
          <w:sz w:val="24"/>
        </w:rPr>
        <w:t xml:space="preserve">no quarto período após a intervenção </w:t>
      </w:r>
      <w:r w:rsidR="009F0461">
        <w:rPr>
          <w:rFonts w:ascii="Arial" w:hAnsi="Arial" w:cs="Arial"/>
          <w:sz w:val="24"/>
        </w:rPr>
        <w:t>(Anexo 12)</w:t>
      </w:r>
      <w:r w:rsidR="00C402AE">
        <w:rPr>
          <w:rFonts w:ascii="Arial" w:hAnsi="Arial" w:cs="Arial"/>
          <w:sz w:val="24"/>
        </w:rPr>
        <w:t>.</w:t>
      </w:r>
      <w:r w:rsidR="00CA7C6C">
        <w:rPr>
          <w:rFonts w:ascii="Arial" w:hAnsi="Arial" w:cs="Arial"/>
          <w:sz w:val="24"/>
        </w:rPr>
        <w:t xml:space="preserve"> </w:t>
      </w:r>
      <w:r w:rsidR="00C402AE">
        <w:rPr>
          <w:rFonts w:ascii="Arial" w:hAnsi="Arial" w:cs="Arial"/>
          <w:sz w:val="24"/>
        </w:rPr>
        <w:t xml:space="preserve"> </w:t>
      </w:r>
    </w:p>
    <w:p w14:paraId="03AB4C55" w14:textId="16947C76" w:rsidR="00F56EEE" w:rsidRDefault="00F56EEE" w:rsidP="00F56EEE">
      <w:pPr>
        <w:pStyle w:val="PargrafodaLista"/>
        <w:numPr>
          <w:ilvl w:val="2"/>
          <w:numId w:val="1"/>
        </w:numPr>
        <w:spacing w:before="240" w:line="360" w:lineRule="auto"/>
        <w:jc w:val="both"/>
        <w:rPr>
          <w:rFonts w:ascii="Arial" w:hAnsi="Arial" w:cs="Arial"/>
          <w:b/>
          <w:sz w:val="24"/>
        </w:rPr>
      </w:pPr>
      <w:r w:rsidRPr="00955393">
        <w:rPr>
          <w:rFonts w:ascii="Arial" w:hAnsi="Arial" w:cs="Arial"/>
          <w:b/>
          <w:sz w:val="24"/>
        </w:rPr>
        <w:lastRenderedPageBreak/>
        <w:t>ESTIMAÇÕES ADICIONAIS</w:t>
      </w:r>
      <w:r>
        <w:rPr>
          <w:rFonts w:ascii="Arial" w:hAnsi="Arial" w:cs="Arial"/>
          <w:b/>
          <w:sz w:val="24"/>
        </w:rPr>
        <w:t xml:space="preserve"> POR INDIVÍDUO</w:t>
      </w:r>
      <w:r w:rsidR="00DB643A">
        <w:rPr>
          <w:rStyle w:val="Refdenotaderodap"/>
          <w:rFonts w:ascii="Arial" w:hAnsi="Arial" w:cs="Arial"/>
          <w:b/>
          <w:sz w:val="24"/>
        </w:rPr>
        <w:footnoteReference w:id="13"/>
      </w:r>
    </w:p>
    <w:p w14:paraId="6B4EC37C" w14:textId="2A966B2E" w:rsidR="00F84DD9" w:rsidRDefault="009972CD" w:rsidP="00DB643A">
      <w:pPr>
        <w:spacing w:before="240" w:line="360" w:lineRule="auto"/>
        <w:ind w:firstLine="708"/>
        <w:jc w:val="both"/>
        <w:rPr>
          <w:rFonts w:ascii="Arial" w:hAnsi="Arial" w:cs="Arial"/>
          <w:sz w:val="24"/>
        </w:rPr>
      </w:pPr>
      <w:r>
        <w:rPr>
          <w:rFonts w:ascii="Arial" w:hAnsi="Arial" w:cs="Arial"/>
          <w:sz w:val="24"/>
        </w:rPr>
        <w:t>Depois de</w:t>
      </w:r>
      <w:r w:rsidR="00F56EEE">
        <w:rPr>
          <w:rFonts w:ascii="Arial" w:hAnsi="Arial" w:cs="Arial"/>
          <w:sz w:val="24"/>
        </w:rPr>
        <w:t xml:space="preserve"> </w:t>
      </w:r>
      <w:r w:rsidR="00F84DD9">
        <w:rPr>
          <w:rFonts w:ascii="Arial" w:hAnsi="Arial" w:cs="Arial"/>
          <w:sz w:val="24"/>
        </w:rPr>
        <w:t>realizar a</w:t>
      </w:r>
      <w:r w:rsidR="00F56EEE">
        <w:rPr>
          <w:rFonts w:ascii="Arial" w:hAnsi="Arial" w:cs="Arial"/>
          <w:sz w:val="24"/>
        </w:rPr>
        <w:t xml:space="preserve"> estimação principal, </w:t>
      </w:r>
      <w:r>
        <w:rPr>
          <w:rFonts w:ascii="Arial" w:hAnsi="Arial" w:cs="Arial"/>
          <w:sz w:val="24"/>
        </w:rPr>
        <w:t>também</w:t>
      </w:r>
      <w:r w:rsidR="00F84DD9">
        <w:rPr>
          <w:rFonts w:ascii="Arial" w:hAnsi="Arial" w:cs="Arial"/>
          <w:sz w:val="24"/>
        </w:rPr>
        <w:t xml:space="preserve"> </w:t>
      </w:r>
      <w:bookmarkStart w:id="4" w:name="_GoBack"/>
      <w:bookmarkEnd w:id="4"/>
      <w:r w:rsidR="006B108D">
        <w:rPr>
          <w:rFonts w:ascii="Arial" w:hAnsi="Arial" w:cs="Arial"/>
          <w:sz w:val="24"/>
        </w:rPr>
        <w:t>se modifica</w:t>
      </w:r>
      <w:r w:rsidR="00F56EEE">
        <w:rPr>
          <w:rFonts w:ascii="Arial" w:hAnsi="Arial" w:cs="Arial"/>
          <w:sz w:val="24"/>
        </w:rPr>
        <w:t xml:space="preserve"> o Grupo de Controle </w:t>
      </w:r>
      <w:r w:rsidR="00F84DD9">
        <w:rPr>
          <w:rFonts w:ascii="Arial" w:hAnsi="Arial" w:cs="Arial"/>
          <w:sz w:val="24"/>
        </w:rPr>
        <w:t>com o intuito</w:t>
      </w:r>
      <w:r w:rsidR="00F56EEE">
        <w:rPr>
          <w:rFonts w:ascii="Arial" w:hAnsi="Arial" w:cs="Arial"/>
          <w:sz w:val="24"/>
        </w:rPr>
        <w:t xml:space="preserve"> de verificar a validade dos resultados estimados</w:t>
      </w:r>
      <w:r w:rsidR="00F84DD9">
        <w:rPr>
          <w:rFonts w:ascii="Arial" w:hAnsi="Arial" w:cs="Arial"/>
          <w:sz w:val="24"/>
        </w:rPr>
        <w:t xml:space="preserve"> acima. Nas Figuras 13, 14 e 15</w:t>
      </w:r>
      <w:r w:rsidR="00F56EEE">
        <w:rPr>
          <w:rFonts w:ascii="Arial" w:hAnsi="Arial" w:cs="Arial"/>
          <w:sz w:val="24"/>
        </w:rPr>
        <w:t xml:space="preserve">, o Grupo de Controle que era composto por todas as Cidades aptas que não foram selecionadas mais aquelas que foram selecionadas e ainda não receberam o Programa passa a </w:t>
      </w:r>
      <w:r>
        <w:rPr>
          <w:rFonts w:ascii="Arial" w:hAnsi="Arial" w:cs="Arial"/>
          <w:sz w:val="24"/>
        </w:rPr>
        <w:t>ter</w:t>
      </w:r>
      <w:r w:rsidR="00F56EEE">
        <w:rPr>
          <w:rFonts w:ascii="Arial" w:hAnsi="Arial" w:cs="Arial"/>
          <w:sz w:val="24"/>
        </w:rPr>
        <w:t xml:space="preserve"> apenas as cidades que foram eliminadas por falta de vagas</w:t>
      </w:r>
      <w:r>
        <w:rPr>
          <w:rFonts w:ascii="Arial" w:hAnsi="Arial" w:cs="Arial"/>
          <w:sz w:val="24"/>
        </w:rPr>
        <w:t xml:space="preserve"> (ou pelo somatório)</w:t>
      </w:r>
      <w:r w:rsidR="00F56EEE">
        <w:rPr>
          <w:rFonts w:ascii="Arial" w:hAnsi="Arial" w:cs="Arial"/>
          <w:sz w:val="24"/>
        </w:rPr>
        <w:t xml:space="preserve">, aquelas que foram selecionadas e desistiram do Programa e aquelas e ainda não receberam o Programa – que se mantém como no primeiro caso. </w:t>
      </w:r>
      <w:r w:rsidR="0044501D">
        <w:rPr>
          <w:rFonts w:ascii="Arial" w:hAnsi="Arial" w:cs="Arial"/>
          <w:sz w:val="24"/>
        </w:rPr>
        <w:t xml:space="preserve">Na Figura 13, o resultado é muito semelhante à estimação principal para o 5º Ano, com efeito </w:t>
      </w:r>
      <w:r>
        <w:rPr>
          <w:rFonts w:ascii="Arial" w:hAnsi="Arial" w:cs="Arial"/>
          <w:sz w:val="24"/>
        </w:rPr>
        <w:t xml:space="preserve">negativo </w:t>
      </w:r>
      <w:r w:rsidR="0044501D">
        <w:rPr>
          <w:rFonts w:ascii="Arial" w:hAnsi="Arial" w:cs="Arial"/>
          <w:sz w:val="24"/>
        </w:rPr>
        <w:t>do Programa para o quarto ano após o evento</w:t>
      </w:r>
      <w:r>
        <w:rPr>
          <w:rFonts w:ascii="Arial" w:hAnsi="Arial" w:cs="Arial"/>
          <w:sz w:val="24"/>
        </w:rPr>
        <w:t xml:space="preserve"> para ambas as matérias</w:t>
      </w:r>
      <w:r w:rsidR="0044501D">
        <w:rPr>
          <w:rFonts w:ascii="Arial" w:hAnsi="Arial" w:cs="Arial"/>
          <w:sz w:val="24"/>
        </w:rPr>
        <w:t>. Já para os alunos do 9º Ano</w:t>
      </w:r>
      <w:r>
        <w:rPr>
          <w:rFonts w:ascii="Arial" w:hAnsi="Arial" w:cs="Arial"/>
          <w:sz w:val="24"/>
        </w:rPr>
        <w:t>,</w:t>
      </w:r>
      <w:r w:rsidR="0044501D">
        <w:rPr>
          <w:rFonts w:ascii="Arial" w:hAnsi="Arial" w:cs="Arial"/>
          <w:sz w:val="24"/>
        </w:rPr>
        <w:t xml:space="preserve"> a trajetória tem tendência </w:t>
      </w:r>
      <w:r>
        <w:rPr>
          <w:rFonts w:ascii="Arial" w:hAnsi="Arial" w:cs="Arial"/>
          <w:sz w:val="24"/>
        </w:rPr>
        <w:t>paralela em quase todo o período também nas duas matérias.</w:t>
      </w:r>
    </w:p>
    <w:p w14:paraId="67D33C14" w14:textId="08A97DF0" w:rsidR="009F0461" w:rsidRPr="009F0461" w:rsidRDefault="009F0461" w:rsidP="009F0461">
      <w:pPr>
        <w:pStyle w:val="Legenda"/>
        <w:keepNext/>
        <w:jc w:val="center"/>
        <w:rPr>
          <w:rFonts w:ascii="Arial" w:hAnsi="Arial" w:cs="Arial"/>
          <w:i w:val="0"/>
          <w:color w:val="000000" w:themeColor="text1"/>
          <w:sz w:val="24"/>
        </w:rPr>
      </w:pPr>
      <w:r w:rsidRPr="009F0461">
        <w:rPr>
          <w:rFonts w:ascii="Arial" w:hAnsi="Arial" w:cs="Arial"/>
          <w:i w:val="0"/>
          <w:color w:val="000000" w:themeColor="text1"/>
          <w:sz w:val="24"/>
        </w:rPr>
        <w:t xml:space="preserve">Figura </w:t>
      </w:r>
      <w:r w:rsidRPr="009F0461">
        <w:rPr>
          <w:rFonts w:ascii="Arial" w:hAnsi="Arial" w:cs="Arial"/>
          <w:i w:val="0"/>
          <w:color w:val="000000" w:themeColor="text1"/>
          <w:sz w:val="24"/>
        </w:rPr>
        <w:fldChar w:fldCharType="begin"/>
      </w:r>
      <w:r w:rsidRPr="009F0461">
        <w:rPr>
          <w:rFonts w:ascii="Arial" w:hAnsi="Arial" w:cs="Arial"/>
          <w:i w:val="0"/>
          <w:color w:val="000000" w:themeColor="text1"/>
          <w:sz w:val="24"/>
        </w:rPr>
        <w:instrText xml:space="preserve"> SEQ Figura \* ARABIC </w:instrText>
      </w:r>
      <w:r w:rsidRPr="009F0461">
        <w:rPr>
          <w:rFonts w:ascii="Arial" w:hAnsi="Arial" w:cs="Arial"/>
          <w:i w:val="0"/>
          <w:color w:val="000000" w:themeColor="text1"/>
          <w:sz w:val="24"/>
        </w:rPr>
        <w:fldChar w:fldCharType="separate"/>
      </w:r>
      <w:r w:rsidR="00E073E3">
        <w:rPr>
          <w:rFonts w:ascii="Arial" w:hAnsi="Arial" w:cs="Arial"/>
          <w:i w:val="0"/>
          <w:noProof/>
          <w:color w:val="000000" w:themeColor="text1"/>
          <w:sz w:val="24"/>
        </w:rPr>
        <w:t>13</w:t>
      </w:r>
      <w:r w:rsidRPr="009F0461">
        <w:rPr>
          <w:rFonts w:ascii="Arial" w:hAnsi="Arial" w:cs="Arial"/>
          <w:i w:val="0"/>
          <w:color w:val="000000" w:themeColor="text1"/>
          <w:sz w:val="24"/>
        </w:rPr>
        <w:fldChar w:fldCharType="end"/>
      </w:r>
      <w:r w:rsidRPr="009F0461">
        <w:rPr>
          <w:rFonts w:ascii="Arial" w:hAnsi="Arial" w:cs="Arial"/>
          <w:i w:val="0"/>
          <w:color w:val="000000" w:themeColor="text1"/>
          <w:sz w:val="24"/>
        </w:rPr>
        <w:t xml:space="preserve"> - Estimação Adicional </w:t>
      </w:r>
      <w:proofErr w:type="gramStart"/>
      <w:r>
        <w:rPr>
          <w:rFonts w:ascii="Arial" w:hAnsi="Arial" w:cs="Arial"/>
          <w:i w:val="0"/>
          <w:color w:val="000000" w:themeColor="text1"/>
          <w:sz w:val="24"/>
        </w:rPr>
        <w:t>1</w:t>
      </w:r>
      <w:proofErr w:type="gramEnd"/>
      <w:r w:rsidRPr="009F0461">
        <w:rPr>
          <w:rFonts w:ascii="Arial" w:hAnsi="Arial" w:cs="Arial"/>
          <w:i w:val="0"/>
          <w:color w:val="000000" w:themeColor="text1"/>
          <w:sz w:val="24"/>
        </w:rPr>
        <w:t xml:space="preserve"> de Proficiência do Estudo de Eventos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596"/>
      </w:tblGrid>
      <w:tr w:rsidR="00F84DD9" w14:paraId="70F51E26" w14:textId="77777777" w:rsidTr="009F0461">
        <w:trPr>
          <w:trHeight w:val="3402"/>
          <w:jc w:val="center"/>
        </w:trPr>
        <w:tc>
          <w:tcPr>
            <w:tcW w:w="4596" w:type="dxa"/>
            <w:vAlign w:val="center"/>
          </w:tcPr>
          <w:p w14:paraId="746BF74B" w14:textId="77777777" w:rsidR="00F84DD9" w:rsidRDefault="00F84DD9" w:rsidP="00E820CC">
            <w:pPr>
              <w:jc w:val="center"/>
            </w:pPr>
            <w:r>
              <w:rPr>
                <w:noProof/>
                <w:lang w:eastAsia="pt-BR"/>
              </w:rPr>
              <w:drawing>
                <wp:inline distT="0" distB="0" distL="0" distR="0" wp14:anchorId="0E993A70" wp14:editId="330BADF0">
                  <wp:extent cx="2770599" cy="201600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VENT_PROFICIENCIA_LP_SAEB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0599" cy="2016000"/>
                          </a:xfrm>
                          <a:prstGeom prst="rect">
                            <a:avLst/>
                          </a:prstGeom>
                        </pic:spPr>
                      </pic:pic>
                    </a:graphicData>
                  </a:graphic>
                </wp:inline>
              </w:drawing>
            </w:r>
          </w:p>
        </w:tc>
        <w:tc>
          <w:tcPr>
            <w:tcW w:w="4596" w:type="dxa"/>
            <w:vAlign w:val="center"/>
          </w:tcPr>
          <w:p w14:paraId="6CFAEA22" w14:textId="77777777" w:rsidR="00F84DD9" w:rsidRDefault="00F84DD9" w:rsidP="00E820CC">
            <w:pPr>
              <w:jc w:val="center"/>
            </w:pPr>
            <w:r>
              <w:rPr>
                <w:noProof/>
                <w:lang w:eastAsia="pt-BR"/>
              </w:rPr>
              <w:drawing>
                <wp:inline distT="0" distB="0" distL="0" distR="0" wp14:anchorId="300721CE" wp14:editId="1CA89C6D">
                  <wp:extent cx="2770599" cy="201600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VENT_PROFICIENCIA_MT_SAEB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0599" cy="2016000"/>
                          </a:xfrm>
                          <a:prstGeom prst="rect">
                            <a:avLst/>
                          </a:prstGeom>
                        </pic:spPr>
                      </pic:pic>
                    </a:graphicData>
                  </a:graphic>
                </wp:inline>
              </w:drawing>
            </w:r>
          </w:p>
        </w:tc>
      </w:tr>
      <w:tr w:rsidR="00F84DD9" w14:paraId="1F5803DF" w14:textId="77777777" w:rsidTr="009F0461">
        <w:trPr>
          <w:trHeight w:val="3402"/>
          <w:jc w:val="center"/>
        </w:trPr>
        <w:tc>
          <w:tcPr>
            <w:tcW w:w="4596" w:type="dxa"/>
            <w:vAlign w:val="center"/>
          </w:tcPr>
          <w:p w14:paraId="06928521" w14:textId="77777777" w:rsidR="00F84DD9" w:rsidRDefault="00F84DD9" w:rsidP="00E820CC">
            <w:pPr>
              <w:jc w:val="center"/>
            </w:pPr>
            <w:r>
              <w:rPr>
                <w:noProof/>
                <w:lang w:eastAsia="pt-BR"/>
              </w:rPr>
              <w:drawing>
                <wp:inline distT="0" distB="0" distL="0" distR="0" wp14:anchorId="0B85CB1B" wp14:editId="26CD858E">
                  <wp:extent cx="2774895" cy="2016000"/>
                  <wp:effectExtent l="0" t="0" r="6985"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VENT_PROFICIENCIA_LP_SAEB_9t2.jpg"/>
                          <pic:cNvPicPr/>
                        </pic:nvPicPr>
                        <pic:blipFill>
                          <a:blip r:embed="rId31">
                            <a:extLst>
                              <a:ext uri="{28A0092B-C50C-407E-A947-70E740481C1C}">
                                <a14:useLocalDpi xmlns:a14="http://schemas.microsoft.com/office/drawing/2010/main" val="0"/>
                              </a:ext>
                            </a:extLst>
                          </a:blip>
                          <a:stretch>
                            <a:fillRect/>
                          </a:stretch>
                        </pic:blipFill>
                        <pic:spPr>
                          <a:xfrm>
                            <a:off x="0" y="0"/>
                            <a:ext cx="2774895" cy="2016000"/>
                          </a:xfrm>
                          <a:prstGeom prst="rect">
                            <a:avLst/>
                          </a:prstGeom>
                        </pic:spPr>
                      </pic:pic>
                    </a:graphicData>
                  </a:graphic>
                </wp:inline>
              </w:drawing>
            </w:r>
          </w:p>
        </w:tc>
        <w:tc>
          <w:tcPr>
            <w:tcW w:w="4596" w:type="dxa"/>
            <w:vAlign w:val="center"/>
          </w:tcPr>
          <w:p w14:paraId="3E09F710" w14:textId="77777777" w:rsidR="00F84DD9" w:rsidRDefault="00F84DD9" w:rsidP="00E820CC">
            <w:pPr>
              <w:jc w:val="center"/>
            </w:pPr>
            <w:r>
              <w:rPr>
                <w:noProof/>
                <w:lang w:eastAsia="pt-BR"/>
              </w:rPr>
              <w:drawing>
                <wp:inline distT="0" distB="0" distL="0" distR="0" wp14:anchorId="35895BA6" wp14:editId="718DB895">
                  <wp:extent cx="2774895" cy="2016000"/>
                  <wp:effectExtent l="0" t="0" r="6985"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VENT_PROFICIENCIA_MT_SAEB9 t2.jpg"/>
                          <pic:cNvPicPr/>
                        </pic:nvPicPr>
                        <pic:blipFill>
                          <a:blip r:embed="rId32">
                            <a:extLst>
                              <a:ext uri="{28A0092B-C50C-407E-A947-70E740481C1C}">
                                <a14:useLocalDpi xmlns:a14="http://schemas.microsoft.com/office/drawing/2010/main" val="0"/>
                              </a:ext>
                            </a:extLst>
                          </a:blip>
                          <a:stretch>
                            <a:fillRect/>
                          </a:stretch>
                        </pic:blipFill>
                        <pic:spPr>
                          <a:xfrm>
                            <a:off x="0" y="0"/>
                            <a:ext cx="2774895" cy="2016000"/>
                          </a:xfrm>
                          <a:prstGeom prst="rect">
                            <a:avLst/>
                          </a:prstGeom>
                        </pic:spPr>
                      </pic:pic>
                    </a:graphicData>
                  </a:graphic>
                </wp:inline>
              </w:drawing>
            </w:r>
          </w:p>
        </w:tc>
      </w:tr>
    </w:tbl>
    <w:p w14:paraId="26E8D078" w14:textId="761FEFF8" w:rsidR="00F84DD9" w:rsidRDefault="009F0461" w:rsidP="0044501D">
      <w:pPr>
        <w:spacing w:line="360" w:lineRule="auto"/>
        <w:ind w:firstLine="708"/>
        <w:rPr>
          <w:rFonts w:ascii="Arial" w:hAnsi="Arial" w:cs="Arial"/>
          <w:sz w:val="24"/>
        </w:rPr>
      </w:pPr>
      <w:r w:rsidRPr="00801278">
        <w:rPr>
          <w:rFonts w:ascii="Arial" w:hAnsi="Arial" w:cs="Arial"/>
          <w:sz w:val="20"/>
          <w:szCs w:val="20"/>
        </w:rPr>
        <w:t>Fonte: Elaboração própria com base nas Informações da Prova Brasil (2007-2017) e da CGU</w:t>
      </w:r>
    </w:p>
    <w:p w14:paraId="34C6F9B3" w14:textId="7624D847" w:rsidR="009F0461" w:rsidRPr="009F0461" w:rsidRDefault="009F0461" w:rsidP="009F0461">
      <w:pPr>
        <w:pStyle w:val="Legenda"/>
        <w:keepNext/>
        <w:jc w:val="center"/>
        <w:rPr>
          <w:rFonts w:ascii="Arial" w:hAnsi="Arial" w:cs="Arial"/>
          <w:i w:val="0"/>
          <w:color w:val="000000" w:themeColor="text1"/>
          <w:sz w:val="24"/>
          <w:szCs w:val="24"/>
        </w:rPr>
      </w:pPr>
      <w:r w:rsidRPr="009F0461">
        <w:rPr>
          <w:rFonts w:ascii="Arial" w:hAnsi="Arial" w:cs="Arial"/>
          <w:i w:val="0"/>
          <w:color w:val="000000" w:themeColor="text1"/>
          <w:sz w:val="24"/>
          <w:szCs w:val="24"/>
        </w:rPr>
        <w:lastRenderedPageBreak/>
        <w:t xml:space="preserve">Figura </w:t>
      </w:r>
      <w:r w:rsidRPr="009F0461">
        <w:rPr>
          <w:rFonts w:ascii="Arial" w:hAnsi="Arial" w:cs="Arial"/>
          <w:i w:val="0"/>
          <w:color w:val="000000" w:themeColor="text1"/>
          <w:sz w:val="24"/>
          <w:szCs w:val="24"/>
        </w:rPr>
        <w:fldChar w:fldCharType="begin"/>
      </w:r>
      <w:r w:rsidRPr="009F0461">
        <w:rPr>
          <w:rFonts w:ascii="Arial" w:hAnsi="Arial" w:cs="Arial"/>
          <w:i w:val="0"/>
          <w:color w:val="000000" w:themeColor="text1"/>
          <w:sz w:val="24"/>
          <w:szCs w:val="24"/>
        </w:rPr>
        <w:instrText xml:space="preserve"> SEQ Figura \* ARABIC </w:instrText>
      </w:r>
      <w:r w:rsidRPr="009F0461">
        <w:rPr>
          <w:rFonts w:ascii="Arial" w:hAnsi="Arial" w:cs="Arial"/>
          <w:i w:val="0"/>
          <w:color w:val="000000" w:themeColor="text1"/>
          <w:sz w:val="24"/>
          <w:szCs w:val="24"/>
        </w:rPr>
        <w:fldChar w:fldCharType="separate"/>
      </w:r>
      <w:r w:rsidR="00E073E3">
        <w:rPr>
          <w:rFonts w:ascii="Arial" w:hAnsi="Arial" w:cs="Arial"/>
          <w:i w:val="0"/>
          <w:noProof/>
          <w:color w:val="000000" w:themeColor="text1"/>
          <w:sz w:val="24"/>
          <w:szCs w:val="24"/>
        </w:rPr>
        <w:t>14</w:t>
      </w:r>
      <w:r w:rsidRPr="009F0461">
        <w:rPr>
          <w:rFonts w:ascii="Arial" w:hAnsi="Arial" w:cs="Arial"/>
          <w:i w:val="0"/>
          <w:color w:val="000000" w:themeColor="text1"/>
          <w:sz w:val="24"/>
          <w:szCs w:val="24"/>
        </w:rPr>
        <w:fldChar w:fldCharType="end"/>
      </w:r>
      <w:r w:rsidRPr="009F0461">
        <w:rPr>
          <w:rFonts w:ascii="Arial" w:hAnsi="Arial" w:cs="Arial"/>
          <w:i w:val="0"/>
          <w:color w:val="000000" w:themeColor="text1"/>
          <w:sz w:val="24"/>
          <w:szCs w:val="24"/>
        </w:rPr>
        <w:t xml:space="preserve"> - Estimação Adicional </w:t>
      </w:r>
      <w:proofErr w:type="gramStart"/>
      <w:r>
        <w:rPr>
          <w:rFonts w:ascii="Arial" w:hAnsi="Arial" w:cs="Arial"/>
          <w:i w:val="0"/>
          <w:color w:val="000000" w:themeColor="text1"/>
          <w:sz w:val="24"/>
          <w:szCs w:val="24"/>
        </w:rPr>
        <w:t>1</w:t>
      </w:r>
      <w:proofErr w:type="gramEnd"/>
      <w:r w:rsidRPr="009F0461">
        <w:rPr>
          <w:rFonts w:ascii="Arial" w:hAnsi="Arial" w:cs="Arial"/>
          <w:i w:val="0"/>
          <w:color w:val="000000" w:themeColor="text1"/>
          <w:sz w:val="24"/>
          <w:szCs w:val="24"/>
        </w:rPr>
        <w:t xml:space="preserve"> de Proficiência por Grupo para Aluno do 5º Ano</w:t>
      </w:r>
    </w:p>
    <w:p w14:paraId="796AEDBE" w14:textId="77777777" w:rsidR="009F0461" w:rsidRDefault="009F0461" w:rsidP="009F0461">
      <w:pPr>
        <w:spacing w:before="240" w:after="0" w:line="240" w:lineRule="auto"/>
        <w:jc w:val="center"/>
        <w:rPr>
          <w:rFonts w:ascii="Arial" w:hAnsi="Arial" w:cs="Arial"/>
          <w:sz w:val="24"/>
        </w:rPr>
      </w:pPr>
      <w:r>
        <w:rPr>
          <w:rFonts w:ascii="Arial" w:hAnsi="Arial" w:cs="Arial"/>
          <w:noProof/>
          <w:sz w:val="24"/>
          <w:lang w:eastAsia="pt-BR"/>
        </w:rPr>
        <w:drawing>
          <wp:inline distT="0" distB="0" distL="0" distR="0" wp14:anchorId="687A8C90" wp14:editId="5962EE94">
            <wp:extent cx="5244689" cy="38160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amp;mt5_grp_first2.png"/>
                    <pic:cNvPicPr/>
                  </pic:nvPicPr>
                  <pic:blipFill>
                    <a:blip r:embed="rId33">
                      <a:extLst>
                        <a:ext uri="{28A0092B-C50C-407E-A947-70E740481C1C}">
                          <a14:useLocalDpi xmlns:a14="http://schemas.microsoft.com/office/drawing/2010/main" val="0"/>
                        </a:ext>
                      </a:extLst>
                    </a:blip>
                    <a:stretch>
                      <a:fillRect/>
                    </a:stretch>
                  </pic:blipFill>
                  <pic:spPr>
                    <a:xfrm>
                      <a:off x="0" y="0"/>
                      <a:ext cx="5244689" cy="3816000"/>
                    </a:xfrm>
                    <a:prstGeom prst="rect">
                      <a:avLst/>
                    </a:prstGeom>
                  </pic:spPr>
                </pic:pic>
              </a:graphicData>
            </a:graphic>
          </wp:inline>
        </w:drawing>
      </w:r>
    </w:p>
    <w:p w14:paraId="3317683F" w14:textId="162F900E" w:rsidR="009F0461" w:rsidRDefault="009F0461" w:rsidP="009F0461">
      <w:pPr>
        <w:spacing w:line="48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48B1EA64" w14:textId="29A2B947" w:rsidR="009F0461" w:rsidRPr="009F0461" w:rsidRDefault="009F0461" w:rsidP="009F0461">
      <w:pPr>
        <w:pStyle w:val="Legenda"/>
        <w:keepNext/>
        <w:jc w:val="center"/>
        <w:rPr>
          <w:rFonts w:ascii="Arial" w:hAnsi="Arial" w:cs="Arial"/>
          <w:i w:val="0"/>
          <w:color w:val="000000" w:themeColor="text1"/>
          <w:sz w:val="24"/>
        </w:rPr>
      </w:pPr>
      <w:r w:rsidRPr="009F0461">
        <w:rPr>
          <w:rFonts w:ascii="Arial" w:hAnsi="Arial" w:cs="Arial"/>
          <w:i w:val="0"/>
          <w:color w:val="000000" w:themeColor="text1"/>
          <w:sz w:val="24"/>
        </w:rPr>
        <w:t xml:space="preserve">Figura </w:t>
      </w:r>
      <w:r w:rsidRPr="009F0461">
        <w:rPr>
          <w:rFonts w:ascii="Arial" w:hAnsi="Arial" w:cs="Arial"/>
          <w:i w:val="0"/>
          <w:color w:val="000000" w:themeColor="text1"/>
          <w:sz w:val="24"/>
        </w:rPr>
        <w:fldChar w:fldCharType="begin"/>
      </w:r>
      <w:r w:rsidRPr="009F0461">
        <w:rPr>
          <w:rFonts w:ascii="Arial" w:hAnsi="Arial" w:cs="Arial"/>
          <w:i w:val="0"/>
          <w:color w:val="000000" w:themeColor="text1"/>
          <w:sz w:val="24"/>
        </w:rPr>
        <w:instrText xml:space="preserve"> SEQ Figura \* ARABIC </w:instrText>
      </w:r>
      <w:r w:rsidRPr="009F0461">
        <w:rPr>
          <w:rFonts w:ascii="Arial" w:hAnsi="Arial" w:cs="Arial"/>
          <w:i w:val="0"/>
          <w:color w:val="000000" w:themeColor="text1"/>
          <w:sz w:val="24"/>
        </w:rPr>
        <w:fldChar w:fldCharType="separate"/>
      </w:r>
      <w:r w:rsidR="00E073E3">
        <w:rPr>
          <w:rFonts w:ascii="Arial" w:hAnsi="Arial" w:cs="Arial"/>
          <w:i w:val="0"/>
          <w:noProof/>
          <w:color w:val="000000" w:themeColor="text1"/>
          <w:sz w:val="24"/>
        </w:rPr>
        <w:t>15</w:t>
      </w:r>
      <w:r w:rsidRPr="009F0461">
        <w:rPr>
          <w:rFonts w:ascii="Arial" w:hAnsi="Arial" w:cs="Arial"/>
          <w:i w:val="0"/>
          <w:color w:val="000000" w:themeColor="text1"/>
          <w:sz w:val="24"/>
        </w:rPr>
        <w:fldChar w:fldCharType="end"/>
      </w:r>
      <w:r w:rsidRPr="009F0461">
        <w:rPr>
          <w:rFonts w:ascii="Arial" w:hAnsi="Arial" w:cs="Arial"/>
          <w:i w:val="0"/>
          <w:color w:val="000000" w:themeColor="text1"/>
          <w:sz w:val="24"/>
        </w:rPr>
        <w:t xml:space="preserve"> - Estimação Adicional </w:t>
      </w:r>
      <w:proofErr w:type="gramStart"/>
      <w:r w:rsidRPr="009F0461">
        <w:rPr>
          <w:rFonts w:ascii="Arial" w:hAnsi="Arial" w:cs="Arial"/>
          <w:i w:val="0"/>
          <w:color w:val="000000" w:themeColor="text1"/>
          <w:sz w:val="24"/>
        </w:rPr>
        <w:t>1</w:t>
      </w:r>
      <w:proofErr w:type="gramEnd"/>
      <w:r w:rsidRPr="009F0461">
        <w:rPr>
          <w:rFonts w:ascii="Arial" w:hAnsi="Arial" w:cs="Arial"/>
          <w:i w:val="0"/>
          <w:color w:val="000000" w:themeColor="text1"/>
          <w:sz w:val="24"/>
        </w:rPr>
        <w:t xml:space="preserve"> de Proficiência por Grupo para Aluno do 9º Ano</w:t>
      </w:r>
    </w:p>
    <w:tbl>
      <w:tblPr>
        <w:tblStyle w:val="Tabelacomgrade"/>
        <w:tblW w:w="10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7"/>
        <w:gridCol w:w="3337"/>
        <w:gridCol w:w="3337"/>
      </w:tblGrid>
      <w:tr w:rsidR="00F84DD9" w14:paraId="13203D71" w14:textId="77777777" w:rsidTr="009F0461">
        <w:trPr>
          <w:trHeight w:val="2438"/>
          <w:jc w:val="center"/>
        </w:trPr>
        <w:tc>
          <w:tcPr>
            <w:tcW w:w="3337" w:type="dxa"/>
            <w:vAlign w:val="center"/>
          </w:tcPr>
          <w:p w14:paraId="0DB1A185" w14:textId="77777777" w:rsidR="00F84DD9" w:rsidRDefault="00F84DD9" w:rsidP="00E820CC">
            <w:pPr>
              <w:jc w:val="center"/>
            </w:pPr>
            <w:r>
              <w:rPr>
                <w:noProof/>
                <w:lang w:eastAsia="pt-BR"/>
              </w:rPr>
              <w:drawing>
                <wp:inline distT="0" distB="0" distL="0" distR="0" wp14:anchorId="791978E2" wp14:editId="613F5E53">
                  <wp:extent cx="1982069" cy="1440000"/>
                  <wp:effectExtent l="0" t="0" r="0" b="825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_PROFICIENCIA_LP_SAEB_2013 9 t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2069" cy="1440000"/>
                          </a:xfrm>
                          <a:prstGeom prst="rect">
                            <a:avLst/>
                          </a:prstGeom>
                        </pic:spPr>
                      </pic:pic>
                    </a:graphicData>
                  </a:graphic>
                </wp:inline>
              </w:drawing>
            </w:r>
          </w:p>
        </w:tc>
        <w:tc>
          <w:tcPr>
            <w:tcW w:w="3337" w:type="dxa"/>
            <w:vAlign w:val="center"/>
          </w:tcPr>
          <w:p w14:paraId="728E1520" w14:textId="77777777" w:rsidR="00F84DD9" w:rsidRDefault="00F84DD9" w:rsidP="00E820CC">
            <w:pPr>
              <w:jc w:val="center"/>
            </w:pPr>
            <w:r>
              <w:rPr>
                <w:noProof/>
                <w:lang w:eastAsia="pt-BR"/>
              </w:rPr>
              <w:drawing>
                <wp:inline distT="0" distB="0" distL="0" distR="0" wp14:anchorId="57128977" wp14:editId="7D3088F9">
                  <wp:extent cx="1982069" cy="1440000"/>
                  <wp:effectExtent l="0" t="0" r="0" b="82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_PROFICIENCIA_LP_SAEB_2015 9 t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2069" cy="1440000"/>
                          </a:xfrm>
                          <a:prstGeom prst="rect">
                            <a:avLst/>
                          </a:prstGeom>
                        </pic:spPr>
                      </pic:pic>
                    </a:graphicData>
                  </a:graphic>
                </wp:inline>
              </w:drawing>
            </w:r>
          </w:p>
        </w:tc>
        <w:tc>
          <w:tcPr>
            <w:tcW w:w="3337" w:type="dxa"/>
            <w:vAlign w:val="center"/>
          </w:tcPr>
          <w:p w14:paraId="4FCD541A" w14:textId="77777777" w:rsidR="00F84DD9" w:rsidRDefault="00F84DD9" w:rsidP="00E820CC">
            <w:pPr>
              <w:jc w:val="center"/>
            </w:pPr>
            <w:r>
              <w:rPr>
                <w:noProof/>
                <w:lang w:eastAsia="pt-BR"/>
              </w:rPr>
              <w:drawing>
                <wp:inline distT="0" distB="0" distL="0" distR="0" wp14:anchorId="4A03A421" wp14:editId="08BC6095">
                  <wp:extent cx="1982069" cy="1440000"/>
                  <wp:effectExtent l="0" t="0" r="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_PROFICIENCIA_LP_SAEB_2017 9 t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2069" cy="1440000"/>
                          </a:xfrm>
                          <a:prstGeom prst="rect">
                            <a:avLst/>
                          </a:prstGeom>
                        </pic:spPr>
                      </pic:pic>
                    </a:graphicData>
                  </a:graphic>
                </wp:inline>
              </w:drawing>
            </w:r>
          </w:p>
        </w:tc>
      </w:tr>
      <w:tr w:rsidR="00F84DD9" w14:paraId="195BFD84" w14:textId="77777777" w:rsidTr="009F0461">
        <w:trPr>
          <w:trHeight w:val="2438"/>
          <w:jc w:val="center"/>
        </w:trPr>
        <w:tc>
          <w:tcPr>
            <w:tcW w:w="3337" w:type="dxa"/>
            <w:vAlign w:val="center"/>
          </w:tcPr>
          <w:p w14:paraId="56E1E347" w14:textId="77777777" w:rsidR="00F84DD9" w:rsidRDefault="00F84DD9" w:rsidP="00E820CC">
            <w:pPr>
              <w:jc w:val="center"/>
            </w:pPr>
            <w:r>
              <w:rPr>
                <w:noProof/>
                <w:lang w:eastAsia="pt-BR"/>
              </w:rPr>
              <w:drawing>
                <wp:inline distT="0" distB="0" distL="0" distR="0" wp14:anchorId="3DD1D865" wp14:editId="3667713C">
                  <wp:extent cx="1982069" cy="1440000"/>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_PROFICIENCIA_MT_SAEB_2013 9 t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2069" cy="1440000"/>
                          </a:xfrm>
                          <a:prstGeom prst="rect">
                            <a:avLst/>
                          </a:prstGeom>
                        </pic:spPr>
                      </pic:pic>
                    </a:graphicData>
                  </a:graphic>
                </wp:inline>
              </w:drawing>
            </w:r>
          </w:p>
        </w:tc>
        <w:tc>
          <w:tcPr>
            <w:tcW w:w="3337" w:type="dxa"/>
            <w:vAlign w:val="center"/>
          </w:tcPr>
          <w:p w14:paraId="32D902B8" w14:textId="77777777" w:rsidR="00F84DD9" w:rsidRDefault="00F84DD9" w:rsidP="00E820CC">
            <w:pPr>
              <w:jc w:val="center"/>
            </w:pPr>
            <w:r>
              <w:rPr>
                <w:noProof/>
                <w:lang w:eastAsia="pt-BR"/>
              </w:rPr>
              <w:drawing>
                <wp:inline distT="0" distB="0" distL="0" distR="0" wp14:anchorId="396FDCC5" wp14:editId="13754078">
                  <wp:extent cx="1982069" cy="1440000"/>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_PROFICIENCIA_MT_SAEB_2015 9 t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82069" cy="1440000"/>
                          </a:xfrm>
                          <a:prstGeom prst="rect">
                            <a:avLst/>
                          </a:prstGeom>
                        </pic:spPr>
                      </pic:pic>
                    </a:graphicData>
                  </a:graphic>
                </wp:inline>
              </w:drawing>
            </w:r>
          </w:p>
        </w:tc>
        <w:tc>
          <w:tcPr>
            <w:tcW w:w="3337" w:type="dxa"/>
            <w:vAlign w:val="center"/>
          </w:tcPr>
          <w:p w14:paraId="4A4A2436" w14:textId="77777777" w:rsidR="00F84DD9" w:rsidRDefault="00F84DD9" w:rsidP="00E820CC">
            <w:pPr>
              <w:jc w:val="center"/>
            </w:pPr>
            <w:r>
              <w:rPr>
                <w:noProof/>
                <w:lang w:eastAsia="pt-BR"/>
              </w:rPr>
              <w:drawing>
                <wp:inline distT="0" distB="0" distL="0" distR="0" wp14:anchorId="1436F956" wp14:editId="1C08257F">
                  <wp:extent cx="1982069" cy="1440000"/>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_PROFICIENCIA_MT_SAEB_2017 9 t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2069" cy="1440000"/>
                          </a:xfrm>
                          <a:prstGeom prst="rect">
                            <a:avLst/>
                          </a:prstGeom>
                        </pic:spPr>
                      </pic:pic>
                    </a:graphicData>
                  </a:graphic>
                </wp:inline>
              </w:drawing>
            </w:r>
          </w:p>
        </w:tc>
      </w:tr>
    </w:tbl>
    <w:p w14:paraId="254A7C05" w14:textId="1D192274" w:rsidR="00F84DD9" w:rsidRDefault="009F0461" w:rsidP="00F56EEE">
      <w:pPr>
        <w:spacing w:before="240" w:line="360" w:lineRule="auto"/>
        <w:ind w:firstLine="708"/>
        <w:jc w:val="both"/>
        <w:rPr>
          <w:rFonts w:ascii="Arial" w:hAnsi="Arial" w:cs="Arial"/>
          <w:sz w:val="20"/>
          <w:szCs w:val="20"/>
        </w:rPr>
      </w:pPr>
      <w:r w:rsidRPr="00801278">
        <w:rPr>
          <w:rFonts w:ascii="Arial" w:hAnsi="Arial" w:cs="Arial"/>
          <w:sz w:val="20"/>
          <w:szCs w:val="20"/>
        </w:rPr>
        <w:t>Fonte: Elaboração própria com base nas Informações da Prova Brasil (2007-2017) e da CGU</w:t>
      </w:r>
    </w:p>
    <w:p w14:paraId="34476C91" w14:textId="4297B37F" w:rsidR="009F0461" w:rsidRDefault="0044501D" w:rsidP="0044501D">
      <w:pPr>
        <w:spacing w:before="240" w:line="360" w:lineRule="auto"/>
        <w:ind w:firstLine="708"/>
        <w:jc w:val="both"/>
        <w:rPr>
          <w:rFonts w:ascii="Arial" w:hAnsi="Arial" w:cs="Arial"/>
          <w:sz w:val="24"/>
        </w:rPr>
      </w:pPr>
      <w:r>
        <w:rPr>
          <w:rFonts w:ascii="Arial" w:hAnsi="Arial" w:cs="Arial"/>
          <w:sz w:val="24"/>
        </w:rPr>
        <w:lastRenderedPageBreak/>
        <w:t>Nas estimações por Grupo</w:t>
      </w:r>
      <w:r>
        <w:rPr>
          <w:rFonts w:ascii="Arial" w:eastAsiaTheme="minorEastAsia" w:hAnsi="Arial" w:cs="Arial"/>
          <w:iCs/>
          <w:sz w:val="24"/>
        </w:rPr>
        <w:t xml:space="preserve">, o destaque é para o comportamento </w:t>
      </w:r>
      <w:r w:rsidR="009972CD">
        <w:rPr>
          <w:rFonts w:ascii="Arial" w:eastAsiaTheme="minorEastAsia" w:hAnsi="Arial" w:cs="Arial"/>
          <w:iCs/>
          <w:sz w:val="24"/>
        </w:rPr>
        <w:t>daqueles que pertencem</w:t>
      </w:r>
      <w:r>
        <w:rPr>
          <w:rFonts w:ascii="Arial" w:eastAsiaTheme="minorEastAsia" w:hAnsi="Arial" w:cs="Arial"/>
          <w:iCs/>
          <w:sz w:val="24"/>
        </w:rPr>
        <w:t xml:space="preserve"> </w:t>
      </w:r>
      <w:r w:rsidR="009972CD">
        <w:rPr>
          <w:rFonts w:ascii="Arial" w:eastAsiaTheme="minorEastAsia" w:hAnsi="Arial" w:cs="Arial"/>
          <w:iCs/>
          <w:sz w:val="24"/>
        </w:rPr>
        <w:t xml:space="preserve">ao </w:t>
      </w:r>
      <w:r>
        <w:rPr>
          <w:rFonts w:ascii="Arial" w:eastAsiaTheme="minorEastAsia" w:hAnsi="Arial" w:cs="Arial"/>
          <w:iCs/>
          <w:sz w:val="24"/>
        </w:rPr>
        <w:t xml:space="preserve">de 2013, em todos os casos, e </w:t>
      </w:r>
      <w:r w:rsidR="009972CD">
        <w:rPr>
          <w:rFonts w:ascii="Arial" w:eastAsiaTheme="minorEastAsia" w:hAnsi="Arial" w:cs="Arial"/>
          <w:iCs/>
          <w:sz w:val="24"/>
        </w:rPr>
        <w:t xml:space="preserve">ao </w:t>
      </w:r>
      <w:r>
        <w:rPr>
          <w:rFonts w:ascii="Arial" w:eastAsiaTheme="minorEastAsia" w:hAnsi="Arial" w:cs="Arial"/>
          <w:iCs/>
          <w:sz w:val="24"/>
        </w:rPr>
        <w:t xml:space="preserve">de 2017 para o 9º Ano. </w:t>
      </w:r>
      <w:r w:rsidR="009972CD">
        <w:rPr>
          <w:rFonts w:ascii="Arial" w:eastAsiaTheme="minorEastAsia" w:hAnsi="Arial" w:cs="Arial"/>
          <w:iCs/>
          <w:sz w:val="24"/>
        </w:rPr>
        <w:t xml:space="preserve">Neste caso, </w:t>
      </w:r>
      <w:r>
        <w:rPr>
          <w:rFonts w:ascii="Arial" w:eastAsiaTheme="minorEastAsia" w:hAnsi="Arial" w:cs="Arial"/>
          <w:iCs/>
          <w:sz w:val="24"/>
        </w:rPr>
        <w:t xml:space="preserve">pode-se concluir que a trajetória do Grupo de 2015 está </w:t>
      </w:r>
      <w:r w:rsidR="009972CD">
        <w:rPr>
          <w:rFonts w:ascii="Arial" w:eastAsiaTheme="minorEastAsia" w:hAnsi="Arial" w:cs="Arial"/>
          <w:iCs/>
          <w:sz w:val="24"/>
        </w:rPr>
        <w:t xml:space="preserve">sempre </w:t>
      </w:r>
      <w:r>
        <w:rPr>
          <w:rFonts w:ascii="Arial" w:eastAsiaTheme="minorEastAsia" w:hAnsi="Arial" w:cs="Arial"/>
          <w:iCs/>
          <w:sz w:val="24"/>
        </w:rPr>
        <w:t xml:space="preserve">em torno da linha tracejada, quase sempre sem significância. </w:t>
      </w:r>
      <w:r w:rsidR="00AD406F">
        <w:rPr>
          <w:rFonts w:ascii="Arial" w:eastAsiaTheme="minorEastAsia" w:hAnsi="Arial" w:cs="Arial"/>
          <w:iCs/>
          <w:sz w:val="24"/>
        </w:rPr>
        <w:t>Então, e</w:t>
      </w:r>
      <w:r>
        <w:rPr>
          <w:rFonts w:ascii="Arial" w:eastAsiaTheme="minorEastAsia" w:hAnsi="Arial" w:cs="Arial"/>
          <w:iCs/>
          <w:sz w:val="24"/>
        </w:rPr>
        <w:t>ntende-se que os Grupos de 2013 apresenta uma queda significativa de desempenho após a intervenção</w:t>
      </w:r>
      <w:r w:rsidR="00AD406F">
        <w:rPr>
          <w:rFonts w:ascii="Arial" w:eastAsiaTheme="minorEastAsia" w:hAnsi="Arial" w:cs="Arial"/>
          <w:iCs/>
          <w:sz w:val="24"/>
        </w:rPr>
        <w:t xml:space="preserve"> no geral e o Grupo de 2017 reporta o mesmo para os alunos do 9º Ano</w:t>
      </w:r>
      <w:r w:rsidR="001A2917">
        <w:rPr>
          <w:rFonts w:ascii="Arial" w:eastAsiaTheme="minorEastAsia" w:hAnsi="Arial" w:cs="Arial"/>
          <w:iCs/>
          <w:sz w:val="24"/>
        </w:rPr>
        <w:t xml:space="preserve"> (Figuras 14 e 15)</w:t>
      </w:r>
      <w:r w:rsidR="00AD406F">
        <w:rPr>
          <w:rFonts w:ascii="Arial" w:eastAsiaTheme="minorEastAsia" w:hAnsi="Arial" w:cs="Arial"/>
          <w:iCs/>
          <w:sz w:val="24"/>
        </w:rPr>
        <w:t>.</w:t>
      </w:r>
    </w:p>
    <w:p w14:paraId="13115E54" w14:textId="13064CB3" w:rsidR="00955393" w:rsidRDefault="00AF0453" w:rsidP="0038543C">
      <w:pPr>
        <w:pStyle w:val="PargrafodaLista"/>
        <w:numPr>
          <w:ilvl w:val="2"/>
          <w:numId w:val="1"/>
        </w:numPr>
        <w:spacing w:before="240" w:line="360" w:lineRule="auto"/>
        <w:jc w:val="both"/>
        <w:rPr>
          <w:rFonts w:ascii="Arial" w:hAnsi="Arial" w:cs="Arial"/>
          <w:b/>
          <w:sz w:val="24"/>
        </w:rPr>
      </w:pPr>
      <w:r>
        <w:rPr>
          <w:rFonts w:ascii="Arial" w:hAnsi="Arial" w:cs="Arial"/>
          <w:b/>
          <w:sz w:val="24"/>
        </w:rPr>
        <w:t xml:space="preserve">ESTIMAÇÕES ADICIONAIS AGREGADAS POR MUNICÍPIO </w:t>
      </w:r>
    </w:p>
    <w:p w14:paraId="38991DBA" w14:textId="71B8B54B" w:rsidR="003E04F7" w:rsidRPr="006A0056" w:rsidRDefault="009972CD" w:rsidP="006A0056">
      <w:pPr>
        <w:spacing w:before="240" w:line="360" w:lineRule="auto"/>
        <w:ind w:firstLine="708"/>
        <w:jc w:val="both"/>
        <w:rPr>
          <w:rFonts w:ascii="Arial" w:hAnsi="Arial" w:cs="Arial"/>
          <w:sz w:val="24"/>
        </w:rPr>
      </w:pPr>
      <w:r>
        <w:rPr>
          <w:rFonts w:ascii="Arial" w:hAnsi="Arial" w:cs="Arial"/>
          <w:sz w:val="24"/>
        </w:rPr>
        <w:t>Em uma nova</w:t>
      </w:r>
      <w:r w:rsidR="006A0056" w:rsidRPr="006A0056">
        <w:rPr>
          <w:rFonts w:ascii="Arial" w:hAnsi="Arial" w:cs="Arial"/>
          <w:sz w:val="24"/>
        </w:rPr>
        <w:t xml:space="preserve"> </w:t>
      </w:r>
      <w:r w:rsidR="006A0056">
        <w:rPr>
          <w:rFonts w:ascii="Arial" w:hAnsi="Arial" w:cs="Arial"/>
          <w:sz w:val="24"/>
        </w:rPr>
        <w:t>variaç</w:t>
      </w:r>
      <w:r>
        <w:rPr>
          <w:rFonts w:ascii="Arial" w:hAnsi="Arial" w:cs="Arial"/>
          <w:sz w:val="24"/>
        </w:rPr>
        <w:t>ão do</w:t>
      </w:r>
      <w:r w:rsidR="00526CAD">
        <w:rPr>
          <w:rFonts w:ascii="Arial" w:hAnsi="Arial" w:cs="Arial"/>
          <w:sz w:val="24"/>
        </w:rPr>
        <w:t xml:space="preserve"> </w:t>
      </w:r>
      <w:r>
        <w:rPr>
          <w:rFonts w:ascii="Arial" w:hAnsi="Arial" w:cs="Arial"/>
          <w:sz w:val="24"/>
        </w:rPr>
        <w:t>método de estimação</w:t>
      </w:r>
      <w:r w:rsidR="006A0056">
        <w:rPr>
          <w:rFonts w:ascii="Arial" w:hAnsi="Arial" w:cs="Arial"/>
          <w:sz w:val="24"/>
        </w:rPr>
        <w:t xml:space="preserve">, </w:t>
      </w:r>
      <w:r>
        <w:rPr>
          <w:rFonts w:ascii="Arial" w:hAnsi="Arial" w:cs="Arial"/>
          <w:sz w:val="24"/>
        </w:rPr>
        <w:t>se modifica</w:t>
      </w:r>
      <w:r w:rsidR="006A0056">
        <w:rPr>
          <w:rFonts w:ascii="Arial" w:hAnsi="Arial" w:cs="Arial"/>
          <w:sz w:val="24"/>
        </w:rPr>
        <w:t xml:space="preserve"> o objeto de análise. </w:t>
      </w:r>
      <w:r>
        <w:rPr>
          <w:rFonts w:ascii="Arial" w:hAnsi="Arial" w:cs="Arial"/>
          <w:sz w:val="24"/>
        </w:rPr>
        <w:t>Assim</w:t>
      </w:r>
      <w:r w:rsidR="006A0056">
        <w:rPr>
          <w:rFonts w:ascii="Arial" w:hAnsi="Arial" w:cs="Arial"/>
          <w:sz w:val="24"/>
        </w:rPr>
        <w:t xml:space="preserve">, as informações são </w:t>
      </w:r>
      <w:r w:rsidR="0038543C">
        <w:rPr>
          <w:rFonts w:ascii="Arial" w:hAnsi="Arial" w:cs="Arial"/>
          <w:sz w:val="24"/>
        </w:rPr>
        <w:t>agregadas</w:t>
      </w:r>
      <w:r w:rsidR="006A0056">
        <w:rPr>
          <w:rFonts w:ascii="Arial" w:hAnsi="Arial" w:cs="Arial"/>
          <w:sz w:val="24"/>
        </w:rPr>
        <w:t xml:space="preserve"> por município, onde a variável de interesse é uma média da cidade e as </w:t>
      </w:r>
      <w:proofErr w:type="spellStart"/>
      <w:r w:rsidR="006A0056">
        <w:rPr>
          <w:rFonts w:ascii="Arial" w:hAnsi="Arial" w:cs="Arial"/>
          <w:sz w:val="24"/>
        </w:rPr>
        <w:t>covariadas</w:t>
      </w:r>
      <w:proofErr w:type="spellEnd"/>
      <w:r w:rsidR="006A0056">
        <w:rPr>
          <w:rFonts w:ascii="Arial" w:hAnsi="Arial" w:cs="Arial"/>
          <w:sz w:val="24"/>
        </w:rPr>
        <w:t xml:space="preserve"> utilizadas são aquelas referentes de cobertura municipal, repetidas ano a ano nas Tabelas de média. Ou seja, a</w:t>
      </w:r>
      <w:r w:rsidR="0038543C">
        <w:rPr>
          <w:rFonts w:ascii="Arial" w:hAnsi="Arial" w:cs="Arial"/>
          <w:sz w:val="24"/>
        </w:rPr>
        <w:t>s</w:t>
      </w:r>
      <w:r w:rsidR="006A0056">
        <w:rPr>
          <w:rFonts w:ascii="Arial" w:hAnsi="Arial" w:cs="Arial"/>
          <w:sz w:val="24"/>
        </w:rPr>
        <w:t xml:space="preserve"> Proficiência</w:t>
      </w:r>
      <w:r w:rsidR="0038543C">
        <w:rPr>
          <w:rFonts w:ascii="Arial" w:hAnsi="Arial" w:cs="Arial"/>
          <w:sz w:val="24"/>
        </w:rPr>
        <w:t>s</w:t>
      </w:r>
      <w:r w:rsidR="006A0056">
        <w:rPr>
          <w:rFonts w:ascii="Arial" w:hAnsi="Arial" w:cs="Arial"/>
          <w:sz w:val="24"/>
        </w:rPr>
        <w:t xml:space="preserve"> </w:t>
      </w:r>
      <w:r w:rsidR="0038543C">
        <w:rPr>
          <w:rFonts w:ascii="Arial" w:hAnsi="Arial" w:cs="Arial"/>
          <w:sz w:val="24"/>
        </w:rPr>
        <w:t xml:space="preserve">de </w:t>
      </w:r>
      <w:r w:rsidR="006A0056">
        <w:rPr>
          <w:rFonts w:ascii="Arial" w:hAnsi="Arial" w:cs="Arial"/>
          <w:sz w:val="24"/>
        </w:rPr>
        <w:t>Língua Portuguesa e Matemática</w:t>
      </w:r>
      <w:r w:rsidR="0038543C">
        <w:rPr>
          <w:rFonts w:ascii="Arial" w:hAnsi="Arial" w:cs="Arial"/>
          <w:sz w:val="24"/>
        </w:rPr>
        <w:t xml:space="preserve"> são estimadas</w:t>
      </w:r>
      <w:r w:rsidR="006A0056">
        <w:rPr>
          <w:rFonts w:ascii="Arial" w:hAnsi="Arial" w:cs="Arial"/>
          <w:sz w:val="24"/>
        </w:rPr>
        <w:t xml:space="preserve"> com o auxílio </w:t>
      </w:r>
      <w:r w:rsidR="0038543C">
        <w:rPr>
          <w:rFonts w:ascii="Arial" w:hAnsi="Arial" w:cs="Arial"/>
          <w:sz w:val="24"/>
        </w:rPr>
        <w:t xml:space="preserve">das </w:t>
      </w:r>
      <w:proofErr w:type="spellStart"/>
      <w:r w:rsidR="0038543C">
        <w:rPr>
          <w:rFonts w:ascii="Arial" w:hAnsi="Arial" w:cs="Arial"/>
          <w:sz w:val="24"/>
        </w:rPr>
        <w:t>covariadas</w:t>
      </w:r>
      <w:proofErr w:type="spellEnd"/>
      <w:r w:rsidR="0038543C">
        <w:rPr>
          <w:rFonts w:ascii="Arial" w:hAnsi="Arial" w:cs="Arial"/>
          <w:sz w:val="24"/>
        </w:rPr>
        <w:t xml:space="preserve"> de</w:t>
      </w:r>
      <w:r w:rsidR="006A0056">
        <w:rPr>
          <w:rFonts w:ascii="Arial" w:hAnsi="Arial" w:cs="Arial"/>
          <w:sz w:val="24"/>
        </w:rPr>
        <w:t xml:space="preserve"> “</w:t>
      </w:r>
      <w:r w:rsidR="006A0056" w:rsidRPr="00530F5D">
        <w:rPr>
          <w:rFonts w:ascii="Arial" w:hAnsi="Arial" w:cs="Arial"/>
          <w:sz w:val="24"/>
        </w:rPr>
        <w:t>IDHM Educação</w:t>
      </w:r>
      <w:r w:rsidR="006A0056">
        <w:rPr>
          <w:rFonts w:ascii="Arial" w:hAnsi="Arial" w:cs="Arial"/>
          <w:sz w:val="24"/>
        </w:rPr>
        <w:t>”, “</w:t>
      </w:r>
      <w:r w:rsidR="006A0056" w:rsidRPr="00530F5D">
        <w:rPr>
          <w:rFonts w:ascii="Arial" w:hAnsi="Arial" w:cs="Arial"/>
          <w:sz w:val="24"/>
        </w:rPr>
        <w:t>IDHM Renda</w:t>
      </w:r>
      <w:r w:rsidR="006A0056">
        <w:rPr>
          <w:rFonts w:ascii="Arial" w:hAnsi="Arial" w:cs="Arial"/>
          <w:sz w:val="24"/>
        </w:rPr>
        <w:t>” e “</w:t>
      </w:r>
      <w:r w:rsidR="006A0056" w:rsidRPr="00530F5D">
        <w:rPr>
          <w:rFonts w:ascii="Arial" w:hAnsi="Arial" w:cs="Arial"/>
          <w:sz w:val="24"/>
        </w:rPr>
        <w:t>Indicador de Acesso</w:t>
      </w:r>
      <w:r w:rsidR="006A0056">
        <w:rPr>
          <w:rFonts w:ascii="Arial" w:hAnsi="Arial" w:cs="Arial"/>
          <w:sz w:val="24"/>
        </w:rPr>
        <w:t>”</w:t>
      </w:r>
      <w:r w:rsidR="0038543C">
        <w:rPr>
          <w:rFonts w:ascii="Arial" w:hAnsi="Arial" w:cs="Arial"/>
          <w:sz w:val="24"/>
        </w:rPr>
        <w:t xml:space="preserve">. </w:t>
      </w:r>
    </w:p>
    <w:p w14:paraId="00D7FB7A" w14:textId="74D46912" w:rsidR="00F83986" w:rsidRPr="00451231" w:rsidRDefault="00F83986" w:rsidP="00F83986">
      <w:pPr>
        <w:pStyle w:val="Legenda"/>
        <w:keepNext/>
        <w:jc w:val="center"/>
        <w:rPr>
          <w:rFonts w:ascii="Arial" w:hAnsi="Arial" w:cs="Arial"/>
          <w:i w:val="0"/>
          <w:color w:val="000000" w:themeColor="text1"/>
          <w:sz w:val="24"/>
        </w:rPr>
      </w:pPr>
      <w:r w:rsidRPr="00451231">
        <w:rPr>
          <w:rFonts w:ascii="Arial" w:hAnsi="Arial" w:cs="Arial"/>
          <w:i w:val="0"/>
          <w:color w:val="000000" w:themeColor="text1"/>
          <w:sz w:val="24"/>
        </w:rPr>
        <w:t xml:space="preserve">Figura </w:t>
      </w:r>
      <w:r w:rsidRPr="00451231">
        <w:rPr>
          <w:rFonts w:ascii="Arial" w:hAnsi="Arial" w:cs="Arial"/>
          <w:i w:val="0"/>
          <w:color w:val="000000" w:themeColor="text1"/>
          <w:sz w:val="24"/>
        </w:rPr>
        <w:fldChar w:fldCharType="begin"/>
      </w:r>
      <w:r w:rsidRPr="00451231">
        <w:rPr>
          <w:rFonts w:ascii="Arial" w:hAnsi="Arial" w:cs="Arial"/>
          <w:i w:val="0"/>
          <w:color w:val="000000" w:themeColor="text1"/>
          <w:sz w:val="24"/>
        </w:rPr>
        <w:instrText xml:space="preserve"> SEQ Figura \* ARABIC </w:instrText>
      </w:r>
      <w:r w:rsidRPr="00451231">
        <w:rPr>
          <w:rFonts w:ascii="Arial" w:hAnsi="Arial" w:cs="Arial"/>
          <w:i w:val="0"/>
          <w:color w:val="000000" w:themeColor="text1"/>
          <w:sz w:val="24"/>
        </w:rPr>
        <w:fldChar w:fldCharType="separate"/>
      </w:r>
      <w:r w:rsidR="00E073E3">
        <w:rPr>
          <w:rFonts w:ascii="Arial" w:hAnsi="Arial" w:cs="Arial"/>
          <w:i w:val="0"/>
          <w:noProof/>
          <w:color w:val="000000" w:themeColor="text1"/>
          <w:sz w:val="24"/>
        </w:rPr>
        <w:t>16</w:t>
      </w:r>
      <w:r w:rsidRPr="00451231">
        <w:rPr>
          <w:rFonts w:ascii="Arial" w:hAnsi="Arial" w:cs="Arial"/>
          <w:i w:val="0"/>
          <w:color w:val="000000" w:themeColor="text1"/>
          <w:sz w:val="24"/>
        </w:rPr>
        <w:fldChar w:fldCharType="end"/>
      </w:r>
      <w:r w:rsidRPr="00451231">
        <w:rPr>
          <w:rFonts w:ascii="Arial" w:hAnsi="Arial" w:cs="Arial"/>
          <w:i w:val="0"/>
          <w:color w:val="000000" w:themeColor="text1"/>
          <w:sz w:val="24"/>
        </w:rPr>
        <w:t xml:space="preserve"> </w:t>
      </w:r>
      <w:r w:rsidR="00690FEE" w:rsidRPr="00451231">
        <w:rPr>
          <w:rFonts w:ascii="Arial" w:hAnsi="Arial" w:cs="Arial"/>
          <w:i w:val="0"/>
          <w:color w:val="000000" w:themeColor="text1"/>
          <w:sz w:val="24"/>
        </w:rPr>
        <w:t>-</w:t>
      </w:r>
      <w:r w:rsidRPr="00451231">
        <w:rPr>
          <w:rFonts w:ascii="Arial" w:hAnsi="Arial" w:cs="Arial"/>
          <w:i w:val="0"/>
          <w:color w:val="000000" w:themeColor="text1"/>
          <w:sz w:val="24"/>
        </w:rPr>
        <w:t xml:space="preserve"> </w:t>
      </w:r>
      <w:r w:rsidR="00451231" w:rsidRPr="00451231">
        <w:rPr>
          <w:rFonts w:ascii="Arial" w:hAnsi="Arial" w:cs="Arial"/>
          <w:i w:val="0"/>
          <w:color w:val="000000" w:themeColor="text1"/>
          <w:sz w:val="24"/>
        </w:rPr>
        <w:t xml:space="preserve">Estimação Adicional </w:t>
      </w:r>
      <w:proofErr w:type="gramStart"/>
      <w:r w:rsidR="00D8333E">
        <w:rPr>
          <w:rFonts w:ascii="Arial" w:hAnsi="Arial" w:cs="Arial"/>
          <w:i w:val="0"/>
          <w:color w:val="000000" w:themeColor="text1"/>
          <w:sz w:val="24"/>
        </w:rPr>
        <w:t>2</w:t>
      </w:r>
      <w:proofErr w:type="gramEnd"/>
      <w:r w:rsidR="00D8333E">
        <w:rPr>
          <w:rFonts w:ascii="Arial" w:hAnsi="Arial" w:cs="Arial"/>
          <w:i w:val="0"/>
          <w:color w:val="000000" w:themeColor="text1"/>
          <w:sz w:val="24"/>
        </w:rPr>
        <w:t xml:space="preserve"> </w:t>
      </w:r>
      <w:r w:rsidR="00451231" w:rsidRPr="00451231">
        <w:rPr>
          <w:rFonts w:ascii="Arial" w:hAnsi="Arial" w:cs="Arial"/>
          <w:i w:val="0"/>
          <w:color w:val="000000" w:themeColor="text1"/>
          <w:sz w:val="24"/>
        </w:rPr>
        <w:t>de Pr</w:t>
      </w:r>
      <w:r w:rsidR="00D8333E">
        <w:rPr>
          <w:rFonts w:ascii="Arial" w:hAnsi="Arial" w:cs="Arial"/>
          <w:i w:val="0"/>
          <w:color w:val="000000" w:themeColor="text1"/>
          <w:sz w:val="24"/>
        </w:rPr>
        <w:t>oficiência do Estudo de Eventos</w:t>
      </w:r>
    </w:p>
    <w:p w14:paraId="674F648E" w14:textId="74907408" w:rsidR="00F83986" w:rsidRPr="00F83986" w:rsidRDefault="001E729B" w:rsidP="0038543C">
      <w:pPr>
        <w:spacing w:line="240" w:lineRule="auto"/>
        <w:jc w:val="center"/>
        <w:rPr>
          <w:rFonts w:ascii="Arial" w:hAnsi="Arial" w:cs="Arial"/>
          <w:sz w:val="24"/>
        </w:rPr>
      </w:pPr>
      <w:r>
        <w:rPr>
          <w:rFonts w:ascii="Arial" w:hAnsi="Arial" w:cs="Arial"/>
          <w:b/>
          <w:noProof/>
          <w:sz w:val="24"/>
          <w:lang w:eastAsia="pt-BR"/>
        </w:rPr>
        <w:drawing>
          <wp:inline distT="0" distB="0" distL="0" distR="0" wp14:anchorId="4A44DB7A" wp14:editId="23F9E58A">
            <wp:extent cx="5760085" cy="4191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_evt_first3.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191000"/>
                    </a:xfrm>
                    <a:prstGeom prst="rect">
                      <a:avLst/>
                    </a:prstGeom>
                    <a:ln>
                      <a:noFill/>
                    </a:ln>
                    <a:effectLst>
                      <a:softEdge rad="112500"/>
                    </a:effectLst>
                  </pic:spPr>
                </pic:pic>
              </a:graphicData>
            </a:graphic>
          </wp:inline>
        </w:drawing>
      </w:r>
      <w:r w:rsidR="00F83986" w:rsidRPr="00F83986">
        <w:rPr>
          <w:rFonts w:ascii="Arial" w:hAnsi="Arial" w:cs="Arial"/>
          <w:sz w:val="20"/>
          <w:szCs w:val="20"/>
        </w:rPr>
        <w:t xml:space="preserve"> </w:t>
      </w:r>
      <w:r w:rsidR="00F83986" w:rsidRPr="00801278">
        <w:rPr>
          <w:rFonts w:ascii="Arial" w:hAnsi="Arial" w:cs="Arial"/>
          <w:sz w:val="20"/>
          <w:szCs w:val="20"/>
        </w:rPr>
        <w:t>Fonte: Elaboração própria com base nas Informações da Prova Brasil (2007-2017) e da CGU</w:t>
      </w:r>
    </w:p>
    <w:p w14:paraId="303C75AF" w14:textId="6968474C"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lastRenderedPageBreak/>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17</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451231">
        <w:rPr>
          <w:rFonts w:ascii="Arial" w:hAnsi="Arial" w:cs="Arial"/>
          <w:i w:val="0"/>
          <w:color w:val="000000" w:themeColor="text1"/>
          <w:sz w:val="24"/>
        </w:rPr>
        <w:t xml:space="preserve">Estimação Adicional </w:t>
      </w:r>
      <w:proofErr w:type="gramStart"/>
      <w:r w:rsidR="00D8333E">
        <w:rPr>
          <w:rFonts w:ascii="Arial" w:hAnsi="Arial" w:cs="Arial"/>
          <w:i w:val="0"/>
          <w:color w:val="000000" w:themeColor="text1"/>
          <w:sz w:val="24"/>
        </w:rPr>
        <w:t>2</w:t>
      </w:r>
      <w:proofErr w:type="gramEnd"/>
      <w:r w:rsidR="00D8333E">
        <w:rPr>
          <w:rFonts w:ascii="Arial" w:hAnsi="Arial" w:cs="Arial"/>
          <w:i w:val="0"/>
          <w:color w:val="000000" w:themeColor="text1"/>
          <w:sz w:val="24"/>
        </w:rPr>
        <w:t xml:space="preserve"> </w:t>
      </w:r>
      <w:r w:rsidR="00451231">
        <w:rPr>
          <w:rFonts w:ascii="Arial" w:hAnsi="Arial" w:cs="Arial"/>
          <w:i w:val="0"/>
          <w:color w:val="000000" w:themeColor="text1"/>
          <w:sz w:val="24"/>
        </w:rPr>
        <w:t>de Proficiência</w:t>
      </w:r>
      <w:r w:rsidR="00D8333E">
        <w:rPr>
          <w:rFonts w:ascii="Arial" w:hAnsi="Arial" w:cs="Arial"/>
          <w:i w:val="0"/>
          <w:color w:val="000000" w:themeColor="text1"/>
          <w:sz w:val="24"/>
        </w:rPr>
        <w:t xml:space="preserve"> por Grupo para Aluno do 5º Ano</w:t>
      </w:r>
    </w:p>
    <w:p w14:paraId="18D24FCF" w14:textId="77777777" w:rsidR="00F83986" w:rsidRDefault="001E729B" w:rsidP="00F83986">
      <w:pPr>
        <w:spacing w:after="0" w:line="240" w:lineRule="auto"/>
        <w:jc w:val="center"/>
        <w:rPr>
          <w:rFonts w:ascii="Arial" w:hAnsi="Arial" w:cs="Arial"/>
          <w:sz w:val="20"/>
          <w:szCs w:val="20"/>
        </w:rPr>
      </w:pPr>
      <w:r>
        <w:rPr>
          <w:rFonts w:ascii="Arial" w:hAnsi="Arial" w:cs="Arial"/>
          <w:b/>
          <w:noProof/>
          <w:sz w:val="24"/>
          <w:lang w:eastAsia="pt-BR"/>
        </w:rPr>
        <w:drawing>
          <wp:inline distT="0" distB="0" distL="0" distR="0" wp14:anchorId="66F7AE9D" wp14:editId="3F2E40F4">
            <wp:extent cx="5244689" cy="3816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5_grp_first3.png"/>
                    <pic:cNvPicPr/>
                  </pic:nvPicPr>
                  <pic:blipFill>
                    <a:blip r:embed="rId41">
                      <a:extLst>
                        <a:ext uri="{28A0092B-C50C-407E-A947-70E740481C1C}">
                          <a14:useLocalDpi xmlns:a14="http://schemas.microsoft.com/office/drawing/2010/main" val="0"/>
                        </a:ext>
                      </a:extLst>
                    </a:blip>
                    <a:stretch>
                      <a:fillRect/>
                    </a:stretch>
                  </pic:blipFill>
                  <pic:spPr>
                    <a:xfrm>
                      <a:off x="0" y="0"/>
                      <a:ext cx="5244689" cy="3816000"/>
                    </a:xfrm>
                    <a:prstGeom prst="rect">
                      <a:avLst/>
                    </a:prstGeom>
                    <a:ln>
                      <a:noFill/>
                    </a:ln>
                    <a:effectLst>
                      <a:softEdge rad="112500"/>
                    </a:effectLst>
                  </pic:spPr>
                </pic:pic>
              </a:graphicData>
            </a:graphic>
          </wp:inline>
        </w:drawing>
      </w:r>
      <w:r w:rsidR="00F83986" w:rsidRPr="00F83986">
        <w:rPr>
          <w:rFonts w:ascii="Arial" w:hAnsi="Arial" w:cs="Arial"/>
          <w:sz w:val="20"/>
          <w:szCs w:val="20"/>
        </w:rPr>
        <w:t xml:space="preserve"> </w:t>
      </w:r>
    </w:p>
    <w:p w14:paraId="391B8DE0" w14:textId="00C561A3" w:rsidR="00F83986" w:rsidRPr="00F83986" w:rsidRDefault="00F83986" w:rsidP="00F83986">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711E8D6F" w14:textId="08805225"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18</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451231">
        <w:rPr>
          <w:rFonts w:ascii="Arial" w:hAnsi="Arial" w:cs="Arial"/>
          <w:i w:val="0"/>
          <w:color w:val="000000" w:themeColor="text1"/>
          <w:sz w:val="24"/>
        </w:rPr>
        <w:t xml:space="preserve">Estimação Adicional </w:t>
      </w:r>
      <w:proofErr w:type="gramStart"/>
      <w:r w:rsidR="00D8333E">
        <w:rPr>
          <w:rFonts w:ascii="Arial" w:hAnsi="Arial" w:cs="Arial"/>
          <w:i w:val="0"/>
          <w:color w:val="000000" w:themeColor="text1"/>
          <w:sz w:val="24"/>
        </w:rPr>
        <w:t>2</w:t>
      </w:r>
      <w:proofErr w:type="gramEnd"/>
      <w:r w:rsidR="00D8333E">
        <w:rPr>
          <w:rFonts w:ascii="Arial" w:hAnsi="Arial" w:cs="Arial"/>
          <w:i w:val="0"/>
          <w:color w:val="000000" w:themeColor="text1"/>
          <w:sz w:val="24"/>
        </w:rPr>
        <w:t xml:space="preserve"> </w:t>
      </w:r>
      <w:r w:rsidR="00451231">
        <w:rPr>
          <w:rFonts w:ascii="Arial" w:hAnsi="Arial" w:cs="Arial"/>
          <w:i w:val="0"/>
          <w:color w:val="000000" w:themeColor="text1"/>
          <w:sz w:val="24"/>
        </w:rPr>
        <w:t>de Proficiência por Grupo para Aluno do</w:t>
      </w:r>
      <w:r w:rsidR="00D8333E">
        <w:rPr>
          <w:rFonts w:ascii="Arial" w:hAnsi="Arial" w:cs="Arial"/>
          <w:i w:val="0"/>
          <w:color w:val="000000" w:themeColor="text1"/>
          <w:sz w:val="24"/>
        </w:rPr>
        <w:t xml:space="preserve"> 9º Ano</w:t>
      </w:r>
    </w:p>
    <w:p w14:paraId="384902BD" w14:textId="77777777" w:rsidR="00F83986" w:rsidRDefault="001E729B" w:rsidP="00F83986">
      <w:pPr>
        <w:spacing w:after="0" w:line="240" w:lineRule="auto"/>
        <w:jc w:val="center"/>
        <w:rPr>
          <w:rFonts w:ascii="Arial" w:hAnsi="Arial" w:cs="Arial"/>
          <w:sz w:val="20"/>
          <w:szCs w:val="20"/>
        </w:rPr>
      </w:pPr>
      <w:r>
        <w:rPr>
          <w:rFonts w:ascii="Arial" w:hAnsi="Arial" w:cs="Arial"/>
          <w:b/>
          <w:noProof/>
          <w:sz w:val="24"/>
          <w:lang w:eastAsia="pt-BR"/>
        </w:rPr>
        <w:drawing>
          <wp:inline distT="0" distB="0" distL="0" distR="0" wp14:anchorId="04621F2C" wp14:editId="6682BA80">
            <wp:extent cx="5244689" cy="3816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9_grp_first3.png"/>
                    <pic:cNvPicPr/>
                  </pic:nvPicPr>
                  <pic:blipFill>
                    <a:blip r:embed="rId42">
                      <a:extLst>
                        <a:ext uri="{28A0092B-C50C-407E-A947-70E740481C1C}">
                          <a14:useLocalDpi xmlns:a14="http://schemas.microsoft.com/office/drawing/2010/main" val="0"/>
                        </a:ext>
                      </a:extLst>
                    </a:blip>
                    <a:stretch>
                      <a:fillRect/>
                    </a:stretch>
                  </pic:blipFill>
                  <pic:spPr>
                    <a:xfrm>
                      <a:off x="0" y="0"/>
                      <a:ext cx="5244689" cy="3816000"/>
                    </a:xfrm>
                    <a:prstGeom prst="rect">
                      <a:avLst/>
                    </a:prstGeom>
                    <a:ln>
                      <a:noFill/>
                    </a:ln>
                    <a:effectLst>
                      <a:softEdge rad="112500"/>
                    </a:effectLst>
                  </pic:spPr>
                </pic:pic>
              </a:graphicData>
            </a:graphic>
          </wp:inline>
        </w:drawing>
      </w:r>
    </w:p>
    <w:p w14:paraId="21D17C09" w14:textId="2286BA84" w:rsidR="001E729B" w:rsidRDefault="00F83986" w:rsidP="00F83986">
      <w:pPr>
        <w:spacing w:line="360" w:lineRule="auto"/>
        <w:jc w:val="center"/>
        <w:rPr>
          <w:rFonts w:ascii="Arial" w:hAnsi="Arial" w:cs="Arial"/>
          <w:sz w:val="20"/>
          <w:szCs w:val="20"/>
        </w:rPr>
      </w:pPr>
      <w:r w:rsidRPr="00F83986">
        <w:rPr>
          <w:rFonts w:ascii="Arial" w:hAnsi="Arial" w:cs="Arial"/>
          <w:sz w:val="20"/>
          <w:szCs w:val="20"/>
        </w:rPr>
        <w:t xml:space="preserve"> </w:t>
      </w:r>
      <w:r w:rsidRPr="00801278">
        <w:rPr>
          <w:rFonts w:ascii="Arial" w:hAnsi="Arial" w:cs="Arial"/>
          <w:sz w:val="20"/>
          <w:szCs w:val="20"/>
        </w:rPr>
        <w:t>Fonte: Elaboração própria com base nas Informações da Prova Brasil (2007-2017) e da CGU</w:t>
      </w:r>
    </w:p>
    <w:p w14:paraId="71273EB1" w14:textId="37EB2FEC" w:rsidR="004E55A0" w:rsidRDefault="0038543C" w:rsidP="004E55A0">
      <w:pPr>
        <w:spacing w:after="0" w:line="360" w:lineRule="auto"/>
        <w:ind w:firstLine="708"/>
        <w:jc w:val="both"/>
        <w:rPr>
          <w:rFonts w:ascii="Arial" w:hAnsi="Arial" w:cs="Arial"/>
          <w:sz w:val="24"/>
        </w:rPr>
      </w:pPr>
      <w:r>
        <w:rPr>
          <w:rFonts w:ascii="Arial" w:hAnsi="Arial" w:cs="Arial"/>
          <w:sz w:val="24"/>
        </w:rPr>
        <w:lastRenderedPageBreak/>
        <w:t xml:space="preserve">Na Figura </w:t>
      </w:r>
      <w:r w:rsidR="009972CD">
        <w:rPr>
          <w:rFonts w:ascii="Arial" w:hAnsi="Arial" w:cs="Arial"/>
          <w:sz w:val="24"/>
        </w:rPr>
        <w:t>16</w:t>
      </w:r>
      <w:r>
        <w:rPr>
          <w:rFonts w:ascii="Arial" w:hAnsi="Arial" w:cs="Arial"/>
          <w:sz w:val="24"/>
        </w:rPr>
        <w:t xml:space="preserve">, o Grupo de Controle utilizado é idêntico aquele </w:t>
      </w:r>
      <w:r w:rsidR="00526CAD">
        <w:rPr>
          <w:rFonts w:ascii="Arial" w:hAnsi="Arial" w:cs="Arial"/>
          <w:sz w:val="24"/>
        </w:rPr>
        <w:t>d</w:t>
      </w:r>
      <w:r>
        <w:rPr>
          <w:rFonts w:ascii="Arial" w:hAnsi="Arial" w:cs="Arial"/>
          <w:sz w:val="24"/>
        </w:rPr>
        <w:t xml:space="preserve">a estimação principal, ou seja, </w:t>
      </w:r>
      <w:r w:rsidR="00526CAD">
        <w:rPr>
          <w:rFonts w:ascii="Arial" w:hAnsi="Arial" w:cs="Arial"/>
          <w:sz w:val="24"/>
        </w:rPr>
        <w:t xml:space="preserve">passa a </w:t>
      </w:r>
      <w:r w:rsidR="009972CD">
        <w:rPr>
          <w:rFonts w:ascii="Arial" w:hAnsi="Arial" w:cs="Arial"/>
          <w:sz w:val="24"/>
        </w:rPr>
        <w:t>ter</w:t>
      </w:r>
      <w:r>
        <w:rPr>
          <w:rFonts w:ascii="Arial" w:hAnsi="Arial" w:cs="Arial"/>
          <w:sz w:val="24"/>
        </w:rPr>
        <w:t xml:space="preserve"> todas as Cidades aptas que não foram selecionadas mais aquelas que foram selecionadas e ainda não receberam o Programa. Nela, os resultados também são semelhantes ao da Figura 9. A trajetória é retilínea e sem significância em quase todos os casos e durante todo o período, mas o momento referente ao quarto ano após a intervenção </w:t>
      </w:r>
      <w:r w:rsidR="004E55A0">
        <w:rPr>
          <w:rFonts w:ascii="Arial" w:hAnsi="Arial" w:cs="Arial"/>
          <w:sz w:val="24"/>
        </w:rPr>
        <w:t>tem queda significativa para os alunos do 5º Ano e uma queda da estatística central para os alunos do 9º Ano</w:t>
      </w:r>
      <w:r w:rsidR="00526CAD">
        <w:rPr>
          <w:rFonts w:ascii="Arial" w:hAnsi="Arial" w:cs="Arial"/>
          <w:sz w:val="24"/>
        </w:rPr>
        <w:t>, sempre em ambas as matérias</w:t>
      </w:r>
      <w:r w:rsidR="001A2917">
        <w:rPr>
          <w:rFonts w:ascii="Arial" w:hAnsi="Arial" w:cs="Arial"/>
          <w:sz w:val="24"/>
        </w:rPr>
        <w:t>, mas sem significância no segundo caso</w:t>
      </w:r>
      <w:r w:rsidR="004E55A0">
        <w:rPr>
          <w:rFonts w:ascii="Arial" w:hAnsi="Arial" w:cs="Arial"/>
          <w:sz w:val="24"/>
        </w:rPr>
        <w:t xml:space="preserve">. </w:t>
      </w:r>
    </w:p>
    <w:p w14:paraId="43CFEB3E" w14:textId="2146D204" w:rsidR="0038543C" w:rsidRPr="00526CAD" w:rsidRDefault="004E55A0" w:rsidP="004E55A0">
      <w:pPr>
        <w:spacing w:line="360" w:lineRule="auto"/>
        <w:ind w:firstLine="708"/>
        <w:jc w:val="both"/>
        <w:rPr>
          <w:rFonts w:ascii="Arial" w:hAnsi="Arial" w:cs="Arial"/>
          <w:sz w:val="24"/>
        </w:rPr>
      </w:pPr>
      <w:r>
        <w:rPr>
          <w:rFonts w:ascii="Arial" w:eastAsiaTheme="minorEastAsia" w:hAnsi="Arial" w:cs="Arial"/>
          <w:iCs/>
          <w:sz w:val="24"/>
        </w:rPr>
        <w:t xml:space="preserve">Para o caso </w:t>
      </w:r>
      <w:r>
        <w:rPr>
          <w:rFonts w:ascii="Arial" w:hAnsi="Arial" w:cs="Arial"/>
          <w:sz w:val="24"/>
        </w:rPr>
        <w:t xml:space="preserve">da estimação do </w:t>
      </w:r>
      <m:oMath>
        <m:r>
          <w:rPr>
            <w:rFonts w:ascii="Cambria Math" w:eastAsiaTheme="minorEastAsia" w:hAnsi="Cambria Math"/>
            <w:sz w:val="24"/>
          </w:rPr>
          <m:t>ATT</m:t>
        </m:r>
        <m:d>
          <m:dPr>
            <m:ctrlPr>
              <w:rPr>
                <w:rFonts w:ascii="Cambria Math" w:eastAsiaTheme="minorEastAsia" w:hAnsi="Cambria Math"/>
                <w:i/>
                <w:iCs/>
                <w:sz w:val="24"/>
              </w:rPr>
            </m:ctrlPr>
          </m:dPr>
          <m:e>
            <m:r>
              <w:rPr>
                <w:rFonts w:ascii="Cambria Math" w:eastAsiaTheme="minorEastAsia" w:hAnsi="Cambria Math"/>
                <w:sz w:val="24"/>
              </w:rPr>
              <m:t>g,t</m:t>
            </m:r>
          </m:e>
        </m:d>
      </m:oMath>
      <w:r>
        <w:rPr>
          <w:rFonts w:ascii="Arial" w:eastAsiaTheme="minorEastAsia" w:hAnsi="Arial" w:cs="Arial"/>
          <w:iCs/>
          <w:sz w:val="24"/>
        </w:rPr>
        <w:t xml:space="preserve"> </w:t>
      </w:r>
      <w:r>
        <w:rPr>
          <w:rFonts w:ascii="Arial" w:hAnsi="Arial" w:cs="Arial"/>
          <w:sz w:val="24"/>
        </w:rPr>
        <w:t>por Grupo</w:t>
      </w:r>
      <w:r>
        <w:rPr>
          <w:rFonts w:ascii="Arial" w:eastAsiaTheme="minorEastAsia" w:hAnsi="Arial" w:cs="Arial"/>
          <w:iCs/>
          <w:sz w:val="24"/>
        </w:rPr>
        <w:t xml:space="preserve">, </w:t>
      </w:r>
      <w:r w:rsidR="00526CAD">
        <w:rPr>
          <w:rFonts w:ascii="Arial" w:eastAsiaTheme="minorEastAsia" w:hAnsi="Arial" w:cs="Arial"/>
          <w:iCs/>
          <w:sz w:val="24"/>
        </w:rPr>
        <w:t>conclui-se</w:t>
      </w:r>
      <w:r w:rsidR="0038543C">
        <w:rPr>
          <w:rFonts w:ascii="Arial" w:eastAsiaTheme="minorEastAsia" w:hAnsi="Arial" w:cs="Arial"/>
          <w:iCs/>
          <w:sz w:val="24"/>
        </w:rPr>
        <w:t xml:space="preserve"> </w:t>
      </w:r>
      <w:r>
        <w:rPr>
          <w:rFonts w:ascii="Arial" w:eastAsiaTheme="minorEastAsia" w:hAnsi="Arial" w:cs="Arial"/>
          <w:iCs/>
          <w:sz w:val="24"/>
        </w:rPr>
        <w:t xml:space="preserve">que o Grupo de 2013 apresenta uma queda significativa de desempenho </w:t>
      </w:r>
      <w:r w:rsidR="00526CAD">
        <w:rPr>
          <w:rFonts w:ascii="Arial" w:eastAsiaTheme="minorEastAsia" w:hAnsi="Arial" w:cs="Arial"/>
          <w:iCs/>
          <w:sz w:val="24"/>
        </w:rPr>
        <w:t xml:space="preserve">nas duas Proficiências </w:t>
      </w:r>
      <w:r>
        <w:rPr>
          <w:rFonts w:ascii="Arial" w:eastAsiaTheme="minorEastAsia" w:hAnsi="Arial" w:cs="Arial"/>
          <w:iCs/>
          <w:sz w:val="24"/>
        </w:rPr>
        <w:t>após a intervenção</w:t>
      </w:r>
      <w:r w:rsidR="002333F6">
        <w:rPr>
          <w:rFonts w:ascii="Arial" w:eastAsiaTheme="minorEastAsia" w:hAnsi="Arial" w:cs="Arial"/>
          <w:iCs/>
          <w:sz w:val="24"/>
        </w:rPr>
        <w:t xml:space="preserve"> (Figuras </w:t>
      </w:r>
      <w:r w:rsidR="001A2917">
        <w:rPr>
          <w:rFonts w:ascii="Arial" w:eastAsiaTheme="minorEastAsia" w:hAnsi="Arial" w:cs="Arial"/>
          <w:iCs/>
          <w:sz w:val="24"/>
        </w:rPr>
        <w:t>17</w:t>
      </w:r>
      <w:r w:rsidR="002333F6">
        <w:rPr>
          <w:rFonts w:ascii="Arial" w:eastAsiaTheme="minorEastAsia" w:hAnsi="Arial" w:cs="Arial"/>
          <w:iCs/>
          <w:sz w:val="24"/>
        </w:rPr>
        <w:t xml:space="preserve"> e </w:t>
      </w:r>
      <w:r w:rsidR="001A2917">
        <w:rPr>
          <w:rFonts w:ascii="Arial" w:eastAsiaTheme="minorEastAsia" w:hAnsi="Arial" w:cs="Arial"/>
          <w:iCs/>
          <w:sz w:val="24"/>
        </w:rPr>
        <w:t>18</w:t>
      </w:r>
      <w:r w:rsidR="002333F6">
        <w:rPr>
          <w:rFonts w:ascii="Arial" w:eastAsiaTheme="minorEastAsia" w:hAnsi="Arial" w:cs="Arial"/>
          <w:iCs/>
          <w:sz w:val="24"/>
        </w:rPr>
        <w:t>)</w:t>
      </w:r>
      <w:r>
        <w:rPr>
          <w:rFonts w:ascii="Arial" w:eastAsiaTheme="minorEastAsia" w:hAnsi="Arial" w:cs="Arial"/>
          <w:iCs/>
          <w:sz w:val="24"/>
        </w:rPr>
        <w:t xml:space="preserve">. Já </w:t>
      </w:r>
      <w:r w:rsidR="0038543C">
        <w:rPr>
          <w:rFonts w:ascii="Arial" w:eastAsiaTheme="minorEastAsia" w:hAnsi="Arial" w:cs="Arial"/>
          <w:iCs/>
          <w:sz w:val="24"/>
        </w:rPr>
        <w:t>os Grupos de 2015 e 2017</w:t>
      </w:r>
      <w:r>
        <w:rPr>
          <w:rFonts w:ascii="Arial" w:eastAsiaTheme="minorEastAsia" w:hAnsi="Arial" w:cs="Arial"/>
          <w:iCs/>
          <w:sz w:val="24"/>
        </w:rPr>
        <w:t xml:space="preserve"> apresentam uma trajetória</w:t>
      </w:r>
      <w:r w:rsidR="0038543C">
        <w:rPr>
          <w:rFonts w:ascii="Arial" w:eastAsiaTheme="minorEastAsia" w:hAnsi="Arial" w:cs="Arial"/>
          <w:iCs/>
          <w:sz w:val="24"/>
        </w:rPr>
        <w:t xml:space="preserve"> em torno da linha tracejada, quase sempre sem significância. </w:t>
      </w:r>
      <w:r w:rsidRPr="00526CAD">
        <w:rPr>
          <w:rFonts w:ascii="Arial" w:eastAsiaTheme="minorEastAsia" w:hAnsi="Arial" w:cs="Arial"/>
          <w:iCs/>
          <w:sz w:val="24"/>
        </w:rPr>
        <w:t xml:space="preserve">Além disso, nota-se também </w:t>
      </w:r>
      <w:r w:rsidR="00526CAD" w:rsidRPr="00526CAD">
        <w:rPr>
          <w:rFonts w:ascii="Arial" w:eastAsiaTheme="minorEastAsia" w:hAnsi="Arial" w:cs="Arial"/>
          <w:iCs/>
          <w:sz w:val="24"/>
        </w:rPr>
        <w:t>um maior intervalo</w:t>
      </w:r>
      <w:r w:rsidRPr="00526CAD">
        <w:rPr>
          <w:rFonts w:ascii="Arial" w:eastAsiaTheme="minorEastAsia" w:hAnsi="Arial" w:cs="Arial"/>
          <w:iCs/>
          <w:sz w:val="24"/>
        </w:rPr>
        <w:t xml:space="preserve"> em torno da estatística central</w:t>
      </w:r>
      <w:r w:rsidR="00526CAD" w:rsidRPr="00526CAD">
        <w:rPr>
          <w:rFonts w:ascii="Arial" w:eastAsiaTheme="minorEastAsia" w:hAnsi="Arial" w:cs="Arial"/>
          <w:iCs/>
          <w:sz w:val="24"/>
        </w:rPr>
        <w:t xml:space="preserve"> do Grupo de 2013</w:t>
      </w:r>
      <w:r w:rsidRPr="00526CAD">
        <w:rPr>
          <w:rFonts w:ascii="Arial" w:eastAsiaTheme="minorEastAsia" w:hAnsi="Arial" w:cs="Arial"/>
          <w:iCs/>
          <w:sz w:val="24"/>
        </w:rPr>
        <w:t>, o que indica maior variabilidade dos resultados.</w:t>
      </w:r>
    </w:p>
    <w:p w14:paraId="70A2C987" w14:textId="147E95CD"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19</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451231" w:rsidRPr="00451231">
        <w:rPr>
          <w:rFonts w:ascii="Arial" w:hAnsi="Arial" w:cs="Arial"/>
          <w:i w:val="0"/>
          <w:color w:val="000000" w:themeColor="text1"/>
          <w:sz w:val="24"/>
        </w:rPr>
        <w:t xml:space="preserve">Estimação Adicional </w:t>
      </w:r>
      <w:proofErr w:type="gramStart"/>
      <w:r w:rsidR="00D8333E">
        <w:rPr>
          <w:rFonts w:ascii="Arial" w:hAnsi="Arial" w:cs="Arial"/>
          <w:i w:val="0"/>
          <w:color w:val="000000" w:themeColor="text1"/>
          <w:sz w:val="24"/>
        </w:rPr>
        <w:t>3</w:t>
      </w:r>
      <w:proofErr w:type="gramEnd"/>
      <w:r w:rsidR="00D8333E">
        <w:rPr>
          <w:rFonts w:ascii="Arial" w:hAnsi="Arial" w:cs="Arial"/>
          <w:i w:val="0"/>
          <w:color w:val="000000" w:themeColor="text1"/>
          <w:sz w:val="24"/>
        </w:rPr>
        <w:t xml:space="preserve"> </w:t>
      </w:r>
      <w:r w:rsidR="00451231" w:rsidRPr="00451231">
        <w:rPr>
          <w:rFonts w:ascii="Arial" w:hAnsi="Arial" w:cs="Arial"/>
          <w:i w:val="0"/>
          <w:color w:val="000000" w:themeColor="text1"/>
          <w:sz w:val="24"/>
        </w:rPr>
        <w:t>de Pr</w:t>
      </w:r>
      <w:r w:rsidR="00D8333E">
        <w:rPr>
          <w:rFonts w:ascii="Arial" w:hAnsi="Arial" w:cs="Arial"/>
          <w:i w:val="0"/>
          <w:color w:val="000000" w:themeColor="text1"/>
          <w:sz w:val="24"/>
        </w:rPr>
        <w:t>oficiência do Estudo de Eventos</w:t>
      </w:r>
    </w:p>
    <w:p w14:paraId="4B86AF8B" w14:textId="75109665" w:rsidR="001E729B" w:rsidRPr="004E55A0" w:rsidRDefault="004D37CA" w:rsidP="004E55A0">
      <w:pPr>
        <w:spacing w:after="0" w:line="240" w:lineRule="auto"/>
        <w:jc w:val="center"/>
        <w:rPr>
          <w:rFonts w:ascii="Arial" w:hAnsi="Arial" w:cs="Arial"/>
          <w:sz w:val="24"/>
        </w:rPr>
      </w:pPr>
      <w:r>
        <w:rPr>
          <w:rFonts w:ascii="Arial" w:hAnsi="Arial" w:cs="Arial"/>
          <w:noProof/>
          <w:sz w:val="20"/>
          <w:szCs w:val="20"/>
          <w:lang w:eastAsia="pt-BR"/>
        </w:rPr>
        <w:drawing>
          <wp:inline distT="0" distB="0" distL="0" distR="0" wp14:anchorId="1866925C" wp14:editId="4511EAA0">
            <wp:extent cx="5760085" cy="4191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_evt_first2.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191000"/>
                    </a:xfrm>
                    <a:prstGeom prst="rect">
                      <a:avLst/>
                    </a:prstGeom>
                  </pic:spPr>
                </pic:pic>
              </a:graphicData>
            </a:graphic>
          </wp:inline>
        </w:drawing>
      </w:r>
      <w:r w:rsidR="00F83986" w:rsidRPr="00F83986">
        <w:rPr>
          <w:rFonts w:ascii="Arial" w:hAnsi="Arial" w:cs="Arial"/>
          <w:sz w:val="20"/>
          <w:szCs w:val="20"/>
        </w:rPr>
        <w:t xml:space="preserve"> </w:t>
      </w:r>
      <w:r w:rsidR="00F83986" w:rsidRPr="00801278">
        <w:rPr>
          <w:rFonts w:ascii="Arial" w:hAnsi="Arial" w:cs="Arial"/>
          <w:sz w:val="20"/>
          <w:szCs w:val="20"/>
        </w:rPr>
        <w:t>Fonte: Elaboração própria com base nas Informações da Prova Brasil (2007-2017) e da CGU</w:t>
      </w:r>
    </w:p>
    <w:p w14:paraId="32E79CC9" w14:textId="29A15FB4"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lastRenderedPageBreak/>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20</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451231" w:rsidRPr="00451231">
        <w:rPr>
          <w:rFonts w:ascii="Arial" w:hAnsi="Arial" w:cs="Arial"/>
          <w:i w:val="0"/>
          <w:color w:val="000000" w:themeColor="text1"/>
          <w:sz w:val="24"/>
        </w:rPr>
        <w:t>Estimação Adicional</w:t>
      </w:r>
      <w:r w:rsidR="00D8333E">
        <w:rPr>
          <w:rFonts w:ascii="Arial" w:hAnsi="Arial" w:cs="Arial"/>
          <w:i w:val="0"/>
          <w:color w:val="000000" w:themeColor="text1"/>
          <w:sz w:val="24"/>
        </w:rPr>
        <w:t xml:space="preserve"> </w:t>
      </w:r>
      <w:proofErr w:type="gramStart"/>
      <w:r w:rsidR="00D8333E">
        <w:rPr>
          <w:rFonts w:ascii="Arial" w:hAnsi="Arial" w:cs="Arial"/>
          <w:i w:val="0"/>
          <w:color w:val="000000" w:themeColor="text1"/>
          <w:sz w:val="24"/>
        </w:rPr>
        <w:t>3</w:t>
      </w:r>
      <w:proofErr w:type="gramEnd"/>
      <w:r w:rsidR="00451231" w:rsidRPr="00451231">
        <w:rPr>
          <w:rFonts w:ascii="Arial" w:hAnsi="Arial" w:cs="Arial"/>
          <w:i w:val="0"/>
          <w:color w:val="000000" w:themeColor="text1"/>
          <w:sz w:val="24"/>
        </w:rPr>
        <w:t xml:space="preserve"> de Proficiência</w:t>
      </w:r>
      <w:r w:rsidR="00D8333E">
        <w:rPr>
          <w:rFonts w:ascii="Arial" w:hAnsi="Arial" w:cs="Arial"/>
          <w:i w:val="0"/>
          <w:color w:val="000000" w:themeColor="text1"/>
          <w:sz w:val="24"/>
        </w:rPr>
        <w:t xml:space="preserve"> por Grupo para Aluno do 5º Ano</w:t>
      </w:r>
    </w:p>
    <w:p w14:paraId="20484924" w14:textId="77777777" w:rsidR="00F83986" w:rsidRDefault="001E729B" w:rsidP="00F83986">
      <w:pPr>
        <w:spacing w:after="0" w:line="240" w:lineRule="auto"/>
        <w:jc w:val="center"/>
        <w:rPr>
          <w:rFonts w:ascii="Arial" w:hAnsi="Arial" w:cs="Arial"/>
          <w:sz w:val="20"/>
          <w:szCs w:val="20"/>
        </w:rPr>
      </w:pPr>
      <w:r>
        <w:rPr>
          <w:rFonts w:ascii="Arial" w:hAnsi="Arial" w:cs="Arial"/>
          <w:b/>
          <w:noProof/>
          <w:sz w:val="24"/>
          <w:lang w:eastAsia="pt-BR"/>
        </w:rPr>
        <w:drawing>
          <wp:inline distT="0" distB="0" distL="0" distR="0" wp14:anchorId="1A5049C9" wp14:editId="04BEFE16">
            <wp:extent cx="5244689" cy="38160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5_grp_first2.png"/>
                    <pic:cNvPicPr/>
                  </pic:nvPicPr>
                  <pic:blipFill>
                    <a:blip r:embed="rId44">
                      <a:extLst>
                        <a:ext uri="{28A0092B-C50C-407E-A947-70E740481C1C}">
                          <a14:useLocalDpi xmlns:a14="http://schemas.microsoft.com/office/drawing/2010/main" val="0"/>
                        </a:ext>
                      </a:extLst>
                    </a:blip>
                    <a:stretch>
                      <a:fillRect/>
                    </a:stretch>
                  </pic:blipFill>
                  <pic:spPr>
                    <a:xfrm>
                      <a:off x="0" y="0"/>
                      <a:ext cx="5244689" cy="3816000"/>
                    </a:xfrm>
                    <a:prstGeom prst="rect">
                      <a:avLst/>
                    </a:prstGeom>
                    <a:ln>
                      <a:noFill/>
                    </a:ln>
                    <a:effectLst>
                      <a:softEdge rad="112500"/>
                    </a:effectLst>
                  </pic:spPr>
                </pic:pic>
              </a:graphicData>
            </a:graphic>
          </wp:inline>
        </w:drawing>
      </w:r>
      <w:r w:rsidR="00F83986" w:rsidRPr="00F83986">
        <w:rPr>
          <w:rFonts w:ascii="Arial" w:hAnsi="Arial" w:cs="Arial"/>
          <w:sz w:val="20"/>
          <w:szCs w:val="20"/>
        </w:rPr>
        <w:t xml:space="preserve"> </w:t>
      </w:r>
    </w:p>
    <w:p w14:paraId="5087A714" w14:textId="7AA624D8" w:rsidR="00F83986" w:rsidRPr="00F83986" w:rsidRDefault="00F83986" w:rsidP="00F83986">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7F217ACF" w14:textId="6BAD6418"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21</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451231" w:rsidRPr="00451231">
        <w:rPr>
          <w:rFonts w:ascii="Arial" w:hAnsi="Arial" w:cs="Arial"/>
          <w:i w:val="0"/>
          <w:color w:val="000000" w:themeColor="text1"/>
          <w:sz w:val="24"/>
        </w:rPr>
        <w:t xml:space="preserve">Estimação Adicional </w:t>
      </w:r>
      <w:proofErr w:type="gramStart"/>
      <w:r w:rsidR="00D8333E">
        <w:rPr>
          <w:rFonts w:ascii="Arial" w:hAnsi="Arial" w:cs="Arial"/>
          <w:i w:val="0"/>
          <w:color w:val="000000" w:themeColor="text1"/>
          <w:sz w:val="24"/>
        </w:rPr>
        <w:t>3</w:t>
      </w:r>
      <w:proofErr w:type="gramEnd"/>
      <w:r w:rsidR="00D8333E">
        <w:rPr>
          <w:rFonts w:ascii="Arial" w:hAnsi="Arial" w:cs="Arial"/>
          <w:i w:val="0"/>
          <w:color w:val="000000" w:themeColor="text1"/>
          <w:sz w:val="24"/>
        </w:rPr>
        <w:t xml:space="preserve"> </w:t>
      </w:r>
      <w:r w:rsidR="00451231" w:rsidRPr="00451231">
        <w:rPr>
          <w:rFonts w:ascii="Arial" w:hAnsi="Arial" w:cs="Arial"/>
          <w:i w:val="0"/>
          <w:color w:val="000000" w:themeColor="text1"/>
          <w:sz w:val="24"/>
        </w:rPr>
        <w:t xml:space="preserve">de Proficiência por Grupo para Aluno do </w:t>
      </w:r>
      <w:r w:rsidR="00451231">
        <w:rPr>
          <w:rFonts w:ascii="Arial" w:hAnsi="Arial" w:cs="Arial"/>
          <w:i w:val="0"/>
          <w:color w:val="000000" w:themeColor="text1"/>
          <w:sz w:val="24"/>
        </w:rPr>
        <w:t>9</w:t>
      </w:r>
      <w:r w:rsidR="00D8333E">
        <w:rPr>
          <w:rFonts w:ascii="Arial" w:hAnsi="Arial" w:cs="Arial"/>
          <w:i w:val="0"/>
          <w:color w:val="000000" w:themeColor="text1"/>
          <w:sz w:val="24"/>
        </w:rPr>
        <w:t>º Ano</w:t>
      </w:r>
    </w:p>
    <w:p w14:paraId="7019C09C" w14:textId="77777777" w:rsidR="00F83986" w:rsidRDefault="001E729B" w:rsidP="00F83986">
      <w:pPr>
        <w:spacing w:after="0" w:line="240" w:lineRule="auto"/>
        <w:jc w:val="center"/>
        <w:rPr>
          <w:rFonts w:ascii="Arial" w:hAnsi="Arial" w:cs="Arial"/>
          <w:sz w:val="20"/>
          <w:szCs w:val="20"/>
        </w:rPr>
      </w:pPr>
      <w:r>
        <w:rPr>
          <w:rFonts w:ascii="Arial" w:hAnsi="Arial" w:cs="Arial"/>
          <w:b/>
          <w:noProof/>
          <w:sz w:val="24"/>
          <w:lang w:eastAsia="pt-BR"/>
        </w:rPr>
        <w:drawing>
          <wp:inline distT="0" distB="0" distL="0" distR="0" wp14:anchorId="1250A208" wp14:editId="2E263A74">
            <wp:extent cx="5244689" cy="3816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9_grp_first2.png"/>
                    <pic:cNvPicPr/>
                  </pic:nvPicPr>
                  <pic:blipFill>
                    <a:blip r:embed="rId45">
                      <a:extLst>
                        <a:ext uri="{28A0092B-C50C-407E-A947-70E740481C1C}">
                          <a14:useLocalDpi xmlns:a14="http://schemas.microsoft.com/office/drawing/2010/main" val="0"/>
                        </a:ext>
                      </a:extLst>
                    </a:blip>
                    <a:stretch>
                      <a:fillRect/>
                    </a:stretch>
                  </pic:blipFill>
                  <pic:spPr>
                    <a:xfrm>
                      <a:off x="0" y="0"/>
                      <a:ext cx="5244689" cy="3816000"/>
                    </a:xfrm>
                    <a:prstGeom prst="rect">
                      <a:avLst/>
                    </a:prstGeom>
                    <a:ln>
                      <a:noFill/>
                    </a:ln>
                    <a:effectLst>
                      <a:softEdge rad="112500"/>
                    </a:effectLst>
                  </pic:spPr>
                </pic:pic>
              </a:graphicData>
            </a:graphic>
          </wp:inline>
        </w:drawing>
      </w:r>
    </w:p>
    <w:p w14:paraId="202F90D6" w14:textId="66DC26BB" w:rsidR="001E729B" w:rsidRPr="00F83986" w:rsidRDefault="00F83986" w:rsidP="00F83986">
      <w:pPr>
        <w:spacing w:line="360" w:lineRule="auto"/>
        <w:jc w:val="center"/>
        <w:rPr>
          <w:rFonts w:ascii="Arial" w:hAnsi="Arial" w:cs="Arial"/>
          <w:sz w:val="24"/>
        </w:rPr>
      </w:pPr>
      <w:r w:rsidRPr="00F83986">
        <w:rPr>
          <w:rFonts w:ascii="Arial" w:hAnsi="Arial" w:cs="Arial"/>
          <w:sz w:val="20"/>
          <w:szCs w:val="20"/>
        </w:rPr>
        <w:t xml:space="preserve"> </w:t>
      </w:r>
      <w:r w:rsidRPr="00801278">
        <w:rPr>
          <w:rFonts w:ascii="Arial" w:hAnsi="Arial" w:cs="Arial"/>
          <w:sz w:val="20"/>
          <w:szCs w:val="20"/>
        </w:rPr>
        <w:t>Fonte: Elaboração própria com base nas Informações da Prova Brasil (2007-2017) e da CGU</w:t>
      </w:r>
    </w:p>
    <w:p w14:paraId="5BBF7B8C" w14:textId="232C4CA4" w:rsidR="002333F6" w:rsidRDefault="00042E21" w:rsidP="009A5E20">
      <w:pPr>
        <w:spacing w:after="0" w:line="360" w:lineRule="auto"/>
        <w:ind w:firstLine="708"/>
        <w:jc w:val="both"/>
        <w:rPr>
          <w:rFonts w:ascii="Arial" w:hAnsi="Arial" w:cs="Arial"/>
          <w:sz w:val="24"/>
        </w:rPr>
      </w:pPr>
      <w:r w:rsidRPr="00526CAD">
        <w:rPr>
          <w:rFonts w:ascii="Arial" w:hAnsi="Arial" w:cs="Arial"/>
          <w:sz w:val="24"/>
        </w:rPr>
        <w:lastRenderedPageBreak/>
        <w:t>Novamente</w:t>
      </w:r>
      <w:r w:rsidR="002333F6" w:rsidRPr="00526CAD">
        <w:rPr>
          <w:rFonts w:ascii="Arial" w:hAnsi="Arial" w:cs="Arial"/>
          <w:sz w:val="24"/>
        </w:rPr>
        <w:t xml:space="preserve">, </w:t>
      </w:r>
      <w:r w:rsidR="00526CAD" w:rsidRPr="00526CAD">
        <w:rPr>
          <w:rFonts w:ascii="Arial" w:hAnsi="Arial" w:cs="Arial"/>
          <w:sz w:val="24"/>
        </w:rPr>
        <w:t>outra modificação do Grupo de Controle é realizada</w:t>
      </w:r>
      <w:r w:rsidR="002333F6" w:rsidRPr="00526CAD">
        <w:rPr>
          <w:rFonts w:ascii="Arial" w:hAnsi="Arial" w:cs="Arial"/>
          <w:sz w:val="24"/>
        </w:rPr>
        <w:t>.</w:t>
      </w:r>
      <w:r w:rsidR="002333F6">
        <w:rPr>
          <w:rFonts w:ascii="Arial" w:hAnsi="Arial" w:cs="Arial"/>
          <w:sz w:val="24"/>
        </w:rPr>
        <w:t xml:space="preserve"> Neste caso, o Grupo </w:t>
      </w:r>
      <w:r w:rsidR="009665C6">
        <w:rPr>
          <w:rFonts w:ascii="Arial" w:hAnsi="Arial" w:cs="Arial"/>
          <w:sz w:val="24"/>
        </w:rPr>
        <w:t xml:space="preserve">passa a </w:t>
      </w:r>
      <w:proofErr w:type="gramStart"/>
      <w:r w:rsidR="009665C6">
        <w:rPr>
          <w:rFonts w:ascii="Arial" w:hAnsi="Arial" w:cs="Arial"/>
          <w:sz w:val="24"/>
        </w:rPr>
        <w:t>ser</w:t>
      </w:r>
      <w:proofErr w:type="gramEnd"/>
      <w:r w:rsidR="002333F6">
        <w:rPr>
          <w:rFonts w:ascii="Arial" w:hAnsi="Arial" w:cs="Arial"/>
          <w:sz w:val="24"/>
        </w:rPr>
        <w:t xml:space="preserve"> composto apenas pelas cidades que foram eliminadas por falta de vagas, aquelas que foram selecionadas e desistiram do Programa e também por aquelas e ainda não receberam o Programa. Ou seja, é </w:t>
      </w:r>
      <w:r w:rsidR="009665C6">
        <w:rPr>
          <w:rFonts w:ascii="Arial" w:hAnsi="Arial" w:cs="Arial"/>
          <w:sz w:val="24"/>
        </w:rPr>
        <w:t xml:space="preserve">uma situação </w:t>
      </w:r>
      <w:r w:rsidR="002333F6">
        <w:rPr>
          <w:rFonts w:ascii="Arial" w:hAnsi="Arial" w:cs="Arial"/>
          <w:sz w:val="24"/>
        </w:rPr>
        <w:t xml:space="preserve">semelhante </w:t>
      </w:r>
      <w:r w:rsidR="009A5E20">
        <w:rPr>
          <w:rFonts w:ascii="Arial" w:hAnsi="Arial" w:cs="Arial"/>
          <w:sz w:val="24"/>
        </w:rPr>
        <w:t>à</w:t>
      </w:r>
      <w:r w:rsidR="002333F6">
        <w:rPr>
          <w:rFonts w:ascii="Arial" w:hAnsi="Arial" w:cs="Arial"/>
          <w:sz w:val="24"/>
        </w:rPr>
        <w:t xml:space="preserve"> estimação primeira estimação adicional por indivíduo reportada pela Figura </w:t>
      </w:r>
      <w:r w:rsidR="001A2917" w:rsidRPr="001A2917">
        <w:rPr>
          <w:rFonts w:ascii="Arial" w:hAnsi="Arial" w:cs="Arial"/>
          <w:sz w:val="24"/>
        </w:rPr>
        <w:t>13</w:t>
      </w:r>
      <w:r w:rsidR="002333F6">
        <w:rPr>
          <w:rFonts w:ascii="Arial" w:hAnsi="Arial" w:cs="Arial"/>
          <w:sz w:val="24"/>
        </w:rPr>
        <w:t>.</w:t>
      </w:r>
      <w:r w:rsidR="009A5E20">
        <w:rPr>
          <w:rFonts w:ascii="Arial" w:hAnsi="Arial" w:cs="Arial"/>
          <w:sz w:val="24"/>
        </w:rPr>
        <w:t xml:space="preserve"> </w:t>
      </w:r>
      <w:r w:rsidR="002333F6">
        <w:rPr>
          <w:rFonts w:ascii="Arial" w:hAnsi="Arial" w:cs="Arial"/>
          <w:sz w:val="24"/>
        </w:rPr>
        <w:t xml:space="preserve">Sendo assim, </w:t>
      </w:r>
      <w:r w:rsidR="00777931">
        <w:rPr>
          <w:rFonts w:ascii="Arial" w:hAnsi="Arial" w:cs="Arial"/>
          <w:sz w:val="24"/>
        </w:rPr>
        <w:t>na Figura 19</w:t>
      </w:r>
      <w:r w:rsidR="009A5E20">
        <w:rPr>
          <w:rFonts w:ascii="Arial" w:hAnsi="Arial" w:cs="Arial"/>
          <w:sz w:val="24"/>
        </w:rPr>
        <w:t xml:space="preserve">, </w:t>
      </w:r>
      <w:r w:rsidR="002333F6">
        <w:rPr>
          <w:rFonts w:ascii="Arial" w:hAnsi="Arial" w:cs="Arial"/>
          <w:sz w:val="24"/>
        </w:rPr>
        <w:t xml:space="preserve">mais uma vez a trajetória é </w:t>
      </w:r>
      <w:r w:rsidR="001A2917">
        <w:rPr>
          <w:rFonts w:ascii="Arial" w:hAnsi="Arial" w:cs="Arial"/>
          <w:sz w:val="24"/>
        </w:rPr>
        <w:t>paralela</w:t>
      </w:r>
      <w:r w:rsidR="002333F6">
        <w:rPr>
          <w:rFonts w:ascii="Arial" w:hAnsi="Arial" w:cs="Arial"/>
          <w:sz w:val="24"/>
        </w:rPr>
        <w:t xml:space="preserve"> e sem significância em quase todos os casos e durante todo o período, mas o momento referente ao quarto ano após a intervenção tem queda significativa para os alunos do 5º Ano</w:t>
      </w:r>
      <w:r w:rsidR="009665C6">
        <w:rPr>
          <w:rFonts w:ascii="Arial" w:hAnsi="Arial" w:cs="Arial"/>
          <w:sz w:val="24"/>
        </w:rPr>
        <w:t xml:space="preserve"> tanto em Língua Portuguesa quanto em Matemática</w:t>
      </w:r>
      <w:r w:rsidR="002333F6">
        <w:rPr>
          <w:rFonts w:ascii="Arial" w:hAnsi="Arial" w:cs="Arial"/>
          <w:sz w:val="24"/>
        </w:rPr>
        <w:t>, e uma queda da estatística central para os alunos do 9º Ano</w:t>
      </w:r>
      <w:r w:rsidR="009665C6">
        <w:rPr>
          <w:rFonts w:ascii="Arial" w:hAnsi="Arial" w:cs="Arial"/>
          <w:sz w:val="24"/>
        </w:rPr>
        <w:t xml:space="preserve"> também em ambas as matérias</w:t>
      </w:r>
      <w:r w:rsidR="002333F6">
        <w:rPr>
          <w:rFonts w:ascii="Arial" w:hAnsi="Arial" w:cs="Arial"/>
          <w:sz w:val="24"/>
        </w:rPr>
        <w:t xml:space="preserve">. </w:t>
      </w:r>
    </w:p>
    <w:p w14:paraId="67ED9AA8" w14:textId="5E5962DC" w:rsidR="009A5E20" w:rsidRPr="002333F6" w:rsidRDefault="009A5E20" w:rsidP="009A5E20">
      <w:pPr>
        <w:spacing w:line="360" w:lineRule="auto"/>
        <w:ind w:firstLine="708"/>
        <w:jc w:val="both"/>
        <w:rPr>
          <w:rFonts w:ascii="Arial" w:hAnsi="Arial" w:cs="Arial"/>
          <w:sz w:val="24"/>
        </w:rPr>
      </w:pPr>
      <w:r>
        <w:rPr>
          <w:rFonts w:ascii="Arial" w:eastAsiaTheme="minorEastAsia" w:hAnsi="Arial" w:cs="Arial"/>
          <w:iCs/>
          <w:sz w:val="24"/>
        </w:rPr>
        <w:t xml:space="preserve">Para o caso </w:t>
      </w:r>
      <w:r>
        <w:rPr>
          <w:rFonts w:ascii="Arial" w:hAnsi="Arial" w:cs="Arial"/>
          <w:sz w:val="24"/>
        </w:rPr>
        <w:t>da estimação por Grupos</w:t>
      </w:r>
      <w:r>
        <w:rPr>
          <w:rFonts w:ascii="Arial" w:eastAsiaTheme="minorEastAsia" w:hAnsi="Arial" w:cs="Arial"/>
          <w:iCs/>
          <w:sz w:val="24"/>
        </w:rPr>
        <w:t>, pode-se concluir que o Grupo de 2013 apresenta uma queda significativa de desempenh</w:t>
      </w:r>
      <w:r w:rsidR="00777931">
        <w:rPr>
          <w:rFonts w:ascii="Arial" w:eastAsiaTheme="minorEastAsia" w:hAnsi="Arial" w:cs="Arial"/>
          <w:iCs/>
          <w:sz w:val="24"/>
        </w:rPr>
        <w:t>o após a intervenção (Figuras 20</w:t>
      </w:r>
      <w:r>
        <w:rPr>
          <w:rFonts w:ascii="Arial" w:eastAsiaTheme="minorEastAsia" w:hAnsi="Arial" w:cs="Arial"/>
          <w:iCs/>
          <w:sz w:val="24"/>
        </w:rPr>
        <w:t xml:space="preserve"> e </w:t>
      </w:r>
      <w:r w:rsidR="00777931">
        <w:rPr>
          <w:rFonts w:ascii="Arial" w:eastAsiaTheme="minorEastAsia" w:hAnsi="Arial" w:cs="Arial"/>
          <w:iCs/>
          <w:sz w:val="24"/>
        </w:rPr>
        <w:t>21</w:t>
      </w:r>
      <w:r>
        <w:rPr>
          <w:rFonts w:ascii="Arial" w:eastAsiaTheme="minorEastAsia" w:hAnsi="Arial" w:cs="Arial"/>
          <w:iCs/>
          <w:sz w:val="24"/>
        </w:rPr>
        <w:t xml:space="preserve">). </w:t>
      </w:r>
      <w:r w:rsidR="00042E21">
        <w:rPr>
          <w:rFonts w:ascii="Arial" w:eastAsiaTheme="minorEastAsia" w:hAnsi="Arial" w:cs="Arial"/>
          <w:iCs/>
          <w:sz w:val="24"/>
        </w:rPr>
        <w:t>Assim</w:t>
      </w:r>
      <w:r>
        <w:rPr>
          <w:rFonts w:ascii="Arial" w:eastAsiaTheme="minorEastAsia" w:hAnsi="Arial" w:cs="Arial"/>
          <w:iCs/>
          <w:sz w:val="24"/>
        </w:rPr>
        <w:t>, os Grupos de 2015 e 2017 apresentam uma trajetória em torno da linha tracejada, quase sempre sem significância.</w:t>
      </w:r>
    </w:p>
    <w:p w14:paraId="4646ED97" w14:textId="4960C671"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22</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451231" w:rsidRPr="00451231">
        <w:rPr>
          <w:rFonts w:ascii="Arial" w:hAnsi="Arial" w:cs="Arial"/>
          <w:i w:val="0"/>
          <w:color w:val="000000" w:themeColor="text1"/>
          <w:sz w:val="24"/>
        </w:rPr>
        <w:t xml:space="preserve">Estimação Adicional </w:t>
      </w:r>
      <w:proofErr w:type="gramStart"/>
      <w:r w:rsidR="00D8333E">
        <w:rPr>
          <w:rFonts w:ascii="Arial" w:hAnsi="Arial" w:cs="Arial"/>
          <w:i w:val="0"/>
          <w:color w:val="000000" w:themeColor="text1"/>
          <w:sz w:val="24"/>
        </w:rPr>
        <w:t>4</w:t>
      </w:r>
      <w:proofErr w:type="gramEnd"/>
      <w:r w:rsidR="00D8333E">
        <w:rPr>
          <w:rFonts w:ascii="Arial" w:hAnsi="Arial" w:cs="Arial"/>
          <w:i w:val="0"/>
          <w:color w:val="000000" w:themeColor="text1"/>
          <w:sz w:val="24"/>
        </w:rPr>
        <w:t xml:space="preserve"> </w:t>
      </w:r>
      <w:r w:rsidR="00451231" w:rsidRPr="00451231">
        <w:rPr>
          <w:rFonts w:ascii="Arial" w:hAnsi="Arial" w:cs="Arial"/>
          <w:i w:val="0"/>
          <w:color w:val="000000" w:themeColor="text1"/>
          <w:sz w:val="24"/>
        </w:rPr>
        <w:t>de Pr</w:t>
      </w:r>
      <w:r w:rsidR="00D8333E">
        <w:rPr>
          <w:rFonts w:ascii="Arial" w:hAnsi="Arial" w:cs="Arial"/>
          <w:i w:val="0"/>
          <w:color w:val="000000" w:themeColor="text1"/>
          <w:sz w:val="24"/>
        </w:rPr>
        <w:t>oficiência do Estudo de Eventos</w:t>
      </w:r>
    </w:p>
    <w:p w14:paraId="4728EE7F" w14:textId="4F33E9DB" w:rsidR="009A5E20" w:rsidRPr="009A5E20" w:rsidRDefault="001E729B" w:rsidP="009A5E20">
      <w:pPr>
        <w:spacing w:line="240" w:lineRule="auto"/>
        <w:jc w:val="center"/>
        <w:rPr>
          <w:rFonts w:ascii="Arial" w:hAnsi="Arial" w:cs="Arial"/>
          <w:sz w:val="24"/>
        </w:rPr>
      </w:pPr>
      <w:r>
        <w:rPr>
          <w:rFonts w:ascii="Arial" w:hAnsi="Arial" w:cs="Arial"/>
          <w:b/>
          <w:noProof/>
          <w:sz w:val="24"/>
          <w:lang w:eastAsia="pt-BR"/>
        </w:rPr>
        <w:drawing>
          <wp:inline distT="0" distB="0" distL="0" distR="0" wp14:anchorId="31ABE7AD" wp14:editId="2486C8B4">
            <wp:extent cx="5760085" cy="4191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_evt_first4.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4191000"/>
                    </a:xfrm>
                    <a:prstGeom prst="rect">
                      <a:avLst/>
                    </a:prstGeom>
                    <a:ln>
                      <a:noFill/>
                    </a:ln>
                    <a:effectLst>
                      <a:softEdge rad="112500"/>
                    </a:effectLst>
                  </pic:spPr>
                </pic:pic>
              </a:graphicData>
            </a:graphic>
          </wp:inline>
        </w:drawing>
      </w:r>
      <w:r w:rsidR="00F83986" w:rsidRPr="00F83986">
        <w:rPr>
          <w:rFonts w:ascii="Arial" w:hAnsi="Arial" w:cs="Arial"/>
          <w:sz w:val="20"/>
          <w:szCs w:val="20"/>
        </w:rPr>
        <w:t xml:space="preserve"> </w:t>
      </w:r>
      <w:r w:rsidR="00F83986" w:rsidRPr="00801278">
        <w:rPr>
          <w:rFonts w:ascii="Arial" w:hAnsi="Arial" w:cs="Arial"/>
          <w:sz w:val="20"/>
          <w:szCs w:val="20"/>
        </w:rPr>
        <w:t>Fonte: Elaboração própria com base nas Informações da Prova Brasil (2007-2017) e da CGU</w:t>
      </w:r>
    </w:p>
    <w:p w14:paraId="688C6757" w14:textId="65595EC5"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lastRenderedPageBreak/>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23</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D8333E">
        <w:rPr>
          <w:rFonts w:ascii="Arial" w:hAnsi="Arial" w:cs="Arial"/>
          <w:i w:val="0"/>
          <w:color w:val="000000" w:themeColor="text1"/>
          <w:sz w:val="24"/>
        </w:rPr>
        <w:t xml:space="preserve">Estimação Adicional </w:t>
      </w:r>
      <w:proofErr w:type="gramStart"/>
      <w:r w:rsidR="00D8333E">
        <w:rPr>
          <w:rFonts w:ascii="Arial" w:hAnsi="Arial" w:cs="Arial"/>
          <w:i w:val="0"/>
          <w:color w:val="000000" w:themeColor="text1"/>
          <w:sz w:val="24"/>
        </w:rPr>
        <w:t>4</w:t>
      </w:r>
      <w:proofErr w:type="gramEnd"/>
      <w:r w:rsidR="00D8333E">
        <w:rPr>
          <w:rFonts w:ascii="Arial" w:hAnsi="Arial" w:cs="Arial"/>
          <w:i w:val="0"/>
          <w:color w:val="000000" w:themeColor="text1"/>
          <w:sz w:val="24"/>
        </w:rPr>
        <w:t xml:space="preserve"> </w:t>
      </w:r>
      <w:r w:rsidR="00451231" w:rsidRPr="00451231">
        <w:rPr>
          <w:rFonts w:ascii="Arial" w:hAnsi="Arial" w:cs="Arial"/>
          <w:i w:val="0"/>
          <w:color w:val="000000" w:themeColor="text1"/>
          <w:sz w:val="24"/>
        </w:rPr>
        <w:t>de Proficiência</w:t>
      </w:r>
      <w:r w:rsidR="00D8333E">
        <w:rPr>
          <w:rFonts w:ascii="Arial" w:hAnsi="Arial" w:cs="Arial"/>
          <w:i w:val="0"/>
          <w:color w:val="000000" w:themeColor="text1"/>
          <w:sz w:val="24"/>
        </w:rPr>
        <w:t xml:space="preserve"> por Grupo para Aluno do 5º Ano</w:t>
      </w:r>
    </w:p>
    <w:p w14:paraId="1949F4A5" w14:textId="77777777" w:rsidR="00F83986" w:rsidRDefault="001E729B" w:rsidP="00F83986">
      <w:pPr>
        <w:spacing w:after="0" w:line="240" w:lineRule="auto"/>
        <w:jc w:val="center"/>
        <w:rPr>
          <w:rFonts w:ascii="Arial" w:hAnsi="Arial" w:cs="Arial"/>
          <w:sz w:val="20"/>
          <w:szCs w:val="20"/>
        </w:rPr>
      </w:pPr>
      <w:r>
        <w:rPr>
          <w:rFonts w:ascii="Arial" w:hAnsi="Arial" w:cs="Arial"/>
          <w:b/>
          <w:noProof/>
          <w:sz w:val="24"/>
          <w:lang w:eastAsia="pt-BR"/>
        </w:rPr>
        <w:drawing>
          <wp:inline distT="0" distB="0" distL="0" distR="0" wp14:anchorId="378AF406" wp14:editId="0D007BD5">
            <wp:extent cx="5244689" cy="38160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5_grp_first4.png"/>
                    <pic:cNvPicPr/>
                  </pic:nvPicPr>
                  <pic:blipFill>
                    <a:blip r:embed="rId47">
                      <a:extLst>
                        <a:ext uri="{28A0092B-C50C-407E-A947-70E740481C1C}">
                          <a14:useLocalDpi xmlns:a14="http://schemas.microsoft.com/office/drawing/2010/main" val="0"/>
                        </a:ext>
                      </a:extLst>
                    </a:blip>
                    <a:stretch>
                      <a:fillRect/>
                    </a:stretch>
                  </pic:blipFill>
                  <pic:spPr>
                    <a:xfrm>
                      <a:off x="0" y="0"/>
                      <a:ext cx="5244689" cy="3816000"/>
                    </a:xfrm>
                    <a:prstGeom prst="rect">
                      <a:avLst/>
                    </a:prstGeom>
                    <a:ln>
                      <a:noFill/>
                    </a:ln>
                    <a:effectLst>
                      <a:softEdge rad="112500"/>
                    </a:effectLst>
                  </pic:spPr>
                </pic:pic>
              </a:graphicData>
            </a:graphic>
          </wp:inline>
        </w:drawing>
      </w:r>
      <w:r w:rsidR="00F83986" w:rsidRPr="00F83986">
        <w:rPr>
          <w:rFonts w:ascii="Arial" w:hAnsi="Arial" w:cs="Arial"/>
          <w:sz w:val="20"/>
          <w:szCs w:val="20"/>
        </w:rPr>
        <w:t xml:space="preserve"> </w:t>
      </w:r>
    </w:p>
    <w:p w14:paraId="355D3D47" w14:textId="292E406F" w:rsidR="00F83986" w:rsidRPr="00F83986" w:rsidRDefault="00F83986" w:rsidP="00F83986">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5504AA87" w14:textId="266530BD"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24</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451231" w:rsidRPr="00451231">
        <w:rPr>
          <w:rFonts w:ascii="Arial" w:hAnsi="Arial" w:cs="Arial"/>
          <w:i w:val="0"/>
          <w:color w:val="000000" w:themeColor="text1"/>
          <w:sz w:val="24"/>
        </w:rPr>
        <w:t xml:space="preserve">Estimação Adicional </w:t>
      </w:r>
      <w:proofErr w:type="gramStart"/>
      <w:r w:rsidR="00D8333E">
        <w:rPr>
          <w:rFonts w:ascii="Arial" w:hAnsi="Arial" w:cs="Arial"/>
          <w:i w:val="0"/>
          <w:color w:val="000000" w:themeColor="text1"/>
          <w:sz w:val="24"/>
        </w:rPr>
        <w:t>4</w:t>
      </w:r>
      <w:proofErr w:type="gramEnd"/>
      <w:r w:rsidR="00D8333E">
        <w:rPr>
          <w:rFonts w:ascii="Arial" w:hAnsi="Arial" w:cs="Arial"/>
          <w:i w:val="0"/>
          <w:color w:val="000000" w:themeColor="text1"/>
          <w:sz w:val="24"/>
        </w:rPr>
        <w:t xml:space="preserve"> </w:t>
      </w:r>
      <w:r w:rsidR="00451231" w:rsidRPr="00451231">
        <w:rPr>
          <w:rFonts w:ascii="Arial" w:hAnsi="Arial" w:cs="Arial"/>
          <w:i w:val="0"/>
          <w:color w:val="000000" w:themeColor="text1"/>
          <w:sz w:val="24"/>
        </w:rPr>
        <w:t>de Proficiência</w:t>
      </w:r>
      <w:r w:rsidR="00D8333E">
        <w:rPr>
          <w:rFonts w:ascii="Arial" w:hAnsi="Arial" w:cs="Arial"/>
          <w:i w:val="0"/>
          <w:color w:val="000000" w:themeColor="text1"/>
          <w:sz w:val="24"/>
        </w:rPr>
        <w:t xml:space="preserve"> por Grupo para Aluno do 9º Ano</w:t>
      </w:r>
    </w:p>
    <w:p w14:paraId="6505AFFE" w14:textId="77777777" w:rsidR="00F83986" w:rsidRDefault="001E729B" w:rsidP="00F83986">
      <w:pPr>
        <w:spacing w:after="0" w:line="240" w:lineRule="auto"/>
        <w:jc w:val="center"/>
        <w:rPr>
          <w:rFonts w:ascii="Arial" w:hAnsi="Arial" w:cs="Arial"/>
          <w:sz w:val="20"/>
          <w:szCs w:val="20"/>
        </w:rPr>
      </w:pPr>
      <w:r>
        <w:rPr>
          <w:rFonts w:ascii="Arial" w:hAnsi="Arial" w:cs="Arial"/>
          <w:b/>
          <w:noProof/>
          <w:sz w:val="24"/>
          <w:lang w:eastAsia="pt-BR"/>
        </w:rPr>
        <w:drawing>
          <wp:inline distT="0" distB="0" distL="0" distR="0" wp14:anchorId="710E4213" wp14:editId="669B55F2">
            <wp:extent cx="5244689" cy="3816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9_grp_first4.png"/>
                    <pic:cNvPicPr/>
                  </pic:nvPicPr>
                  <pic:blipFill>
                    <a:blip r:embed="rId48">
                      <a:extLst>
                        <a:ext uri="{28A0092B-C50C-407E-A947-70E740481C1C}">
                          <a14:useLocalDpi xmlns:a14="http://schemas.microsoft.com/office/drawing/2010/main" val="0"/>
                        </a:ext>
                      </a:extLst>
                    </a:blip>
                    <a:stretch>
                      <a:fillRect/>
                    </a:stretch>
                  </pic:blipFill>
                  <pic:spPr>
                    <a:xfrm>
                      <a:off x="0" y="0"/>
                      <a:ext cx="5244689" cy="3816000"/>
                    </a:xfrm>
                    <a:prstGeom prst="rect">
                      <a:avLst/>
                    </a:prstGeom>
                    <a:ln>
                      <a:noFill/>
                    </a:ln>
                    <a:effectLst>
                      <a:softEdge rad="112500"/>
                    </a:effectLst>
                  </pic:spPr>
                </pic:pic>
              </a:graphicData>
            </a:graphic>
          </wp:inline>
        </w:drawing>
      </w:r>
      <w:r w:rsidR="00F83986" w:rsidRPr="00F83986">
        <w:rPr>
          <w:rFonts w:ascii="Arial" w:hAnsi="Arial" w:cs="Arial"/>
          <w:sz w:val="20"/>
          <w:szCs w:val="20"/>
        </w:rPr>
        <w:t xml:space="preserve"> </w:t>
      </w:r>
    </w:p>
    <w:p w14:paraId="169FC5B9" w14:textId="73D8A246" w:rsidR="001E729B" w:rsidRPr="00F83986" w:rsidRDefault="00F83986" w:rsidP="00F83986">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0FDF2986" w14:textId="783FFF4B" w:rsidR="009A5E20" w:rsidRDefault="00042E21" w:rsidP="00042E21">
      <w:pPr>
        <w:spacing w:after="0" w:line="360" w:lineRule="auto"/>
        <w:ind w:firstLine="708"/>
        <w:jc w:val="both"/>
        <w:rPr>
          <w:rFonts w:ascii="Arial" w:hAnsi="Arial" w:cs="Arial"/>
          <w:sz w:val="24"/>
        </w:rPr>
      </w:pPr>
      <w:r>
        <w:rPr>
          <w:rFonts w:ascii="Arial" w:hAnsi="Arial" w:cs="Arial"/>
          <w:sz w:val="24"/>
        </w:rPr>
        <w:lastRenderedPageBreak/>
        <w:t>A</w:t>
      </w:r>
      <w:r w:rsidR="009A5E20">
        <w:rPr>
          <w:rFonts w:ascii="Arial" w:hAnsi="Arial" w:cs="Arial"/>
          <w:sz w:val="24"/>
        </w:rPr>
        <w:t xml:space="preserve"> última estimação realizada </w:t>
      </w:r>
      <w:r>
        <w:rPr>
          <w:rFonts w:ascii="Arial" w:hAnsi="Arial" w:cs="Arial"/>
          <w:sz w:val="24"/>
        </w:rPr>
        <w:t>variando o</w:t>
      </w:r>
      <w:r w:rsidR="009A5E20">
        <w:rPr>
          <w:rFonts w:ascii="Arial" w:hAnsi="Arial" w:cs="Arial"/>
          <w:sz w:val="24"/>
        </w:rPr>
        <w:t xml:space="preserve"> Grupo de Controle utilizado</w:t>
      </w:r>
      <w:r>
        <w:rPr>
          <w:rFonts w:ascii="Arial" w:hAnsi="Arial" w:cs="Arial"/>
          <w:sz w:val="24"/>
        </w:rPr>
        <w:t xml:space="preserve"> tem como base de comparação para os tratados</w:t>
      </w:r>
      <w:r w:rsidR="009A5E20">
        <w:rPr>
          <w:rFonts w:ascii="Arial" w:hAnsi="Arial" w:cs="Arial"/>
          <w:sz w:val="24"/>
        </w:rPr>
        <w:t xml:space="preserve"> todos os municípios brasileiros, com exceção daqueles que participaram do processo de seleção do Programa Cidades Digitais, </w:t>
      </w:r>
      <w:r>
        <w:rPr>
          <w:rFonts w:ascii="Arial" w:hAnsi="Arial" w:cs="Arial"/>
          <w:sz w:val="24"/>
        </w:rPr>
        <w:t>estão</w:t>
      </w:r>
      <w:r w:rsidR="009A5E20">
        <w:rPr>
          <w:rFonts w:ascii="Arial" w:hAnsi="Arial" w:cs="Arial"/>
          <w:sz w:val="24"/>
        </w:rPr>
        <w:t xml:space="preserve"> aptos e não </w:t>
      </w:r>
      <w:r>
        <w:rPr>
          <w:rFonts w:ascii="Arial" w:hAnsi="Arial" w:cs="Arial"/>
          <w:sz w:val="24"/>
        </w:rPr>
        <w:t>são selecionados</w:t>
      </w:r>
      <w:r w:rsidR="009A5E20">
        <w:rPr>
          <w:rFonts w:ascii="Arial" w:hAnsi="Arial" w:cs="Arial"/>
          <w:sz w:val="24"/>
        </w:rPr>
        <w:t xml:space="preserve">. </w:t>
      </w:r>
      <w:r>
        <w:rPr>
          <w:rFonts w:ascii="Arial" w:hAnsi="Arial" w:cs="Arial"/>
          <w:sz w:val="24"/>
        </w:rPr>
        <w:t xml:space="preserve">Como resultado, na Figura </w:t>
      </w:r>
      <w:r w:rsidR="00777931">
        <w:rPr>
          <w:rFonts w:ascii="Arial" w:hAnsi="Arial" w:cs="Arial"/>
          <w:sz w:val="24"/>
        </w:rPr>
        <w:t>22</w:t>
      </w:r>
      <w:r w:rsidR="009A5E20">
        <w:rPr>
          <w:rFonts w:ascii="Arial" w:hAnsi="Arial" w:cs="Arial"/>
          <w:sz w:val="24"/>
        </w:rPr>
        <w:t xml:space="preserve">, mais uma vez a trajetória </w:t>
      </w:r>
      <w:r>
        <w:rPr>
          <w:rFonts w:ascii="Arial" w:hAnsi="Arial" w:cs="Arial"/>
          <w:sz w:val="24"/>
        </w:rPr>
        <w:t xml:space="preserve">que </w:t>
      </w:r>
      <w:r w:rsidR="009A5E20">
        <w:rPr>
          <w:rFonts w:ascii="Arial" w:hAnsi="Arial" w:cs="Arial"/>
          <w:sz w:val="24"/>
        </w:rPr>
        <w:t>é retilínea e sem significância em quase todos os casos e durante todo o período</w:t>
      </w:r>
      <w:r>
        <w:rPr>
          <w:rFonts w:ascii="Arial" w:hAnsi="Arial" w:cs="Arial"/>
          <w:sz w:val="24"/>
        </w:rPr>
        <w:t xml:space="preserve"> segue o mesmo resultado estimado anteriormente. Assim,</w:t>
      </w:r>
      <w:r w:rsidR="009A5E20">
        <w:rPr>
          <w:rFonts w:ascii="Arial" w:hAnsi="Arial" w:cs="Arial"/>
          <w:sz w:val="24"/>
        </w:rPr>
        <w:t xml:space="preserve"> o momento referente ao quarto ano após a intervenção tem queda significativa para os alunos do 5º Ano, e uma queda da estatística central para os alunos do 9º Ano. </w:t>
      </w:r>
    </w:p>
    <w:p w14:paraId="5961771F" w14:textId="3A0A0A3C" w:rsidR="00042E21" w:rsidRPr="009A5E20" w:rsidRDefault="00042E21" w:rsidP="00042E21">
      <w:pPr>
        <w:spacing w:line="360" w:lineRule="auto"/>
        <w:ind w:firstLine="708"/>
        <w:jc w:val="both"/>
        <w:rPr>
          <w:rFonts w:ascii="Arial" w:hAnsi="Arial" w:cs="Arial"/>
          <w:sz w:val="24"/>
        </w:rPr>
      </w:pPr>
      <w:r>
        <w:rPr>
          <w:rFonts w:ascii="Arial" w:eastAsiaTheme="minorEastAsia" w:hAnsi="Arial" w:cs="Arial"/>
          <w:iCs/>
          <w:sz w:val="24"/>
        </w:rPr>
        <w:t>Para a</w:t>
      </w:r>
      <w:r>
        <w:rPr>
          <w:rFonts w:ascii="Arial" w:hAnsi="Arial" w:cs="Arial"/>
          <w:sz w:val="24"/>
        </w:rPr>
        <w:t xml:space="preserve"> estimação por Grupos</w:t>
      </w:r>
      <w:r>
        <w:rPr>
          <w:rFonts w:ascii="Arial" w:eastAsiaTheme="minorEastAsia" w:hAnsi="Arial" w:cs="Arial"/>
          <w:iCs/>
          <w:sz w:val="24"/>
        </w:rPr>
        <w:t xml:space="preserve">, pode-se concluir mais uma vez que o Grupo de 2013 apresenta uma queda significativa de desempenho após a intervenção (Figuras </w:t>
      </w:r>
      <w:r w:rsidR="00777931">
        <w:rPr>
          <w:rFonts w:ascii="Arial" w:eastAsiaTheme="minorEastAsia" w:hAnsi="Arial" w:cs="Arial"/>
          <w:iCs/>
          <w:sz w:val="24"/>
        </w:rPr>
        <w:t>23 e 24</w:t>
      </w:r>
      <w:r>
        <w:rPr>
          <w:rFonts w:ascii="Arial" w:eastAsiaTheme="minorEastAsia" w:hAnsi="Arial" w:cs="Arial"/>
          <w:iCs/>
          <w:sz w:val="24"/>
        </w:rPr>
        <w:t xml:space="preserve">). E os Grupos de 2015 e 2017 apresentam uma trajetória em torno da linha tracejada, </w:t>
      </w:r>
      <w:r w:rsidR="001A2917">
        <w:rPr>
          <w:rFonts w:ascii="Arial" w:eastAsiaTheme="minorEastAsia" w:hAnsi="Arial" w:cs="Arial"/>
          <w:iCs/>
          <w:sz w:val="24"/>
        </w:rPr>
        <w:t>sempre paralela</w:t>
      </w:r>
      <w:r>
        <w:rPr>
          <w:rFonts w:ascii="Arial" w:eastAsiaTheme="minorEastAsia" w:hAnsi="Arial" w:cs="Arial"/>
          <w:iCs/>
          <w:sz w:val="24"/>
        </w:rPr>
        <w:t xml:space="preserve">. Ou seja, de modo agregado, </w:t>
      </w:r>
      <w:r w:rsidR="00476D5B">
        <w:rPr>
          <w:rFonts w:ascii="Arial" w:eastAsiaTheme="minorEastAsia" w:hAnsi="Arial" w:cs="Arial"/>
          <w:iCs/>
          <w:sz w:val="24"/>
        </w:rPr>
        <w:t>os resultados não variam com a variação dos Grupos de Controle.</w:t>
      </w:r>
    </w:p>
    <w:p w14:paraId="392E3B07" w14:textId="11232430"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25</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9A6DD3" w:rsidRPr="009A6DD3">
        <w:rPr>
          <w:rFonts w:ascii="Arial" w:hAnsi="Arial" w:cs="Arial"/>
          <w:i w:val="0"/>
          <w:color w:val="000000" w:themeColor="text1"/>
          <w:sz w:val="24"/>
        </w:rPr>
        <w:t xml:space="preserve">Estimação de </w:t>
      </w:r>
      <w:r w:rsidR="009A6DD3">
        <w:rPr>
          <w:rFonts w:ascii="Arial" w:hAnsi="Arial" w:cs="Arial"/>
          <w:i w:val="0"/>
          <w:color w:val="000000" w:themeColor="text1"/>
          <w:sz w:val="24"/>
        </w:rPr>
        <w:t xml:space="preserve">Adicional </w:t>
      </w:r>
      <w:proofErr w:type="gramStart"/>
      <w:r w:rsidR="00D8333E">
        <w:rPr>
          <w:rFonts w:ascii="Arial" w:hAnsi="Arial" w:cs="Arial"/>
          <w:i w:val="0"/>
          <w:color w:val="000000" w:themeColor="text1"/>
          <w:sz w:val="24"/>
        </w:rPr>
        <w:t>2</w:t>
      </w:r>
      <w:proofErr w:type="gramEnd"/>
      <w:r w:rsidR="00D8333E">
        <w:rPr>
          <w:rFonts w:ascii="Arial" w:hAnsi="Arial" w:cs="Arial"/>
          <w:i w:val="0"/>
          <w:color w:val="000000" w:themeColor="text1"/>
          <w:sz w:val="24"/>
        </w:rPr>
        <w:t xml:space="preserve"> de </w:t>
      </w:r>
      <w:r w:rsidR="009A6DD3" w:rsidRPr="009A6DD3">
        <w:rPr>
          <w:rFonts w:ascii="Arial" w:hAnsi="Arial" w:cs="Arial"/>
          <w:i w:val="0"/>
          <w:color w:val="000000" w:themeColor="text1"/>
          <w:sz w:val="24"/>
        </w:rPr>
        <w:t xml:space="preserve">Proficiência sem o Grupo de 2013 </w:t>
      </w:r>
    </w:p>
    <w:p w14:paraId="4E140E1B" w14:textId="505DE319" w:rsidR="001E729B" w:rsidRPr="00042E21" w:rsidRDefault="001E729B" w:rsidP="00042E21">
      <w:pPr>
        <w:spacing w:after="0" w:line="240" w:lineRule="auto"/>
        <w:jc w:val="center"/>
        <w:rPr>
          <w:rFonts w:ascii="Arial" w:hAnsi="Arial" w:cs="Arial"/>
          <w:sz w:val="24"/>
        </w:rPr>
      </w:pPr>
      <w:r>
        <w:rPr>
          <w:rFonts w:ascii="Arial" w:hAnsi="Arial" w:cs="Arial"/>
          <w:b/>
          <w:noProof/>
          <w:sz w:val="24"/>
          <w:lang w:eastAsia="pt-BR"/>
        </w:rPr>
        <w:drawing>
          <wp:inline distT="0" distB="0" distL="0" distR="0" wp14:anchorId="6263A54C" wp14:editId="58D6517D">
            <wp:extent cx="5760085" cy="4191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_evt_first3_.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91000"/>
                    </a:xfrm>
                    <a:prstGeom prst="rect">
                      <a:avLst/>
                    </a:prstGeom>
                    <a:ln>
                      <a:noFill/>
                    </a:ln>
                    <a:effectLst>
                      <a:softEdge rad="112500"/>
                    </a:effectLst>
                  </pic:spPr>
                </pic:pic>
              </a:graphicData>
            </a:graphic>
          </wp:inline>
        </w:drawing>
      </w:r>
      <w:r w:rsidR="00F83986" w:rsidRPr="00F83986">
        <w:rPr>
          <w:rFonts w:ascii="Arial" w:hAnsi="Arial" w:cs="Arial"/>
          <w:sz w:val="20"/>
          <w:szCs w:val="20"/>
        </w:rPr>
        <w:t xml:space="preserve"> </w:t>
      </w:r>
      <w:r w:rsidR="00F83986" w:rsidRPr="00801278">
        <w:rPr>
          <w:rFonts w:ascii="Arial" w:hAnsi="Arial" w:cs="Arial"/>
          <w:sz w:val="20"/>
          <w:szCs w:val="20"/>
        </w:rPr>
        <w:t>Fonte: Elaboração própria com base nas Informações da Prova Brasil (2007-2017) e da CGU</w:t>
      </w:r>
    </w:p>
    <w:p w14:paraId="4139A34C" w14:textId="4C199BB1"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lastRenderedPageBreak/>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26</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9A6DD3" w:rsidRPr="009A6DD3">
        <w:rPr>
          <w:rFonts w:ascii="Arial" w:hAnsi="Arial" w:cs="Arial"/>
          <w:i w:val="0"/>
          <w:color w:val="000000" w:themeColor="text1"/>
          <w:sz w:val="24"/>
        </w:rPr>
        <w:t xml:space="preserve">Estimação de Adicional </w:t>
      </w:r>
      <w:proofErr w:type="gramStart"/>
      <w:r w:rsidR="00D8333E">
        <w:rPr>
          <w:rFonts w:ascii="Arial" w:hAnsi="Arial" w:cs="Arial"/>
          <w:i w:val="0"/>
          <w:color w:val="000000" w:themeColor="text1"/>
          <w:sz w:val="24"/>
        </w:rPr>
        <w:t>3</w:t>
      </w:r>
      <w:proofErr w:type="gramEnd"/>
      <w:r w:rsidR="00D8333E">
        <w:rPr>
          <w:rFonts w:ascii="Arial" w:hAnsi="Arial" w:cs="Arial"/>
          <w:i w:val="0"/>
          <w:color w:val="000000" w:themeColor="text1"/>
          <w:sz w:val="24"/>
        </w:rPr>
        <w:t xml:space="preserve"> de </w:t>
      </w:r>
      <w:r w:rsidR="009A6DD3" w:rsidRPr="009A6DD3">
        <w:rPr>
          <w:rFonts w:ascii="Arial" w:hAnsi="Arial" w:cs="Arial"/>
          <w:i w:val="0"/>
          <w:color w:val="000000" w:themeColor="text1"/>
          <w:sz w:val="24"/>
        </w:rPr>
        <w:t xml:space="preserve">Proficiência sem o Grupo de 2013 </w:t>
      </w:r>
    </w:p>
    <w:p w14:paraId="5D4743B0" w14:textId="77777777" w:rsidR="00F83986" w:rsidRDefault="001E729B" w:rsidP="00F83986">
      <w:pPr>
        <w:spacing w:after="0" w:line="240" w:lineRule="auto"/>
        <w:jc w:val="center"/>
        <w:rPr>
          <w:rFonts w:ascii="Arial" w:hAnsi="Arial" w:cs="Arial"/>
          <w:sz w:val="20"/>
          <w:szCs w:val="20"/>
        </w:rPr>
      </w:pPr>
      <w:r>
        <w:rPr>
          <w:rFonts w:ascii="Arial" w:hAnsi="Arial" w:cs="Arial"/>
          <w:b/>
          <w:noProof/>
          <w:sz w:val="24"/>
          <w:lang w:eastAsia="pt-BR"/>
        </w:rPr>
        <w:drawing>
          <wp:inline distT="0" distB="0" distL="0" distR="0" wp14:anchorId="2F27F4B4" wp14:editId="49578661">
            <wp:extent cx="5244689" cy="3816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_evt_first2_.png"/>
                    <pic:cNvPicPr/>
                  </pic:nvPicPr>
                  <pic:blipFill>
                    <a:blip r:embed="rId50">
                      <a:extLst>
                        <a:ext uri="{28A0092B-C50C-407E-A947-70E740481C1C}">
                          <a14:useLocalDpi xmlns:a14="http://schemas.microsoft.com/office/drawing/2010/main" val="0"/>
                        </a:ext>
                      </a:extLst>
                    </a:blip>
                    <a:stretch>
                      <a:fillRect/>
                    </a:stretch>
                  </pic:blipFill>
                  <pic:spPr>
                    <a:xfrm>
                      <a:off x="0" y="0"/>
                      <a:ext cx="5244689" cy="3816000"/>
                    </a:xfrm>
                    <a:prstGeom prst="rect">
                      <a:avLst/>
                    </a:prstGeom>
                    <a:ln>
                      <a:noFill/>
                    </a:ln>
                    <a:effectLst>
                      <a:softEdge rad="112500"/>
                    </a:effectLst>
                  </pic:spPr>
                </pic:pic>
              </a:graphicData>
            </a:graphic>
          </wp:inline>
        </w:drawing>
      </w:r>
      <w:r w:rsidR="00F83986" w:rsidRPr="00F83986">
        <w:rPr>
          <w:rFonts w:ascii="Arial" w:hAnsi="Arial" w:cs="Arial"/>
          <w:sz w:val="20"/>
          <w:szCs w:val="20"/>
        </w:rPr>
        <w:t xml:space="preserve"> </w:t>
      </w:r>
    </w:p>
    <w:p w14:paraId="726E12DF" w14:textId="7BBB8093" w:rsidR="001E729B" w:rsidRPr="00F83986" w:rsidRDefault="00F83986" w:rsidP="00F83986">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707E2472" w14:textId="259EA093" w:rsidR="00F83986" w:rsidRPr="00F83986" w:rsidRDefault="00F83986" w:rsidP="00F83986">
      <w:pPr>
        <w:pStyle w:val="Legenda"/>
        <w:keepNext/>
        <w:jc w:val="center"/>
        <w:rPr>
          <w:rFonts w:ascii="Arial" w:hAnsi="Arial" w:cs="Arial"/>
          <w:i w:val="0"/>
          <w:color w:val="000000" w:themeColor="text1"/>
          <w:sz w:val="24"/>
        </w:rPr>
      </w:pPr>
      <w:r w:rsidRPr="00F83986">
        <w:rPr>
          <w:rFonts w:ascii="Arial" w:hAnsi="Arial" w:cs="Arial"/>
          <w:i w:val="0"/>
          <w:color w:val="000000" w:themeColor="text1"/>
          <w:sz w:val="24"/>
        </w:rPr>
        <w:t xml:space="preserve">Figura </w:t>
      </w:r>
      <w:r w:rsidRPr="00F83986">
        <w:rPr>
          <w:rFonts w:ascii="Arial" w:hAnsi="Arial" w:cs="Arial"/>
          <w:i w:val="0"/>
          <w:color w:val="000000" w:themeColor="text1"/>
          <w:sz w:val="24"/>
        </w:rPr>
        <w:fldChar w:fldCharType="begin"/>
      </w:r>
      <w:r w:rsidRPr="00F83986">
        <w:rPr>
          <w:rFonts w:ascii="Arial" w:hAnsi="Arial" w:cs="Arial"/>
          <w:i w:val="0"/>
          <w:color w:val="000000" w:themeColor="text1"/>
          <w:sz w:val="24"/>
        </w:rPr>
        <w:instrText xml:space="preserve"> SEQ Figura \* ARABIC </w:instrText>
      </w:r>
      <w:r w:rsidRPr="00F83986">
        <w:rPr>
          <w:rFonts w:ascii="Arial" w:hAnsi="Arial" w:cs="Arial"/>
          <w:i w:val="0"/>
          <w:color w:val="000000" w:themeColor="text1"/>
          <w:sz w:val="24"/>
        </w:rPr>
        <w:fldChar w:fldCharType="separate"/>
      </w:r>
      <w:r w:rsidR="00E073E3">
        <w:rPr>
          <w:rFonts w:ascii="Arial" w:hAnsi="Arial" w:cs="Arial"/>
          <w:i w:val="0"/>
          <w:noProof/>
          <w:color w:val="000000" w:themeColor="text1"/>
          <w:sz w:val="24"/>
        </w:rPr>
        <w:t>27</w:t>
      </w:r>
      <w:r w:rsidRPr="00F83986">
        <w:rPr>
          <w:rFonts w:ascii="Arial" w:hAnsi="Arial" w:cs="Arial"/>
          <w:i w:val="0"/>
          <w:color w:val="000000" w:themeColor="text1"/>
          <w:sz w:val="24"/>
        </w:rPr>
        <w:fldChar w:fldCharType="end"/>
      </w:r>
      <w:r w:rsidRPr="00F83986">
        <w:rPr>
          <w:rFonts w:ascii="Arial" w:hAnsi="Arial" w:cs="Arial"/>
          <w:i w:val="0"/>
          <w:color w:val="000000" w:themeColor="text1"/>
          <w:sz w:val="24"/>
        </w:rPr>
        <w:t xml:space="preserve"> - </w:t>
      </w:r>
      <w:r w:rsidR="009A6DD3" w:rsidRPr="009A6DD3">
        <w:rPr>
          <w:rFonts w:ascii="Arial" w:hAnsi="Arial" w:cs="Arial"/>
          <w:i w:val="0"/>
          <w:color w:val="000000" w:themeColor="text1"/>
          <w:sz w:val="24"/>
        </w:rPr>
        <w:t xml:space="preserve">Estimação de Adicional </w:t>
      </w:r>
      <w:proofErr w:type="gramStart"/>
      <w:r w:rsidR="00D8333E">
        <w:rPr>
          <w:rFonts w:ascii="Arial" w:hAnsi="Arial" w:cs="Arial"/>
          <w:i w:val="0"/>
          <w:color w:val="000000" w:themeColor="text1"/>
          <w:sz w:val="24"/>
        </w:rPr>
        <w:t>4</w:t>
      </w:r>
      <w:proofErr w:type="gramEnd"/>
      <w:r w:rsidR="00D8333E">
        <w:rPr>
          <w:rFonts w:ascii="Arial" w:hAnsi="Arial" w:cs="Arial"/>
          <w:i w:val="0"/>
          <w:color w:val="000000" w:themeColor="text1"/>
          <w:sz w:val="24"/>
        </w:rPr>
        <w:t xml:space="preserve"> de </w:t>
      </w:r>
      <w:r w:rsidR="009A6DD3" w:rsidRPr="009A6DD3">
        <w:rPr>
          <w:rFonts w:ascii="Arial" w:hAnsi="Arial" w:cs="Arial"/>
          <w:i w:val="0"/>
          <w:color w:val="000000" w:themeColor="text1"/>
          <w:sz w:val="24"/>
        </w:rPr>
        <w:t>Proficiência sem o Grupo de 2013</w:t>
      </w:r>
    </w:p>
    <w:p w14:paraId="71DE41D1" w14:textId="77777777" w:rsidR="00F83986" w:rsidRDefault="001E729B" w:rsidP="00F83986">
      <w:pPr>
        <w:spacing w:after="0" w:line="240" w:lineRule="auto"/>
        <w:jc w:val="center"/>
        <w:rPr>
          <w:rFonts w:ascii="Arial" w:hAnsi="Arial" w:cs="Arial"/>
          <w:sz w:val="20"/>
          <w:szCs w:val="20"/>
        </w:rPr>
      </w:pPr>
      <w:r>
        <w:rPr>
          <w:rFonts w:ascii="Arial" w:hAnsi="Arial" w:cs="Arial"/>
          <w:b/>
          <w:noProof/>
          <w:sz w:val="24"/>
          <w:lang w:eastAsia="pt-BR"/>
        </w:rPr>
        <w:drawing>
          <wp:inline distT="0" distB="0" distL="0" distR="0" wp14:anchorId="384ECA26" wp14:editId="40F9492A">
            <wp:extent cx="5244689" cy="3816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_lp&amp;mt_evt_first4_.png"/>
                    <pic:cNvPicPr/>
                  </pic:nvPicPr>
                  <pic:blipFill>
                    <a:blip r:embed="rId51">
                      <a:extLst>
                        <a:ext uri="{28A0092B-C50C-407E-A947-70E740481C1C}">
                          <a14:useLocalDpi xmlns:a14="http://schemas.microsoft.com/office/drawing/2010/main" val="0"/>
                        </a:ext>
                      </a:extLst>
                    </a:blip>
                    <a:stretch>
                      <a:fillRect/>
                    </a:stretch>
                  </pic:blipFill>
                  <pic:spPr>
                    <a:xfrm>
                      <a:off x="0" y="0"/>
                      <a:ext cx="5244689" cy="3816000"/>
                    </a:xfrm>
                    <a:prstGeom prst="rect">
                      <a:avLst/>
                    </a:prstGeom>
                    <a:ln>
                      <a:noFill/>
                    </a:ln>
                    <a:effectLst>
                      <a:softEdge rad="112500"/>
                    </a:effectLst>
                  </pic:spPr>
                </pic:pic>
              </a:graphicData>
            </a:graphic>
          </wp:inline>
        </w:drawing>
      </w:r>
      <w:r w:rsidR="00F83986" w:rsidRPr="00F83986">
        <w:rPr>
          <w:rFonts w:ascii="Arial" w:hAnsi="Arial" w:cs="Arial"/>
          <w:sz w:val="20"/>
          <w:szCs w:val="20"/>
        </w:rPr>
        <w:t xml:space="preserve"> </w:t>
      </w:r>
    </w:p>
    <w:p w14:paraId="45662B57" w14:textId="3807F1D6" w:rsidR="001E729B" w:rsidRDefault="00F83986" w:rsidP="00F83986">
      <w:pPr>
        <w:spacing w:line="360" w:lineRule="auto"/>
        <w:jc w:val="center"/>
        <w:rPr>
          <w:rFonts w:ascii="Arial" w:hAnsi="Arial" w:cs="Arial"/>
          <w:sz w:val="20"/>
          <w:szCs w:val="20"/>
        </w:rPr>
      </w:pPr>
      <w:r w:rsidRPr="00801278">
        <w:rPr>
          <w:rFonts w:ascii="Arial" w:hAnsi="Arial" w:cs="Arial"/>
          <w:sz w:val="20"/>
          <w:szCs w:val="20"/>
        </w:rPr>
        <w:t>Fonte: Elaboração própria com base nas Informações da Prova Brasil (2007-2017) e da CGU</w:t>
      </w:r>
    </w:p>
    <w:p w14:paraId="6DA09719" w14:textId="416F8330" w:rsidR="00476D5B" w:rsidRDefault="00476D5B" w:rsidP="00167E38">
      <w:pPr>
        <w:spacing w:after="0" w:line="360" w:lineRule="auto"/>
        <w:ind w:firstLine="708"/>
        <w:jc w:val="both"/>
        <w:rPr>
          <w:rFonts w:ascii="Arial" w:hAnsi="Arial" w:cs="Arial"/>
          <w:sz w:val="24"/>
          <w:szCs w:val="20"/>
        </w:rPr>
      </w:pPr>
      <w:r w:rsidRPr="00476D5B">
        <w:rPr>
          <w:rFonts w:ascii="Arial" w:hAnsi="Arial" w:cs="Arial"/>
          <w:sz w:val="24"/>
          <w:szCs w:val="20"/>
        </w:rPr>
        <w:lastRenderedPageBreak/>
        <w:t>Por fim</w:t>
      </w:r>
      <w:r>
        <w:rPr>
          <w:rFonts w:ascii="Arial" w:hAnsi="Arial" w:cs="Arial"/>
          <w:sz w:val="24"/>
          <w:szCs w:val="20"/>
        </w:rPr>
        <w:t xml:space="preserve">, </w:t>
      </w:r>
      <w:r w:rsidR="00F56EEE">
        <w:rPr>
          <w:rFonts w:ascii="Arial" w:hAnsi="Arial" w:cs="Arial"/>
          <w:sz w:val="24"/>
          <w:szCs w:val="20"/>
        </w:rPr>
        <w:t>estimasse mais uma vez todos aqueles casos anteriores – dentro da subseção de estimação agregada por município – sem o Grupo de 2013. Lembra-se que o Grupo em questão pesa a estimação para uma queda de proficiência que é significativa de modo separado e influencia também os resultados para quarto ano após a intervenção do estudo de ev</w:t>
      </w:r>
      <w:r w:rsidR="00777931">
        <w:rPr>
          <w:rFonts w:ascii="Arial" w:hAnsi="Arial" w:cs="Arial"/>
          <w:sz w:val="24"/>
          <w:szCs w:val="20"/>
        </w:rPr>
        <w:t>entos. Sendo assim, na Figura 25</w:t>
      </w:r>
      <w:r w:rsidR="00F56EEE">
        <w:rPr>
          <w:rFonts w:ascii="Arial" w:hAnsi="Arial" w:cs="Arial"/>
          <w:sz w:val="24"/>
          <w:szCs w:val="20"/>
        </w:rPr>
        <w:t xml:space="preserve">, não há efeito do Programa sobre a Proficiência média do município quando relacionamos os tratados com o Grupo de Controle da estimação principal – cidades </w:t>
      </w:r>
      <w:r w:rsidR="00F56EEE">
        <w:rPr>
          <w:rFonts w:ascii="Arial" w:hAnsi="Arial" w:cs="Arial"/>
          <w:sz w:val="24"/>
        </w:rPr>
        <w:t xml:space="preserve">aptas que não foram selecionadas mais aquelas que foram selecionadas e ainda não receberam o Programa. </w:t>
      </w:r>
      <w:r w:rsidR="00F56EEE">
        <w:rPr>
          <w:rFonts w:ascii="Arial" w:hAnsi="Arial" w:cs="Arial"/>
          <w:sz w:val="24"/>
          <w:szCs w:val="20"/>
        </w:rPr>
        <w:t xml:space="preserve"> </w:t>
      </w:r>
    </w:p>
    <w:p w14:paraId="3835B1AC" w14:textId="6C95B362" w:rsidR="00F56EEE" w:rsidRDefault="00777931" w:rsidP="00F56EEE">
      <w:pPr>
        <w:spacing w:line="360" w:lineRule="auto"/>
        <w:ind w:firstLine="708"/>
        <w:jc w:val="both"/>
        <w:rPr>
          <w:rFonts w:ascii="Arial" w:hAnsi="Arial" w:cs="Arial"/>
          <w:sz w:val="24"/>
          <w:szCs w:val="20"/>
        </w:rPr>
      </w:pPr>
      <w:r>
        <w:rPr>
          <w:rFonts w:ascii="Arial" w:hAnsi="Arial" w:cs="Arial"/>
          <w:sz w:val="24"/>
          <w:szCs w:val="20"/>
        </w:rPr>
        <w:t>Na Figura 26</w:t>
      </w:r>
      <w:r w:rsidR="00F56EEE">
        <w:rPr>
          <w:rFonts w:ascii="Arial" w:hAnsi="Arial" w:cs="Arial"/>
          <w:sz w:val="24"/>
          <w:szCs w:val="20"/>
        </w:rPr>
        <w:t xml:space="preserve">, </w:t>
      </w:r>
      <w:r w:rsidR="00A539A7">
        <w:rPr>
          <w:rFonts w:ascii="Arial" w:hAnsi="Arial" w:cs="Arial"/>
          <w:sz w:val="24"/>
          <w:szCs w:val="20"/>
        </w:rPr>
        <w:t xml:space="preserve">quase não há efeito do Programa sobre a Proficiência média do município quando se relaciona os tratados com o Grupo de Controle que tem as cidades que são aptas e foram eliminadas por falta de vagas, mais aquelas que foram selecionadas e desistiram do Programa. A exceção é o resultado </w:t>
      </w:r>
      <w:r w:rsidR="00167E38">
        <w:rPr>
          <w:rFonts w:ascii="Arial" w:hAnsi="Arial" w:cs="Arial"/>
          <w:sz w:val="24"/>
          <w:szCs w:val="20"/>
        </w:rPr>
        <w:t xml:space="preserve">negativo </w:t>
      </w:r>
      <w:r w:rsidR="00A539A7">
        <w:rPr>
          <w:rFonts w:ascii="Arial" w:hAnsi="Arial" w:cs="Arial"/>
          <w:sz w:val="24"/>
          <w:szCs w:val="20"/>
        </w:rPr>
        <w:t xml:space="preserve">dos </w:t>
      </w:r>
      <w:r w:rsidR="00167E38">
        <w:rPr>
          <w:rFonts w:ascii="Arial" w:hAnsi="Arial" w:cs="Arial"/>
          <w:sz w:val="24"/>
          <w:szCs w:val="20"/>
        </w:rPr>
        <w:t>alunos de 9º Ano em Matemática. Na Figura 24, onde o Grupo de Controle é aquele composto por todas as cidades do Brasil descontado aquelas que participaram do processo de seleção do Programa Cidades Digitais, não há resultado do Programa sobre a Proficiência Média sobre qualquer uma das matérias. Como nota, é visto que em um caso há uma tendênc</w:t>
      </w:r>
      <w:r>
        <w:rPr>
          <w:rFonts w:ascii="Arial" w:hAnsi="Arial" w:cs="Arial"/>
          <w:sz w:val="24"/>
          <w:szCs w:val="20"/>
        </w:rPr>
        <w:t>ia de queda das notas (Figura 26</w:t>
      </w:r>
      <w:r w:rsidR="00167E38">
        <w:rPr>
          <w:rFonts w:ascii="Arial" w:hAnsi="Arial" w:cs="Arial"/>
          <w:sz w:val="24"/>
          <w:szCs w:val="20"/>
        </w:rPr>
        <w:t>), mas no outro há uma tendência de cresci</w:t>
      </w:r>
      <w:r>
        <w:rPr>
          <w:rFonts w:ascii="Arial" w:hAnsi="Arial" w:cs="Arial"/>
          <w:sz w:val="24"/>
          <w:szCs w:val="20"/>
        </w:rPr>
        <w:t>mento da Proficiência (Figura 27</w:t>
      </w:r>
      <w:r w:rsidR="00167E38">
        <w:rPr>
          <w:rFonts w:ascii="Arial" w:hAnsi="Arial" w:cs="Arial"/>
          <w:sz w:val="24"/>
          <w:szCs w:val="20"/>
        </w:rPr>
        <w:t xml:space="preserve">). </w:t>
      </w:r>
    </w:p>
    <w:p w14:paraId="1BD189AF" w14:textId="77777777" w:rsidR="00476D5B" w:rsidRDefault="00476D5B" w:rsidP="00476D5B">
      <w:pPr>
        <w:spacing w:line="360" w:lineRule="auto"/>
        <w:jc w:val="both"/>
        <w:rPr>
          <w:rFonts w:ascii="Arial" w:hAnsi="Arial" w:cs="Arial"/>
          <w:sz w:val="24"/>
          <w:szCs w:val="20"/>
        </w:rPr>
      </w:pPr>
    </w:p>
    <w:p w14:paraId="0431FE8C" w14:textId="77777777" w:rsidR="00476D5B" w:rsidRDefault="00476D5B" w:rsidP="00476D5B">
      <w:pPr>
        <w:spacing w:line="360" w:lineRule="auto"/>
        <w:jc w:val="both"/>
        <w:rPr>
          <w:rFonts w:ascii="Arial" w:hAnsi="Arial" w:cs="Arial"/>
          <w:sz w:val="24"/>
          <w:szCs w:val="20"/>
        </w:rPr>
      </w:pPr>
    </w:p>
    <w:p w14:paraId="0CFEFDA1" w14:textId="77777777" w:rsidR="00476D5B" w:rsidRDefault="00476D5B" w:rsidP="00476D5B">
      <w:pPr>
        <w:spacing w:line="360" w:lineRule="auto"/>
        <w:jc w:val="both"/>
        <w:rPr>
          <w:rFonts w:ascii="Arial" w:hAnsi="Arial" w:cs="Arial"/>
          <w:sz w:val="24"/>
          <w:szCs w:val="20"/>
        </w:rPr>
      </w:pPr>
    </w:p>
    <w:p w14:paraId="2D54C8E1" w14:textId="77777777" w:rsidR="00476D5B" w:rsidRDefault="00476D5B" w:rsidP="00476D5B">
      <w:pPr>
        <w:spacing w:line="360" w:lineRule="auto"/>
        <w:jc w:val="both"/>
        <w:rPr>
          <w:rFonts w:ascii="Arial" w:hAnsi="Arial" w:cs="Arial"/>
          <w:sz w:val="24"/>
          <w:szCs w:val="20"/>
        </w:rPr>
      </w:pPr>
    </w:p>
    <w:p w14:paraId="28AB2CD7" w14:textId="77777777" w:rsidR="00476D5B" w:rsidRDefault="00476D5B" w:rsidP="00476D5B">
      <w:pPr>
        <w:spacing w:line="360" w:lineRule="auto"/>
        <w:jc w:val="both"/>
        <w:rPr>
          <w:rFonts w:ascii="Arial" w:hAnsi="Arial" w:cs="Arial"/>
          <w:sz w:val="24"/>
          <w:szCs w:val="20"/>
        </w:rPr>
      </w:pPr>
    </w:p>
    <w:p w14:paraId="49E40A6C" w14:textId="77777777" w:rsidR="00476D5B" w:rsidRDefault="00476D5B" w:rsidP="00476D5B">
      <w:pPr>
        <w:spacing w:line="360" w:lineRule="auto"/>
        <w:jc w:val="both"/>
        <w:rPr>
          <w:rFonts w:ascii="Arial" w:hAnsi="Arial" w:cs="Arial"/>
          <w:sz w:val="24"/>
          <w:szCs w:val="20"/>
        </w:rPr>
      </w:pPr>
    </w:p>
    <w:p w14:paraId="4C70B4AA" w14:textId="77777777" w:rsidR="00476D5B" w:rsidRDefault="00476D5B" w:rsidP="00476D5B">
      <w:pPr>
        <w:spacing w:line="360" w:lineRule="auto"/>
        <w:jc w:val="both"/>
        <w:rPr>
          <w:rFonts w:ascii="Arial" w:hAnsi="Arial" w:cs="Arial"/>
          <w:sz w:val="24"/>
          <w:szCs w:val="20"/>
        </w:rPr>
      </w:pPr>
    </w:p>
    <w:p w14:paraId="1ACFB906" w14:textId="77777777" w:rsidR="00476D5B" w:rsidRDefault="00476D5B" w:rsidP="00476D5B">
      <w:pPr>
        <w:spacing w:line="360" w:lineRule="auto"/>
        <w:jc w:val="both"/>
        <w:rPr>
          <w:rFonts w:ascii="Arial" w:hAnsi="Arial" w:cs="Arial"/>
          <w:sz w:val="24"/>
          <w:szCs w:val="20"/>
        </w:rPr>
      </w:pPr>
    </w:p>
    <w:p w14:paraId="2DF9D7CC" w14:textId="77777777" w:rsidR="00476D5B" w:rsidRDefault="00476D5B" w:rsidP="00476D5B">
      <w:pPr>
        <w:spacing w:line="360" w:lineRule="auto"/>
        <w:jc w:val="both"/>
        <w:rPr>
          <w:rFonts w:ascii="Arial" w:hAnsi="Arial" w:cs="Arial"/>
          <w:sz w:val="24"/>
          <w:szCs w:val="20"/>
        </w:rPr>
      </w:pPr>
    </w:p>
    <w:p w14:paraId="75F8CC44" w14:textId="77777777" w:rsidR="00476D5B" w:rsidRPr="00476D5B" w:rsidRDefault="00476D5B" w:rsidP="00476D5B">
      <w:pPr>
        <w:spacing w:line="360" w:lineRule="auto"/>
        <w:jc w:val="both"/>
        <w:rPr>
          <w:rFonts w:ascii="Arial" w:hAnsi="Arial" w:cs="Arial"/>
          <w:sz w:val="32"/>
        </w:rPr>
      </w:pPr>
    </w:p>
    <w:p w14:paraId="5C459E32" w14:textId="77777777" w:rsidR="00530829" w:rsidRDefault="00530829" w:rsidP="00B1221F">
      <w:pPr>
        <w:pStyle w:val="PargrafodaLista"/>
        <w:numPr>
          <w:ilvl w:val="0"/>
          <w:numId w:val="1"/>
        </w:numPr>
        <w:spacing w:line="480" w:lineRule="auto"/>
        <w:jc w:val="both"/>
        <w:rPr>
          <w:rFonts w:ascii="Arial" w:hAnsi="Arial" w:cs="Arial"/>
          <w:b/>
          <w:sz w:val="24"/>
        </w:rPr>
      </w:pPr>
      <w:r w:rsidRPr="00B1221F">
        <w:rPr>
          <w:rFonts w:ascii="Arial" w:hAnsi="Arial" w:cs="Arial"/>
          <w:b/>
          <w:sz w:val="24"/>
        </w:rPr>
        <w:lastRenderedPageBreak/>
        <w:t>CONCLUSÃO</w:t>
      </w:r>
    </w:p>
    <w:p w14:paraId="58E94384" w14:textId="77777777" w:rsidR="00CA5B5F" w:rsidRDefault="00CA5B5F" w:rsidP="00CA5B5F">
      <w:pPr>
        <w:spacing w:after="0" w:line="360" w:lineRule="auto"/>
        <w:ind w:firstLine="708"/>
        <w:jc w:val="both"/>
        <w:rPr>
          <w:rFonts w:ascii="Arial" w:hAnsi="Arial" w:cs="Arial"/>
          <w:sz w:val="24"/>
        </w:rPr>
      </w:pPr>
      <w:r>
        <w:rPr>
          <w:rFonts w:ascii="Arial" w:hAnsi="Arial" w:cs="Arial"/>
          <w:sz w:val="24"/>
        </w:rPr>
        <w:t>O presente</w:t>
      </w:r>
      <w:r w:rsidR="000C7A4E">
        <w:rPr>
          <w:rFonts w:ascii="Arial" w:hAnsi="Arial" w:cs="Arial"/>
          <w:sz w:val="24"/>
        </w:rPr>
        <w:t xml:space="preserve"> trabalho</w:t>
      </w:r>
      <w:r w:rsidR="00476D5B" w:rsidRPr="00476D5B">
        <w:rPr>
          <w:rFonts w:ascii="Arial" w:hAnsi="Arial" w:cs="Arial"/>
          <w:sz w:val="24"/>
        </w:rPr>
        <w:t xml:space="preserve"> estuda os efeitos do </w:t>
      </w:r>
      <w:r w:rsidR="000C7A4E">
        <w:rPr>
          <w:rFonts w:ascii="Arial" w:hAnsi="Arial" w:cs="Arial"/>
          <w:sz w:val="24"/>
        </w:rPr>
        <w:t xml:space="preserve">Programa Cidades </w:t>
      </w:r>
      <w:proofErr w:type="gramStart"/>
      <w:r>
        <w:rPr>
          <w:rFonts w:ascii="Arial" w:hAnsi="Arial" w:cs="Arial"/>
          <w:sz w:val="24"/>
        </w:rPr>
        <w:t>Digitais</w:t>
      </w:r>
      <w:proofErr w:type="gramEnd"/>
      <w:r w:rsidR="000C7A4E">
        <w:rPr>
          <w:rFonts w:ascii="Arial" w:hAnsi="Arial" w:cs="Arial"/>
          <w:sz w:val="24"/>
        </w:rPr>
        <w:t xml:space="preserve"> sobre os</w:t>
      </w:r>
      <w:r w:rsidR="00476D5B" w:rsidRPr="00476D5B">
        <w:rPr>
          <w:rFonts w:ascii="Arial" w:hAnsi="Arial" w:cs="Arial"/>
          <w:sz w:val="24"/>
        </w:rPr>
        <w:t xml:space="preserve"> resultados educacionais de crianças </w:t>
      </w:r>
      <w:r>
        <w:rPr>
          <w:rFonts w:ascii="Arial" w:hAnsi="Arial" w:cs="Arial"/>
          <w:sz w:val="24"/>
        </w:rPr>
        <w:t>e adolescentes residentes nas cidades que são contempladas. Nesse sentido, e</w:t>
      </w:r>
      <w:r w:rsidR="00476D5B" w:rsidRPr="00476D5B">
        <w:rPr>
          <w:rFonts w:ascii="Arial" w:hAnsi="Arial" w:cs="Arial"/>
          <w:sz w:val="24"/>
        </w:rPr>
        <w:t>xplora</w:t>
      </w:r>
      <w:r>
        <w:rPr>
          <w:rFonts w:ascii="Arial" w:hAnsi="Arial" w:cs="Arial"/>
          <w:sz w:val="24"/>
        </w:rPr>
        <w:t>-se</w:t>
      </w:r>
      <w:r w:rsidR="00476D5B" w:rsidRPr="00476D5B">
        <w:rPr>
          <w:rFonts w:ascii="Arial" w:hAnsi="Arial" w:cs="Arial"/>
          <w:sz w:val="24"/>
        </w:rPr>
        <w:t xml:space="preserve"> a introdução escalonada d</w:t>
      </w:r>
      <w:r>
        <w:rPr>
          <w:rFonts w:ascii="Arial" w:hAnsi="Arial" w:cs="Arial"/>
          <w:sz w:val="24"/>
        </w:rPr>
        <w:t>o Programa</w:t>
      </w:r>
      <w:r w:rsidR="00476D5B" w:rsidRPr="00476D5B">
        <w:rPr>
          <w:rFonts w:ascii="Arial" w:hAnsi="Arial" w:cs="Arial"/>
          <w:sz w:val="24"/>
        </w:rPr>
        <w:t xml:space="preserve"> nos municípios para estimar os impactos da </w:t>
      </w:r>
      <w:r>
        <w:rPr>
          <w:rFonts w:ascii="Arial" w:hAnsi="Arial" w:cs="Arial"/>
          <w:sz w:val="24"/>
        </w:rPr>
        <w:t>intervenção</w:t>
      </w:r>
      <w:r w:rsidR="00476D5B" w:rsidRPr="00476D5B">
        <w:rPr>
          <w:rFonts w:ascii="Arial" w:hAnsi="Arial" w:cs="Arial"/>
          <w:sz w:val="24"/>
        </w:rPr>
        <w:t xml:space="preserve"> </w:t>
      </w:r>
      <w:r>
        <w:rPr>
          <w:rFonts w:ascii="Arial" w:hAnsi="Arial" w:cs="Arial"/>
          <w:sz w:val="24"/>
        </w:rPr>
        <w:t xml:space="preserve">através </w:t>
      </w:r>
      <w:r>
        <w:rPr>
          <w:rFonts w:ascii="Arial" w:hAnsi="Arial" w:cs="Arial"/>
          <w:bCs/>
          <w:sz w:val="24"/>
          <w:szCs w:val="24"/>
        </w:rPr>
        <w:t>estimação de variações dos modelos de diferenças em diferenças</w:t>
      </w:r>
      <w:r w:rsidRPr="00CA5B5F">
        <w:rPr>
          <w:rFonts w:ascii="Arial" w:hAnsi="Arial" w:cs="Arial"/>
          <w:sz w:val="24"/>
        </w:rPr>
        <w:t xml:space="preserve"> </w:t>
      </w:r>
      <w:r>
        <w:rPr>
          <w:rFonts w:ascii="Arial" w:hAnsi="Arial" w:cs="Arial"/>
          <w:sz w:val="24"/>
        </w:rPr>
        <w:t>com múltiplas entradas</w:t>
      </w:r>
      <w:r>
        <w:rPr>
          <w:rFonts w:ascii="Arial" w:hAnsi="Arial" w:cs="Arial"/>
          <w:bCs/>
          <w:sz w:val="24"/>
          <w:szCs w:val="24"/>
        </w:rPr>
        <w:t>, ou os chamados estudos de eventos</w:t>
      </w:r>
      <w:r w:rsidR="00476D5B" w:rsidRPr="00476D5B">
        <w:rPr>
          <w:rFonts w:ascii="Arial" w:hAnsi="Arial" w:cs="Arial"/>
          <w:sz w:val="24"/>
        </w:rPr>
        <w:t xml:space="preserve">. </w:t>
      </w:r>
    </w:p>
    <w:p w14:paraId="3F1DA367" w14:textId="274534D4" w:rsidR="00A014DF" w:rsidRPr="00EB6EA9" w:rsidRDefault="00CA5B5F" w:rsidP="00A014DF">
      <w:pPr>
        <w:spacing w:after="0" w:line="360" w:lineRule="auto"/>
        <w:ind w:firstLine="708"/>
        <w:jc w:val="both"/>
        <w:rPr>
          <w:rFonts w:ascii="Arial" w:hAnsi="Arial" w:cs="Arial"/>
          <w:sz w:val="24"/>
        </w:rPr>
      </w:pPr>
      <w:r w:rsidRPr="00EB6EA9">
        <w:rPr>
          <w:rFonts w:ascii="Arial" w:hAnsi="Arial" w:cs="Arial"/>
          <w:sz w:val="24"/>
        </w:rPr>
        <w:t xml:space="preserve">Como resultado </w:t>
      </w:r>
      <w:r w:rsidR="00EB6EA9" w:rsidRPr="00EB6EA9">
        <w:rPr>
          <w:rFonts w:ascii="Arial" w:hAnsi="Arial" w:cs="Arial"/>
          <w:sz w:val="24"/>
        </w:rPr>
        <w:t xml:space="preserve">da estimação </w:t>
      </w:r>
      <w:r w:rsidRPr="00EB6EA9">
        <w:rPr>
          <w:rFonts w:ascii="Arial" w:hAnsi="Arial" w:cs="Arial"/>
          <w:sz w:val="24"/>
        </w:rPr>
        <w:t xml:space="preserve">principal, </w:t>
      </w:r>
      <w:r w:rsidR="00EB6EA9" w:rsidRPr="00EB6EA9">
        <w:rPr>
          <w:rFonts w:ascii="Arial" w:hAnsi="Arial" w:cs="Arial"/>
          <w:sz w:val="24"/>
        </w:rPr>
        <w:t>conclui-se que existe</w:t>
      </w:r>
      <w:r w:rsidRPr="00EB6EA9">
        <w:rPr>
          <w:rFonts w:ascii="Arial" w:hAnsi="Arial" w:cs="Arial"/>
          <w:sz w:val="24"/>
        </w:rPr>
        <w:t xml:space="preserve"> uma queda de desempenho</w:t>
      </w:r>
      <w:r w:rsidR="00EB6EA9" w:rsidRPr="00EB6EA9">
        <w:rPr>
          <w:rFonts w:ascii="Arial" w:hAnsi="Arial" w:cs="Arial"/>
          <w:sz w:val="24"/>
        </w:rPr>
        <w:t xml:space="preserve"> em ambas as matérias</w:t>
      </w:r>
      <w:r w:rsidRPr="00EB6EA9">
        <w:rPr>
          <w:rFonts w:ascii="Arial" w:hAnsi="Arial" w:cs="Arial"/>
          <w:sz w:val="24"/>
        </w:rPr>
        <w:t xml:space="preserve"> para alunos do 5º Ano do Ensino Fundamental</w:t>
      </w:r>
      <w:r w:rsidR="00EB6EA9" w:rsidRPr="00EB6EA9">
        <w:rPr>
          <w:rFonts w:ascii="Arial" w:hAnsi="Arial" w:cs="Arial"/>
          <w:sz w:val="24"/>
        </w:rPr>
        <w:t>. No entanto, este resultado</w:t>
      </w:r>
      <w:r w:rsidRPr="00EB6EA9">
        <w:rPr>
          <w:rFonts w:ascii="Arial" w:hAnsi="Arial" w:cs="Arial"/>
          <w:sz w:val="24"/>
        </w:rPr>
        <w:t xml:space="preserve"> não se mantem após </w:t>
      </w:r>
      <w:r w:rsidR="00EB6EA9" w:rsidRPr="00EB6EA9">
        <w:rPr>
          <w:rFonts w:ascii="Arial" w:hAnsi="Arial" w:cs="Arial"/>
          <w:sz w:val="24"/>
        </w:rPr>
        <w:t>a retirada do Grupo de 2013 do modelo regredido. Além disso, após a realização de uma</w:t>
      </w:r>
      <w:r w:rsidRPr="00EB6EA9">
        <w:rPr>
          <w:rFonts w:ascii="Arial" w:hAnsi="Arial" w:cs="Arial"/>
          <w:sz w:val="24"/>
        </w:rPr>
        <w:t xml:space="preserve"> série de variações </w:t>
      </w:r>
      <w:r w:rsidR="00EB6EA9" w:rsidRPr="00EB6EA9">
        <w:rPr>
          <w:rFonts w:ascii="Arial" w:hAnsi="Arial" w:cs="Arial"/>
          <w:sz w:val="24"/>
        </w:rPr>
        <w:t xml:space="preserve">em relação ao nível de investigação e ao Grupo de Controle, não </w:t>
      </w:r>
      <w:r w:rsidR="001A2917" w:rsidRPr="00EB6EA9">
        <w:rPr>
          <w:rFonts w:ascii="Arial" w:hAnsi="Arial" w:cs="Arial"/>
          <w:sz w:val="24"/>
        </w:rPr>
        <w:t>se encontra</w:t>
      </w:r>
      <w:r w:rsidR="00EB6EA9" w:rsidRPr="00EB6EA9">
        <w:rPr>
          <w:rFonts w:ascii="Arial" w:hAnsi="Arial" w:cs="Arial"/>
          <w:sz w:val="24"/>
        </w:rPr>
        <w:t xml:space="preserve"> mais resultados destacáveis. Ou seja, as variações</w:t>
      </w:r>
      <w:r w:rsidRPr="00EB6EA9">
        <w:rPr>
          <w:rFonts w:ascii="Arial" w:hAnsi="Arial" w:cs="Arial"/>
          <w:sz w:val="24"/>
        </w:rPr>
        <w:t xml:space="preserve"> utilizada</w:t>
      </w:r>
      <w:r w:rsidR="00EB6EA9" w:rsidRPr="00EB6EA9">
        <w:rPr>
          <w:rFonts w:ascii="Arial" w:hAnsi="Arial" w:cs="Arial"/>
          <w:sz w:val="24"/>
        </w:rPr>
        <w:t>s</w:t>
      </w:r>
      <w:r w:rsidRPr="00EB6EA9">
        <w:rPr>
          <w:rFonts w:ascii="Arial" w:hAnsi="Arial" w:cs="Arial"/>
          <w:sz w:val="24"/>
        </w:rPr>
        <w:t xml:space="preserve"> </w:t>
      </w:r>
      <w:r w:rsidR="00EB6EA9" w:rsidRPr="00EB6EA9">
        <w:rPr>
          <w:rFonts w:ascii="Arial" w:hAnsi="Arial" w:cs="Arial"/>
          <w:sz w:val="24"/>
        </w:rPr>
        <w:t>para</w:t>
      </w:r>
      <w:r w:rsidRPr="00EB6EA9">
        <w:rPr>
          <w:rFonts w:ascii="Arial" w:hAnsi="Arial" w:cs="Arial"/>
          <w:sz w:val="24"/>
        </w:rPr>
        <w:t xml:space="preserve"> confirmar o resultado prin</w:t>
      </w:r>
      <w:r w:rsidR="00EB6EA9" w:rsidRPr="00EB6EA9">
        <w:rPr>
          <w:rFonts w:ascii="Arial" w:hAnsi="Arial" w:cs="Arial"/>
          <w:sz w:val="24"/>
        </w:rPr>
        <w:t>cipal com estimações adicionais</w:t>
      </w:r>
      <w:r w:rsidRPr="00EB6EA9">
        <w:rPr>
          <w:rFonts w:ascii="Arial" w:hAnsi="Arial" w:cs="Arial"/>
          <w:sz w:val="24"/>
        </w:rPr>
        <w:t xml:space="preserve"> </w:t>
      </w:r>
      <w:r w:rsidR="00EB6EA9" w:rsidRPr="00EB6EA9">
        <w:rPr>
          <w:rFonts w:ascii="Arial" w:hAnsi="Arial" w:cs="Arial"/>
          <w:sz w:val="24"/>
        </w:rPr>
        <w:t>apresentam</w:t>
      </w:r>
      <w:r w:rsidR="00476D5B" w:rsidRPr="00EB6EA9">
        <w:rPr>
          <w:rFonts w:ascii="Arial" w:hAnsi="Arial" w:cs="Arial"/>
          <w:sz w:val="24"/>
        </w:rPr>
        <w:t xml:space="preserve"> efeitos nulos</w:t>
      </w:r>
      <w:r w:rsidRPr="00EB6EA9">
        <w:rPr>
          <w:rFonts w:ascii="Arial" w:hAnsi="Arial" w:cs="Arial"/>
          <w:sz w:val="24"/>
        </w:rPr>
        <w:t xml:space="preserve"> e/ou significativos para o mesmo caso </w:t>
      </w:r>
      <w:r w:rsidR="00EB6EA9" w:rsidRPr="00EB6EA9">
        <w:rPr>
          <w:rFonts w:ascii="Arial" w:hAnsi="Arial" w:cs="Arial"/>
          <w:sz w:val="24"/>
        </w:rPr>
        <w:t>do</w:t>
      </w:r>
      <w:r w:rsidRPr="00EB6EA9">
        <w:rPr>
          <w:rFonts w:ascii="Arial" w:hAnsi="Arial" w:cs="Arial"/>
          <w:sz w:val="24"/>
        </w:rPr>
        <w:t xml:space="preserve"> Grupo de </w:t>
      </w:r>
      <w:r w:rsidR="001A2917" w:rsidRPr="00EB6EA9">
        <w:rPr>
          <w:rFonts w:ascii="Arial" w:hAnsi="Arial" w:cs="Arial"/>
          <w:sz w:val="24"/>
        </w:rPr>
        <w:t xml:space="preserve">2013 já </w:t>
      </w:r>
      <w:r w:rsidR="001A2917">
        <w:rPr>
          <w:rFonts w:ascii="Arial" w:hAnsi="Arial" w:cs="Arial"/>
          <w:sz w:val="24"/>
        </w:rPr>
        <w:t>repo</w:t>
      </w:r>
      <w:r w:rsidR="001A2917" w:rsidRPr="00EB6EA9">
        <w:rPr>
          <w:rFonts w:ascii="Arial" w:hAnsi="Arial" w:cs="Arial"/>
          <w:sz w:val="24"/>
        </w:rPr>
        <w:t>rtados</w:t>
      </w:r>
      <w:r w:rsidRPr="00EB6EA9">
        <w:rPr>
          <w:rFonts w:ascii="Arial" w:hAnsi="Arial" w:cs="Arial"/>
          <w:sz w:val="24"/>
        </w:rPr>
        <w:t>.</w:t>
      </w:r>
      <w:r w:rsidR="00A014DF" w:rsidRPr="00EB6EA9">
        <w:rPr>
          <w:rFonts w:ascii="Arial" w:hAnsi="Arial" w:cs="Arial"/>
          <w:sz w:val="24"/>
        </w:rPr>
        <w:t xml:space="preserve"> </w:t>
      </w:r>
    </w:p>
    <w:p w14:paraId="2A23DC9A" w14:textId="7456F54F" w:rsidR="00A014DF" w:rsidRDefault="00A014DF" w:rsidP="00A014DF">
      <w:pPr>
        <w:spacing w:after="0" w:line="360" w:lineRule="auto"/>
        <w:ind w:firstLine="708"/>
        <w:jc w:val="both"/>
        <w:rPr>
          <w:rFonts w:ascii="Arial" w:hAnsi="Arial" w:cs="Arial"/>
          <w:sz w:val="24"/>
        </w:rPr>
      </w:pPr>
      <w:r>
        <w:rPr>
          <w:rFonts w:ascii="Arial" w:hAnsi="Arial" w:cs="Arial"/>
          <w:sz w:val="24"/>
        </w:rPr>
        <w:t xml:space="preserve">Esses dois cenários podem ser explicados de duas formas distintas: devido ao aluno e por condições de aplicação Programa. Para o primeiro caso, seguindo os estudos de </w:t>
      </w:r>
      <w:proofErr w:type="spellStart"/>
      <w:proofErr w:type="gramStart"/>
      <w:r>
        <w:rPr>
          <w:rFonts w:ascii="Arial" w:hAnsi="Arial" w:cs="Arial"/>
          <w:sz w:val="24"/>
        </w:rPr>
        <w:t>DiMaggio</w:t>
      </w:r>
      <w:proofErr w:type="spellEnd"/>
      <w:proofErr w:type="gramEnd"/>
      <w:r>
        <w:rPr>
          <w:rFonts w:ascii="Arial" w:hAnsi="Arial" w:cs="Arial"/>
          <w:sz w:val="24"/>
        </w:rPr>
        <w:t xml:space="preserve"> </w:t>
      </w:r>
      <w:r w:rsidRPr="00A014DF">
        <w:rPr>
          <w:rFonts w:ascii="Arial" w:hAnsi="Arial" w:cs="Arial"/>
          <w:i/>
          <w:sz w:val="24"/>
        </w:rPr>
        <w:t>et al</w:t>
      </w:r>
      <w:r>
        <w:rPr>
          <w:rFonts w:ascii="Arial" w:hAnsi="Arial" w:cs="Arial"/>
          <w:sz w:val="24"/>
          <w:szCs w:val="24"/>
        </w:rPr>
        <w:t xml:space="preserve">. (2004), </w:t>
      </w:r>
      <w:proofErr w:type="spellStart"/>
      <w:r w:rsidRPr="00067672">
        <w:rPr>
          <w:rFonts w:ascii="Arial" w:hAnsi="Arial" w:cs="Arial"/>
          <w:sz w:val="24"/>
          <w:szCs w:val="24"/>
        </w:rPr>
        <w:t>T</w:t>
      </w:r>
      <w:r>
        <w:rPr>
          <w:rFonts w:ascii="Arial" w:hAnsi="Arial" w:cs="Arial"/>
          <w:sz w:val="24"/>
          <w:szCs w:val="24"/>
        </w:rPr>
        <w:t>oyama</w:t>
      </w:r>
      <w:proofErr w:type="spellEnd"/>
      <w:r w:rsidRPr="00067672">
        <w:rPr>
          <w:rFonts w:ascii="Arial" w:hAnsi="Arial" w:cs="Arial"/>
          <w:sz w:val="24"/>
          <w:szCs w:val="24"/>
        </w:rPr>
        <w:t xml:space="preserve"> </w:t>
      </w:r>
      <w:r>
        <w:rPr>
          <w:rFonts w:ascii="Arial" w:hAnsi="Arial" w:cs="Arial"/>
          <w:sz w:val="24"/>
          <w:szCs w:val="24"/>
        </w:rPr>
        <w:t>(</w:t>
      </w:r>
      <w:r w:rsidRPr="00067672">
        <w:rPr>
          <w:rFonts w:ascii="Arial" w:hAnsi="Arial" w:cs="Arial"/>
          <w:sz w:val="24"/>
          <w:szCs w:val="24"/>
        </w:rPr>
        <w:t>2011</w:t>
      </w:r>
      <w:r>
        <w:rPr>
          <w:rFonts w:ascii="Arial" w:hAnsi="Arial" w:cs="Arial"/>
          <w:sz w:val="24"/>
          <w:szCs w:val="24"/>
        </w:rPr>
        <w:t xml:space="preserve">) e </w:t>
      </w:r>
      <w:proofErr w:type="spellStart"/>
      <w:r w:rsidRPr="00ED5014">
        <w:rPr>
          <w:rFonts w:ascii="Arial" w:hAnsi="Arial" w:cs="Arial"/>
          <w:sz w:val="24"/>
          <w:szCs w:val="24"/>
        </w:rPr>
        <w:t>Livingstone</w:t>
      </w:r>
      <w:proofErr w:type="spellEnd"/>
      <w:r w:rsidRPr="00ED5014">
        <w:rPr>
          <w:rFonts w:ascii="Arial" w:hAnsi="Arial" w:cs="Arial"/>
          <w:sz w:val="24"/>
          <w:szCs w:val="24"/>
        </w:rPr>
        <w:t xml:space="preserve"> </w:t>
      </w:r>
      <w:r w:rsidRPr="00ED5014">
        <w:rPr>
          <w:rFonts w:ascii="Arial" w:hAnsi="Arial" w:cs="Arial"/>
          <w:i/>
          <w:iCs/>
          <w:sz w:val="24"/>
          <w:szCs w:val="24"/>
        </w:rPr>
        <w:t>et al</w:t>
      </w:r>
      <w:r>
        <w:rPr>
          <w:rFonts w:ascii="Arial" w:hAnsi="Arial" w:cs="Arial"/>
          <w:sz w:val="24"/>
          <w:szCs w:val="24"/>
        </w:rPr>
        <w:t>. (2017)</w:t>
      </w:r>
      <w:r>
        <w:rPr>
          <w:rFonts w:ascii="Arial" w:hAnsi="Arial" w:cs="Arial"/>
          <w:sz w:val="24"/>
        </w:rPr>
        <w:t>,</w:t>
      </w:r>
      <w:r w:rsidR="00EB6EA9">
        <w:rPr>
          <w:rFonts w:ascii="Arial" w:hAnsi="Arial" w:cs="Arial"/>
          <w:sz w:val="24"/>
        </w:rPr>
        <w:t xml:space="preserve"> e</w:t>
      </w:r>
      <w:r>
        <w:rPr>
          <w:rFonts w:ascii="Arial" w:hAnsi="Arial" w:cs="Arial"/>
          <w:sz w:val="24"/>
        </w:rPr>
        <w:t xml:space="preserve"> quando o aluno não tem condições de apoio ao uso das TIC</w:t>
      </w:r>
      <w:r w:rsidR="00EB6EA9">
        <w:rPr>
          <w:rFonts w:ascii="Arial" w:hAnsi="Arial" w:cs="Arial"/>
          <w:sz w:val="24"/>
        </w:rPr>
        <w:t>,</w:t>
      </w:r>
      <w:r>
        <w:rPr>
          <w:rFonts w:ascii="Arial" w:hAnsi="Arial" w:cs="Arial"/>
          <w:sz w:val="24"/>
        </w:rPr>
        <w:t xml:space="preserve"> </w:t>
      </w:r>
      <w:r w:rsidR="00EB6EA9">
        <w:rPr>
          <w:rFonts w:ascii="Arial" w:hAnsi="Arial" w:cs="Arial"/>
          <w:sz w:val="24"/>
        </w:rPr>
        <w:t>a</w:t>
      </w:r>
      <w:r>
        <w:rPr>
          <w:rFonts w:ascii="Arial" w:hAnsi="Arial" w:cs="Arial"/>
          <w:sz w:val="24"/>
        </w:rPr>
        <w:t xml:space="preserve"> oportunidade pode se tornar um risco, o</w:t>
      </w:r>
      <w:r w:rsidR="00EB6EA9">
        <w:rPr>
          <w:rFonts w:ascii="Arial" w:hAnsi="Arial" w:cs="Arial"/>
          <w:sz w:val="24"/>
        </w:rPr>
        <w:t xml:space="preserve"> </w:t>
      </w:r>
      <w:r>
        <w:rPr>
          <w:rFonts w:ascii="Arial" w:hAnsi="Arial" w:cs="Arial"/>
          <w:sz w:val="24"/>
        </w:rPr>
        <w:t xml:space="preserve">que também </w:t>
      </w:r>
      <w:r w:rsidR="00EB6EA9">
        <w:rPr>
          <w:rFonts w:ascii="Arial" w:hAnsi="Arial" w:cs="Arial"/>
          <w:sz w:val="24"/>
        </w:rPr>
        <w:t>envolve</w:t>
      </w:r>
      <w:r>
        <w:rPr>
          <w:rFonts w:ascii="Arial" w:hAnsi="Arial" w:cs="Arial"/>
          <w:sz w:val="24"/>
        </w:rPr>
        <w:t xml:space="preserve"> as temáticas sobre a desigualdade de acesso. Para o segundo, defende-se a ideia de que o Programa não atua como uma ferramenta ensino, mas um formador de condições para isso. Ou seja, é necessário que os indivíduos inseridos no processo sejam condicionados a não só acessar,</w:t>
      </w:r>
      <w:r w:rsidR="00EB6EA9">
        <w:rPr>
          <w:rFonts w:ascii="Arial" w:hAnsi="Arial" w:cs="Arial"/>
          <w:sz w:val="24"/>
        </w:rPr>
        <w:t xml:space="preserve"> mas</w:t>
      </w:r>
      <w:r>
        <w:rPr>
          <w:rFonts w:ascii="Arial" w:hAnsi="Arial" w:cs="Arial"/>
          <w:sz w:val="24"/>
        </w:rPr>
        <w:t xml:space="preserve"> como </w:t>
      </w:r>
      <w:r w:rsidR="00EB6EA9">
        <w:rPr>
          <w:rFonts w:ascii="Arial" w:hAnsi="Arial" w:cs="Arial"/>
          <w:sz w:val="24"/>
        </w:rPr>
        <w:t xml:space="preserve">também </w:t>
      </w:r>
      <w:r>
        <w:rPr>
          <w:rFonts w:ascii="Arial" w:hAnsi="Arial" w:cs="Arial"/>
          <w:sz w:val="24"/>
        </w:rPr>
        <w:t>saber</w:t>
      </w:r>
      <w:r w:rsidR="00EB6EA9">
        <w:rPr>
          <w:rFonts w:ascii="Arial" w:hAnsi="Arial" w:cs="Arial"/>
          <w:sz w:val="24"/>
        </w:rPr>
        <w:t>em</w:t>
      </w:r>
      <w:r>
        <w:rPr>
          <w:rFonts w:ascii="Arial" w:hAnsi="Arial" w:cs="Arial"/>
          <w:sz w:val="24"/>
        </w:rPr>
        <w:t xml:space="preserve"> acessar. </w:t>
      </w:r>
    </w:p>
    <w:p w14:paraId="0B7CD46A" w14:textId="253B7C08" w:rsidR="00A014DF" w:rsidRPr="00E4720A" w:rsidRDefault="00A014DF" w:rsidP="00A014DF">
      <w:pPr>
        <w:spacing w:after="0" w:line="360" w:lineRule="auto"/>
        <w:ind w:firstLine="708"/>
        <w:jc w:val="both"/>
        <w:rPr>
          <w:rFonts w:ascii="Arial" w:hAnsi="Arial" w:cs="Arial"/>
          <w:sz w:val="24"/>
        </w:rPr>
      </w:pPr>
      <w:r>
        <w:rPr>
          <w:rFonts w:ascii="Arial" w:hAnsi="Arial" w:cs="Arial"/>
          <w:sz w:val="24"/>
        </w:rPr>
        <w:t>No Brasil</w:t>
      </w:r>
      <w:r w:rsidR="00E4720A">
        <w:rPr>
          <w:rFonts w:ascii="Arial" w:hAnsi="Arial" w:cs="Arial"/>
          <w:sz w:val="24"/>
        </w:rPr>
        <w:t>,</w:t>
      </w:r>
      <w:r>
        <w:rPr>
          <w:rFonts w:ascii="Arial" w:hAnsi="Arial" w:cs="Arial"/>
          <w:sz w:val="24"/>
        </w:rPr>
        <w:t xml:space="preserve"> </w:t>
      </w:r>
      <w:r w:rsidR="00E4720A">
        <w:rPr>
          <w:rFonts w:ascii="Arial" w:hAnsi="Arial" w:cs="Arial"/>
          <w:sz w:val="24"/>
        </w:rPr>
        <w:t xml:space="preserve">os resultados demonstrados sem assemelham parcialmente aos estudos apresentados por </w:t>
      </w:r>
      <w:r w:rsidR="00E4720A">
        <w:rPr>
          <w:rFonts w:ascii="Arial" w:hAnsi="Arial" w:cs="Arial"/>
          <w:sz w:val="24"/>
          <w:szCs w:val="24"/>
        </w:rPr>
        <w:t xml:space="preserve">Lima </w:t>
      </w:r>
      <w:proofErr w:type="gramStart"/>
      <w:r w:rsidR="00E4720A">
        <w:rPr>
          <w:rFonts w:ascii="Arial" w:hAnsi="Arial" w:cs="Arial"/>
          <w:i/>
          <w:sz w:val="24"/>
          <w:szCs w:val="24"/>
        </w:rPr>
        <w:t>et</w:t>
      </w:r>
      <w:proofErr w:type="gramEnd"/>
      <w:r w:rsidR="00E4720A">
        <w:rPr>
          <w:rFonts w:ascii="Arial" w:hAnsi="Arial" w:cs="Arial"/>
          <w:i/>
          <w:sz w:val="24"/>
          <w:szCs w:val="24"/>
        </w:rPr>
        <w:t xml:space="preserve"> al. </w:t>
      </w:r>
      <w:r w:rsidR="00E4720A">
        <w:rPr>
          <w:rFonts w:ascii="Arial" w:hAnsi="Arial" w:cs="Arial"/>
          <w:sz w:val="24"/>
          <w:szCs w:val="24"/>
        </w:rPr>
        <w:t xml:space="preserve">(2018) e por </w:t>
      </w:r>
      <w:proofErr w:type="spellStart"/>
      <w:r w:rsidR="00E4720A" w:rsidRPr="006E2C72">
        <w:rPr>
          <w:rFonts w:ascii="Arial" w:hAnsi="Arial" w:cs="Arial"/>
          <w:sz w:val="24"/>
          <w:szCs w:val="24"/>
        </w:rPr>
        <w:t>Bessone</w:t>
      </w:r>
      <w:proofErr w:type="spellEnd"/>
      <w:r w:rsidR="00E4720A">
        <w:rPr>
          <w:rFonts w:ascii="Arial" w:hAnsi="Arial" w:cs="Arial"/>
          <w:sz w:val="24"/>
          <w:szCs w:val="24"/>
        </w:rPr>
        <w:t xml:space="preserve"> </w:t>
      </w:r>
      <w:r w:rsidR="00E4720A">
        <w:rPr>
          <w:rFonts w:ascii="Arial" w:hAnsi="Arial" w:cs="Arial"/>
          <w:i/>
          <w:sz w:val="24"/>
          <w:szCs w:val="24"/>
        </w:rPr>
        <w:t>et al</w:t>
      </w:r>
      <w:r w:rsidR="00E4720A" w:rsidRPr="006E2C72">
        <w:rPr>
          <w:rFonts w:ascii="Arial" w:hAnsi="Arial" w:cs="Arial"/>
          <w:sz w:val="24"/>
          <w:szCs w:val="24"/>
        </w:rPr>
        <w:t>. (2021)</w:t>
      </w:r>
      <w:r w:rsidR="00E4720A">
        <w:rPr>
          <w:rFonts w:ascii="Arial" w:hAnsi="Arial" w:cs="Arial"/>
          <w:sz w:val="24"/>
          <w:szCs w:val="24"/>
        </w:rPr>
        <w:t>. No primeiro caso, devido aos efeitos</w:t>
      </w:r>
      <w:r w:rsidR="00EB6EA9">
        <w:rPr>
          <w:rFonts w:ascii="Arial" w:hAnsi="Arial" w:cs="Arial"/>
          <w:sz w:val="24"/>
          <w:szCs w:val="24"/>
        </w:rPr>
        <w:t xml:space="preserve"> que são</w:t>
      </w:r>
      <w:r w:rsidR="00E4720A">
        <w:rPr>
          <w:rFonts w:ascii="Arial" w:hAnsi="Arial" w:cs="Arial"/>
          <w:sz w:val="24"/>
          <w:szCs w:val="24"/>
        </w:rPr>
        <w:t xml:space="preserve"> reportados sobre uma série de condições. Já no segundo, por conta de metodologia e aplicação, bem como a parte da literatura. Na América Latina, </w:t>
      </w:r>
      <w:proofErr w:type="spellStart"/>
      <w:r w:rsidR="00E4720A" w:rsidRPr="001A55B6">
        <w:rPr>
          <w:rFonts w:ascii="Arial" w:hAnsi="Arial" w:cs="Arial"/>
          <w:sz w:val="24"/>
          <w:szCs w:val="24"/>
        </w:rPr>
        <w:t>Cristia</w:t>
      </w:r>
      <w:proofErr w:type="spellEnd"/>
      <w:r w:rsidR="00E4720A" w:rsidRPr="001A55B6">
        <w:rPr>
          <w:rFonts w:ascii="Arial" w:hAnsi="Arial" w:cs="Arial"/>
          <w:sz w:val="24"/>
          <w:szCs w:val="24"/>
        </w:rPr>
        <w:t xml:space="preserve"> </w:t>
      </w:r>
      <w:proofErr w:type="gramStart"/>
      <w:r w:rsidR="00E4720A" w:rsidRPr="001A55B6">
        <w:rPr>
          <w:rFonts w:ascii="Arial" w:hAnsi="Arial" w:cs="Arial"/>
          <w:i/>
          <w:iCs/>
          <w:sz w:val="24"/>
          <w:szCs w:val="24"/>
        </w:rPr>
        <w:t>et</w:t>
      </w:r>
      <w:proofErr w:type="gramEnd"/>
      <w:r w:rsidR="00E4720A" w:rsidRPr="001A55B6">
        <w:rPr>
          <w:rFonts w:ascii="Arial" w:hAnsi="Arial" w:cs="Arial"/>
          <w:i/>
          <w:iCs/>
          <w:sz w:val="24"/>
          <w:szCs w:val="24"/>
        </w:rPr>
        <w:t xml:space="preserve"> al</w:t>
      </w:r>
      <w:r w:rsidR="00E4720A" w:rsidRPr="001A55B6">
        <w:rPr>
          <w:rFonts w:ascii="Arial" w:hAnsi="Arial" w:cs="Arial"/>
          <w:sz w:val="24"/>
          <w:szCs w:val="24"/>
        </w:rPr>
        <w:t>. (2017)</w:t>
      </w:r>
      <w:r w:rsidR="00E4720A">
        <w:rPr>
          <w:rFonts w:ascii="Arial" w:hAnsi="Arial" w:cs="Arial"/>
          <w:sz w:val="24"/>
          <w:szCs w:val="24"/>
        </w:rPr>
        <w:t xml:space="preserve"> é o trabalho que possui os resultados mais próximos dos obtidos neste, onde não há efeito do programa de </w:t>
      </w:r>
      <w:r w:rsidR="00E4720A" w:rsidRPr="00E4720A">
        <w:rPr>
          <w:rFonts w:ascii="Arial" w:hAnsi="Arial" w:cs="Arial"/>
          <w:i/>
          <w:sz w:val="24"/>
          <w:szCs w:val="24"/>
        </w:rPr>
        <w:t>laptops</w:t>
      </w:r>
      <w:r w:rsidR="00E4720A">
        <w:rPr>
          <w:rFonts w:ascii="Arial" w:hAnsi="Arial" w:cs="Arial"/>
          <w:sz w:val="24"/>
          <w:szCs w:val="24"/>
        </w:rPr>
        <w:t xml:space="preserve"> sobre as notas dos alunos</w:t>
      </w:r>
      <w:r w:rsidR="00EB6EA9">
        <w:rPr>
          <w:rFonts w:ascii="Arial" w:hAnsi="Arial" w:cs="Arial"/>
          <w:sz w:val="24"/>
          <w:szCs w:val="24"/>
        </w:rPr>
        <w:t xml:space="preserve"> na maior parte dos casos</w:t>
      </w:r>
      <w:r w:rsidR="00E4720A">
        <w:rPr>
          <w:rFonts w:ascii="Arial" w:hAnsi="Arial" w:cs="Arial"/>
          <w:sz w:val="24"/>
          <w:szCs w:val="24"/>
        </w:rPr>
        <w:t xml:space="preserve">. Já de modo divergente, </w:t>
      </w:r>
      <w:proofErr w:type="spellStart"/>
      <w:r w:rsidR="00E4720A">
        <w:rPr>
          <w:rFonts w:ascii="Arial" w:hAnsi="Arial" w:cs="Arial"/>
          <w:sz w:val="24"/>
          <w:szCs w:val="24"/>
        </w:rPr>
        <w:t>Kho</w:t>
      </w:r>
      <w:proofErr w:type="spellEnd"/>
      <w:r w:rsidR="00E4720A">
        <w:rPr>
          <w:rFonts w:ascii="Arial" w:hAnsi="Arial" w:cs="Arial"/>
          <w:sz w:val="24"/>
          <w:szCs w:val="24"/>
        </w:rPr>
        <w:t xml:space="preserve"> </w:t>
      </w:r>
      <w:proofErr w:type="gramStart"/>
      <w:r w:rsidR="00E4720A" w:rsidRPr="00E4720A">
        <w:rPr>
          <w:rFonts w:ascii="Arial" w:hAnsi="Arial" w:cs="Arial"/>
          <w:i/>
          <w:sz w:val="24"/>
          <w:szCs w:val="24"/>
        </w:rPr>
        <w:t>et</w:t>
      </w:r>
      <w:proofErr w:type="gramEnd"/>
      <w:r w:rsidR="00E4720A" w:rsidRPr="00E4720A">
        <w:rPr>
          <w:rFonts w:ascii="Arial" w:hAnsi="Arial" w:cs="Arial"/>
          <w:i/>
          <w:sz w:val="24"/>
          <w:szCs w:val="24"/>
        </w:rPr>
        <w:t xml:space="preserve"> al</w:t>
      </w:r>
      <w:r w:rsidR="00E4720A">
        <w:rPr>
          <w:rFonts w:ascii="Arial" w:hAnsi="Arial" w:cs="Arial"/>
          <w:sz w:val="24"/>
          <w:szCs w:val="24"/>
        </w:rPr>
        <w:t xml:space="preserve">. (2018) se afasta completamente o que foi reportado ao apresentar números expressivos da intervenção </w:t>
      </w:r>
      <w:r w:rsidR="00EB6EA9">
        <w:rPr>
          <w:rFonts w:ascii="Arial" w:hAnsi="Arial" w:cs="Arial"/>
          <w:sz w:val="24"/>
          <w:szCs w:val="24"/>
        </w:rPr>
        <w:t xml:space="preserve">investigada </w:t>
      </w:r>
      <w:r w:rsidR="00E4720A">
        <w:rPr>
          <w:rFonts w:ascii="Arial" w:hAnsi="Arial" w:cs="Arial"/>
          <w:sz w:val="24"/>
          <w:szCs w:val="24"/>
        </w:rPr>
        <w:t xml:space="preserve">sobre os testes de escolas rurais do Chile. </w:t>
      </w:r>
    </w:p>
    <w:p w14:paraId="4872137C" w14:textId="5D9DB496" w:rsidR="00AA20D2" w:rsidRDefault="00476D5B" w:rsidP="00E4720A">
      <w:pPr>
        <w:spacing w:line="360" w:lineRule="auto"/>
        <w:ind w:firstLine="708"/>
        <w:jc w:val="both"/>
        <w:rPr>
          <w:rFonts w:ascii="Arial" w:hAnsi="Arial" w:cs="Arial"/>
          <w:sz w:val="24"/>
        </w:rPr>
      </w:pPr>
      <w:r w:rsidRPr="00476D5B">
        <w:rPr>
          <w:rFonts w:ascii="Arial" w:hAnsi="Arial" w:cs="Arial"/>
          <w:sz w:val="24"/>
        </w:rPr>
        <w:lastRenderedPageBreak/>
        <w:t xml:space="preserve">Com base em nossas descobertas, </w:t>
      </w:r>
      <w:r w:rsidR="00E4720A">
        <w:rPr>
          <w:rFonts w:ascii="Arial" w:hAnsi="Arial" w:cs="Arial"/>
          <w:sz w:val="24"/>
        </w:rPr>
        <w:t>é possível observar</w:t>
      </w:r>
      <w:r w:rsidRPr="00476D5B">
        <w:rPr>
          <w:rFonts w:ascii="Arial" w:hAnsi="Arial" w:cs="Arial"/>
          <w:sz w:val="24"/>
        </w:rPr>
        <w:t xml:space="preserve"> uma variedade de caminhos para p</w:t>
      </w:r>
      <w:r w:rsidR="00E4720A">
        <w:rPr>
          <w:rFonts w:ascii="Arial" w:hAnsi="Arial" w:cs="Arial"/>
          <w:sz w:val="24"/>
        </w:rPr>
        <w:t xml:space="preserve">esquisas futuras. Se o acesso às Tecnologias de Informação e Comunicação </w:t>
      </w:r>
      <w:r w:rsidRPr="00476D5B">
        <w:rPr>
          <w:rFonts w:ascii="Arial" w:hAnsi="Arial" w:cs="Arial"/>
          <w:sz w:val="24"/>
        </w:rPr>
        <w:t xml:space="preserve">é apenas uma condição necessária, </w:t>
      </w:r>
      <w:r w:rsidR="00E4720A">
        <w:rPr>
          <w:rFonts w:ascii="Arial" w:hAnsi="Arial" w:cs="Arial"/>
          <w:sz w:val="24"/>
        </w:rPr>
        <w:t>e</w:t>
      </w:r>
      <w:r w:rsidRPr="00476D5B">
        <w:rPr>
          <w:rFonts w:ascii="Arial" w:hAnsi="Arial" w:cs="Arial"/>
          <w:sz w:val="24"/>
        </w:rPr>
        <w:t xml:space="preserve"> não suficiente para melhorias na educação, então é crucial entender se a complementação de políticas analógicas pode ser o elo perdido. </w:t>
      </w:r>
      <w:r w:rsidR="00690FEE">
        <w:rPr>
          <w:rFonts w:ascii="Arial" w:hAnsi="Arial" w:cs="Arial"/>
          <w:sz w:val="24"/>
        </w:rPr>
        <w:t xml:space="preserve">Além disso, torna-se de insumo importância a investigação sobre o como são utilizadas estas novas tecnologias por crianças e adolescentes. De fato, saber como cada indivíduo é orientado e aproveita isso a seu favor pode fazer toda a diferença em sua trajetória de vida, bem como nos resultados estimados em </w:t>
      </w:r>
      <w:r w:rsidR="004D37CA">
        <w:rPr>
          <w:rFonts w:ascii="Arial" w:hAnsi="Arial" w:cs="Arial"/>
          <w:sz w:val="24"/>
        </w:rPr>
        <w:t>pesquisas empíricas</w:t>
      </w:r>
      <w:r w:rsidR="00690FEE">
        <w:rPr>
          <w:rFonts w:ascii="Arial" w:hAnsi="Arial" w:cs="Arial"/>
          <w:sz w:val="24"/>
        </w:rPr>
        <w:t xml:space="preserve">. </w:t>
      </w:r>
    </w:p>
    <w:p w14:paraId="0969A5CE" w14:textId="77777777" w:rsidR="00476D5B" w:rsidRDefault="00476D5B" w:rsidP="00476D5B">
      <w:pPr>
        <w:spacing w:line="360" w:lineRule="auto"/>
        <w:ind w:firstLine="708"/>
        <w:jc w:val="both"/>
        <w:rPr>
          <w:rFonts w:ascii="Arial" w:hAnsi="Arial" w:cs="Arial"/>
          <w:sz w:val="24"/>
        </w:rPr>
      </w:pPr>
    </w:p>
    <w:p w14:paraId="350A8E41" w14:textId="77777777" w:rsidR="00476D5B" w:rsidRDefault="00476D5B" w:rsidP="00476D5B">
      <w:pPr>
        <w:spacing w:line="360" w:lineRule="auto"/>
        <w:ind w:firstLine="708"/>
        <w:jc w:val="both"/>
        <w:rPr>
          <w:rFonts w:ascii="Arial" w:hAnsi="Arial" w:cs="Arial"/>
          <w:sz w:val="24"/>
        </w:rPr>
      </w:pPr>
    </w:p>
    <w:p w14:paraId="710012DA" w14:textId="77777777" w:rsidR="00476D5B" w:rsidRDefault="00476D5B" w:rsidP="00476D5B">
      <w:pPr>
        <w:spacing w:line="360" w:lineRule="auto"/>
        <w:ind w:firstLine="708"/>
        <w:jc w:val="both"/>
        <w:rPr>
          <w:rFonts w:ascii="Arial" w:hAnsi="Arial" w:cs="Arial"/>
          <w:sz w:val="24"/>
        </w:rPr>
      </w:pPr>
    </w:p>
    <w:p w14:paraId="2AE01ABA" w14:textId="77777777" w:rsidR="00476D5B" w:rsidRDefault="00476D5B" w:rsidP="00476D5B">
      <w:pPr>
        <w:spacing w:line="360" w:lineRule="auto"/>
        <w:ind w:firstLine="708"/>
        <w:jc w:val="both"/>
        <w:rPr>
          <w:rFonts w:ascii="Arial" w:hAnsi="Arial" w:cs="Arial"/>
          <w:sz w:val="24"/>
        </w:rPr>
      </w:pPr>
    </w:p>
    <w:p w14:paraId="726E09D7" w14:textId="77777777" w:rsidR="00476D5B" w:rsidRDefault="00476D5B" w:rsidP="00476D5B">
      <w:pPr>
        <w:spacing w:line="360" w:lineRule="auto"/>
        <w:ind w:firstLine="708"/>
        <w:jc w:val="both"/>
        <w:rPr>
          <w:rFonts w:ascii="Arial" w:hAnsi="Arial" w:cs="Arial"/>
          <w:sz w:val="24"/>
        </w:rPr>
      </w:pPr>
    </w:p>
    <w:p w14:paraId="027C66C2" w14:textId="77777777" w:rsidR="00476D5B" w:rsidRDefault="00476D5B" w:rsidP="00476D5B">
      <w:pPr>
        <w:spacing w:line="360" w:lineRule="auto"/>
        <w:ind w:firstLine="708"/>
        <w:jc w:val="both"/>
        <w:rPr>
          <w:rFonts w:ascii="Arial" w:hAnsi="Arial" w:cs="Arial"/>
          <w:sz w:val="24"/>
        </w:rPr>
      </w:pPr>
    </w:p>
    <w:p w14:paraId="797ED872" w14:textId="77777777" w:rsidR="00476D5B" w:rsidRDefault="00476D5B" w:rsidP="00476D5B">
      <w:pPr>
        <w:spacing w:line="360" w:lineRule="auto"/>
        <w:ind w:firstLine="708"/>
        <w:jc w:val="both"/>
        <w:rPr>
          <w:rFonts w:ascii="Arial" w:hAnsi="Arial" w:cs="Arial"/>
          <w:sz w:val="24"/>
        </w:rPr>
      </w:pPr>
    </w:p>
    <w:p w14:paraId="1242818F" w14:textId="77777777" w:rsidR="00476D5B" w:rsidRDefault="00476D5B" w:rsidP="00476D5B">
      <w:pPr>
        <w:spacing w:line="360" w:lineRule="auto"/>
        <w:ind w:firstLine="708"/>
        <w:jc w:val="both"/>
        <w:rPr>
          <w:rFonts w:ascii="Arial" w:hAnsi="Arial" w:cs="Arial"/>
          <w:sz w:val="24"/>
        </w:rPr>
      </w:pPr>
    </w:p>
    <w:p w14:paraId="1C7103F9" w14:textId="77777777" w:rsidR="00476D5B" w:rsidRDefault="00476D5B" w:rsidP="00476D5B">
      <w:pPr>
        <w:spacing w:line="360" w:lineRule="auto"/>
        <w:ind w:firstLine="708"/>
        <w:jc w:val="both"/>
        <w:rPr>
          <w:rFonts w:ascii="Arial" w:hAnsi="Arial" w:cs="Arial"/>
          <w:sz w:val="24"/>
        </w:rPr>
      </w:pPr>
    </w:p>
    <w:p w14:paraId="36B223B3" w14:textId="77777777" w:rsidR="00476D5B" w:rsidRDefault="00476D5B" w:rsidP="00476D5B">
      <w:pPr>
        <w:spacing w:line="360" w:lineRule="auto"/>
        <w:ind w:firstLine="708"/>
        <w:jc w:val="both"/>
        <w:rPr>
          <w:rFonts w:ascii="Arial" w:hAnsi="Arial" w:cs="Arial"/>
          <w:sz w:val="24"/>
        </w:rPr>
      </w:pPr>
    </w:p>
    <w:p w14:paraId="6B10655D" w14:textId="77777777" w:rsidR="00476D5B" w:rsidRDefault="00476D5B" w:rsidP="00476D5B">
      <w:pPr>
        <w:spacing w:line="360" w:lineRule="auto"/>
        <w:ind w:firstLine="708"/>
        <w:jc w:val="both"/>
        <w:rPr>
          <w:rFonts w:ascii="Arial" w:hAnsi="Arial" w:cs="Arial"/>
          <w:sz w:val="24"/>
        </w:rPr>
      </w:pPr>
    </w:p>
    <w:p w14:paraId="6F0D8ABB" w14:textId="77777777" w:rsidR="00476D5B" w:rsidRDefault="00476D5B" w:rsidP="00476D5B">
      <w:pPr>
        <w:spacing w:line="360" w:lineRule="auto"/>
        <w:ind w:firstLine="708"/>
        <w:jc w:val="both"/>
        <w:rPr>
          <w:rFonts w:ascii="Arial" w:hAnsi="Arial" w:cs="Arial"/>
          <w:sz w:val="24"/>
        </w:rPr>
      </w:pPr>
    </w:p>
    <w:p w14:paraId="75902224" w14:textId="77777777" w:rsidR="00476D5B" w:rsidRDefault="00476D5B" w:rsidP="00476D5B">
      <w:pPr>
        <w:spacing w:line="360" w:lineRule="auto"/>
        <w:ind w:firstLine="708"/>
        <w:jc w:val="both"/>
        <w:rPr>
          <w:rFonts w:ascii="Arial" w:hAnsi="Arial" w:cs="Arial"/>
          <w:sz w:val="24"/>
        </w:rPr>
      </w:pPr>
    </w:p>
    <w:p w14:paraId="357AA2CF" w14:textId="77777777" w:rsidR="00476D5B" w:rsidRDefault="00476D5B" w:rsidP="00476D5B">
      <w:pPr>
        <w:spacing w:line="360" w:lineRule="auto"/>
        <w:ind w:firstLine="708"/>
        <w:jc w:val="both"/>
        <w:rPr>
          <w:rFonts w:ascii="Arial" w:hAnsi="Arial" w:cs="Arial"/>
          <w:sz w:val="24"/>
        </w:rPr>
      </w:pPr>
    </w:p>
    <w:p w14:paraId="3CC4B00C" w14:textId="77777777" w:rsidR="00476D5B" w:rsidRDefault="00476D5B" w:rsidP="00476D5B">
      <w:pPr>
        <w:spacing w:line="360" w:lineRule="auto"/>
        <w:ind w:firstLine="708"/>
        <w:jc w:val="both"/>
        <w:rPr>
          <w:rFonts w:ascii="Arial" w:hAnsi="Arial" w:cs="Arial"/>
          <w:sz w:val="24"/>
        </w:rPr>
      </w:pPr>
    </w:p>
    <w:p w14:paraId="60A295D2" w14:textId="77777777" w:rsidR="00476D5B" w:rsidRDefault="00476D5B" w:rsidP="00476D5B">
      <w:pPr>
        <w:spacing w:line="360" w:lineRule="auto"/>
        <w:ind w:firstLine="708"/>
        <w:jc w:val="both"/>
        <w:rPr>
          <w:rFonts w:ascii="Arial" w:hAnsi="Arial" w:cs="Arial"/>
          <w:sz w:val="24"/>
        </w:rPr>
      </w:pPr>
    </w:p>
    <w:p w14:paraId="763B3E7D" w14:textId="77777777" w:rsidR="00476D5B" w:rsidRPr="00476D5B" w:rsidRDefault="00476D5B" w:rsidP="00690FEE">
      <w:pPr>
        <w:spacing w:line="360" w:lineRule="auto"/>
        <w:jc w:val="both"/>
        <w:rPr>
          <w:rFonts w:ascii="Arial" w:hAnsi="Arial" w:cs="Arial"/>
          <w:bCs/>
          <w:sz w:val="24"/>
          <w:szCs w:val="24"/>
        </w:rPr>
      </w:pPr>
    </w:p>
    <w:p w14:paraId="23AD367D" w14:textId="77777777" w:rsidR="00E14C6A" w:rsidRDefault="00E14C6A" w:rsidP="00E14C6A">
      <w:pPr>
        <w:spacing w:after="0" w:line="360" w:lineRule="auto"/>
        <w:jc w:val="both"/>
        <w:rPr>
          <w:rFonts w:ascii="Arial" w:hAnsi="Arial" w:cs="Arial"/>
          <w:b/>
          <w:bCs/>
          <w:sz w:val="24"/>
          <w:szCs w:val="24"/>
        </w:rPr>
      </w:pPr>
      <w:r>
        <w:rPr>
          <w:rFonts w:ascii="Arial" w:hAnsi="Arial" w:cs="Arial"/>
          <w:b/>
          <w:bCs/>
          <w:sz w:val="24"/>
          <w:szCs w:val="24"/>
        </w:rPr>
        <w:lastRenderedPageBreak/>
        <w:t>REFERÊNCIAS BIBLIOGRÁFICAS</w:t>
      </w:r>
    </w:p>
    <w:p w14:paraId="5F857DA5" w14:textId="2C01FF7C" w:rsidR="004B45EF" w:rsidRPr="00120A21" w:rsidRDefault="000839DD" w:rsidP="00E14C6A">
      <w:pPr>
        <w:spacing w:before="100" w:beforeAutospacing="1" w:after="100" w:afterAutospacing="1" w:line="24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ANGRIST, Joshua; LAVY,</w:t>
      </w:r>
      <w:r w:rsidR="004B45EF" w:rsidRPr="00120A21">
        <w:rPr>
          <w:rFonts w:ascii="Arial" w:eastAsia="Times New Roman" w:hAnsi="Arial" w:cs="Arial"/>
          <w:sz w:val="24"/>
          <w:szCs w:val="24"/>
          <w:lang w:eastAsia="pt-BR"/>
        </w:rPr>
        <w:t xml:space="preserve"> Victor. </w:t>
      </w:r>
      <w:proofErr w:type="gramStart"/>
      <w:r w:rsidR="004B45EF" w:rsidRPr="007E4F6F">
        <w:rPr>
          <w:rFonts w:ascii="Arial" w:eastAsia="Times New Roman" w:hAnsi="Arial" w:cs="Arial"/>
          <w:sz w:val="24"/>
          <w:szCs w:val="24"/>
          <w:lang w:val="en-US" w:eastAsia="pt-BR"/>
        </w:rPr>
        <w:t>New evidence on classroom computers and pupil learning.</w:t>
      </w:r>
      <w:proofErr w:type="gramEnd"/>
      <w:r w:rsidR="004B45EF" w:rsidRPr="007E4F6F">
        <w:rPr>
          <w:rFonts w:ascii="Arial" w:eastAsia="Times New Roman" w:hAnsi="Arial" w:cs="Arial"/>
          <w:sz w:val="24"/>
          <w:szCs w:val="24"/>
          <w:lang w:val="en-US" w:eastAsia="pt-BR"/>
        </w:rPr>
        <w:t xml:space="preserve"> </w:t>
      </w:r>
      <w:r w:rsidR="004B45EF" w:rsidRPr="00120A21">
        <w:rPr>
          <w:rFonts w:ascii="Arial" w:eastAsia="Times New Roman" w:hAnsi="Arial" w:cs="Arial"/>
          <w:b/>
          <w:iCs/>
          <w:sz w:val="24"/>
          <w:szCs w:val="24"/>
          <w:lang w:eastAsia="pt-BR"/>
        </w:rPr>
        <w:t xml:space="preserve">The </w:t>
      </w:r>
      <w:proofErr w:type="spellStart"/>
      <w:r w:rsidR="004B45EF" w:rsidRPr="00120A21">
        <w:rPr>
          <w:rFonts w:ascii="Arial" w:eastAsia="Times New Roman" w:hAnsi="Arial" w:cs="Arial"/>
          <w:b/>
          <w:iCs/>
          <w:sz w:val="24"/>
          <w:szCs w:val="24"/>
          <w:lang w:eastAsia="pt-BR"/>
        </w:rPr>
        <w:t>Economic</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Journal</w:t>
      </w:r>
      <w:proofErr w:type="spellEnd"/>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v. </w:t>
      </w:r>
      <w:r w:rsidR="004B45EF" w:rsidRPr="00120A21">
        <w:rPr>
          <w:rFonts w:ascii="Arial" w:eastAsia="Times New Roman" w:hAnsi="Arial" w:cs="Arial"/>
          <w:iCs/>
          <w:sz w:val="24"/>
          <w:szCs w:val="24"/>
          <w:lang w:eastAsia="pt-BR"/>
        </w:rPr>
        <w:t>112</w:t>
      </w:r>
      <w:r>
        <w:rPr>
          <w:rFonts w:ascii="Arial" w:eastAsia="Times New Roman" w:hAnsi="Arial" w:cs="Arial"/>
          <w:sz w:val="24"/>
          <w:szCs w:val="24"/>
          <w:lang w:eastAsia="pt-BR"/>
        </w:rPr>
        <w:t>, n. 482, p. 735–765,</w:t>
      </w:r>
      <w:r w:rsidR="004B45EF" w:rsidRPr="00120A21">
        <w:rPr>
          <w:rFonts w:ascii="Arial" w:eastAsia="Times New Roman" w:hAnsi="Arial" w:cs="Arial"/>
          <w:sz w:val="24"/>
          <w:szCs w:val="24"/>
          <w:lang w:eastAsia="pt-BR"/>
        </w:rPr>
        <w:t xml:space="preserve"> 2002.</w:t>
      </w:r>
    </w:p>
    <w:p w14:paraId="1F321F40" w14:textId="60D06A94" w:rsidR="004B45EF" w:rsidRPr="00120A21" w:rsidRDefault="000839DD" w:rsidP="004B45EF">
      <w:pPr>
        <w:spacing w:before="100" w:beforeAutospacing="1" w:after="100" w:afterAutospacing="1" w:line="240" w:lineRule="auto"/>
        <w:jc w:val="both"/>
        <w:rPr>
          <w:rFonts w:ascii="Arial" w:eastAsia="Times New Roman" w:hAnsi="Arial" w:cs="Arial"/>
          <w:sz w:val="24"/>
          <w:szCs w:val="24"/>
          <w:lang w:eastAsia="pt-BR"/>
        </w:rPr>
      </w:pPr>
      <w:proofErr w:type="gramStart"/>
      <w:r w:rsidRPr="007E4F6F">
        <w:rPr>
          <w:rFonts w:ascii="Arial" w:eastAsia="Times New Roman" w:hAnsi="Arial" w:cs="Arial"/>
          <w:sz w:val="24"/>
          <w:szCs w:val="24"/>
          <w:lang w:val="en-US" w:eastAsia="pt-BR"/>
        </w:rPr>
        <w:t>ATTEWELL, Paul; BATTLE,</w:t>
      </w:r>
      <w:r w:rsidR="004B45EF" w:rsidRPr="007E4F6F">
        <w:rPr>
          <w:rFonts w:ascii="Arial" w:eastAsia="Times New Roman" w:hAnsi="Arial" w:cs="Arial"/>
          <w:sz w:val="24"/>
          <w:szCs w:val="24"/>
          <w:lang w:val="en-US" w:eastAsia="pt-BR"/>
        </w:rPr>
        <w:t xml:space="preserve"> Juan.</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sz w:val="24"/>
          <w:szCs w:val="24"/>
          <w:lang w:val="en-US" w:eastAsia="pt-BR"/>
        </w:rPr>
        <w:t>Home computers and school performance.</w:t>
      </w:r>
      <w:proofErr w:type="gramEnd"/>
      <w:r w:rsidR="004B45EF" w:rsidRPr="007E4F6F">
        <w:rPr>
          <w:rFonts w:ascii="Arial" w:eastAsia="Times New Roman" w:hAnsi="Arial" w:cs="Arial"/>
          <w:sz w:val="24"/>
          <w:szCs w:val="24"/>
          <w:lang w:val="en-US" w:eastAsia="pt-BR"/>
        </w:rPr>
        <w:t xml:space="preserve"> </w:t>
      </w:r>
      <w:proofErr w:type="spellStart"/>
      <w:r w:rsidR="004B45EF" w:rsidRPr="00120A21">
        <w:rPr>
          <w:rFonts w:ascii="Arial" w:eastAsia="Times New Roman" w:hAnsi="Arial" w:cs="Arial"/>
          <w:b/>
          <w:iCs/>
          <w:sz w:val="24"/>
          <w:szCs w:val="24"/>
          <w:lang w:eastAsia="pt-BR"/>
        </w:rPr>
        <w:t>Information</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Society</w:t>
      </w:r>
      <w:proofErr w:type="spellEnd"/>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v. </w:t>
      </w:r>
      <w:r w:rsidR="004B45EF" w:rsidRPr="00120A21">
        <w:rPr>
          <w:rFonts w:ascii="Arial" w:eastAsia="Times New Roman" w:hAnsi="Arial" w:cs="Arial"/>
          <w:iCs/>
          <w:sz w:val="24"/>
          <w:szCs w:val="24"/>
          <w:lang w:eastAsia="pt-BR"/>
        </w:rPr>
        <w:t>15</w:t>
      </w:r>
      <w:r>
        <w:rPr>
          <w:rFonts w:ascii="Arial" w:eastAsia="Times New Roman" w:hAnsi="Arial" w:cs="Arial"/>
          <w:sz w:val="24"/>
          <w:szCs w:val="24"/>
          <w:lang w:eastAsia="pt-BR"/>
        </w:rPr>
        <w:t>, n. 1, p. 1–10,</w:t>
      </w:r>
      <w:r w:rsidR="004B45EF" w:rsidRPr="00120A21">
        <w:rPr>
          <w:rFonts w:ascii="Arial" w:eastAsia="Times New Roman" w:hAnsi="Arial" w:cs="Arial"/>
          <w:sz w:val="24"/>
          <w:szCs w:val="24"/>
          <w:lang w:eastAsia="pt-BR"/>
        </w:rPr>
        <w:t xml:space="preserve"> 1999.</w:t>
      </w:r>
    </w:p>
    <w:p w14:paraId="60E59AD6" w14:textId="6ADC9B07" w:rsidR="004B45EF" w:rsidRPr="007E4F6F" w:rsidRDefault="000839DD"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 xml:space="preserve">BADASYAN, </w:t>
      </w:r>
      <w:proofErr w:type="spellStart"/>
      <w:r w:rsidRPr="007E4F6F">
        <w:rPr>
          <w:rFonts w:ascii="Arial" w:eastAsia="Times New Roman" w:hAnsi="Arial" w:cs="Arial"/>
          <w:sz w:val="24"/>
          <w:szCs w:val="24"/>
          <w:lang w:val="en-US" w:eastAsia="pt-BR"/>
        </w:rPr>
        <w:t>Narine</w:t>
      </w:r>
      <w:proofErr w:type="spellEnd"/>
      <w:r w:rsidRPr="007E4F6F">
        <w:rPr>
          <w:rFonts w:ascii="Arial" w:eastAsia="Times New Roman" w:hAnsi="Arial" w:cs="Arial"/>
          <w:sz w:val="24"/>
          <w:szCs w:val="24"/>
          <w:lang w:val="en-US" w:eastAsia="pt-BR"/>
        </w:rPr>
        <w:t>; SILVA,</w:t>
      </w:r>
      <w:r w:rsidR="004B45EF" w:rsidRPr="007E4F6F">
        <w:rPr>
          <w:rFonts w:ascii="Arial" w:eastAsia="Times New Roman" w:hAnsi="Arial" w:cs="Arial"/>
          <w:sz w:val="24"/>
          <w:szCs w:val="24"/>
          <w:lang w:val="en-US" w:eastAsia="pt-BR"/>
        </w:rPr>
        <w:t xml:space="preserve"> Simone.</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sz w:val="24"/>
          <w:szCs w:val="24"/>
          <w:lang w:val="en-US" w:eastAsia="pt-BR"/>
        </w:rPr>
        <w:t>The Impact of Internet Access at Home and/or School on Students’ Academic Performance in Brazil.</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b/>
          <w:iCs/>
          <w:sz w:val="24"/>
          <w:szCs w:val="24"/>
          <w:lang w:val="en-US" w:eastAsia="pt-BR"/>
        </w:rPr>
        <w:t>SSRN Electronic Journal</w:t>
      </w:r>
      <w:r w:rsidRPr="007E4F6F">
        <w:rPr>
          <w:rFonts w:ascii="Arial" w:eastAsia="Times New Roman" w:hAnsi="Arial" w:cs="Arial"/>
          <w:sz w:val="24"/>
          <w:szCs w:val="24"/>
          <w:lang w:val="en-US" w:eastAsia="pt-BR"/>
        </w:rPr>
        <w:t>, p. 1–52,</w:t>
      </w:r>
      <w:r w:rsidR="004B45EF" w:rsidRPr="007E4F6F">
        <w:rPr>
          <w:rFonts w:ascii="Arial" w:eastAsia="Times New Roman" w:hAnsi="Arial" w:cs="Arial"/>
          <w:sz w:val="24"/>
          <w:szCs w:val="24"/>
          <w:lang w:val="en-US" w:eastAsia="pt-BR"/>
        </w:rPr>
        <w:t xml:space="preserve"> 2012.</w:t>
      </w:r>
      <w:proofErr w:type="gramEnd"/>
    </w:p>
    <w:p w14:paraId="20803DCE" w14:textId="6F96A15F" w:rsidR="00A334CE" w:rsidRPr="007E4F6F" w:rsidRDefault="00A334CE"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BESSONE</w:t>
      </w:r>
      <w:r w:rsidR="000839DD" w:rsidRPr="007E4F6F">
        <w:rPr>
          <w:rFonts w:ascii="Arial" w:eastAsia="Times New Roman" w:hAnsi="Arial" w:cs="Arial"/>
          <w:sz w:val="24"/>
          <w:szCs w:val="24"/>
          <w:lang w:val="en-US" w:eastAsia="pt-BR"/>
        </w:rPr>
        <w:t>,</w:t>
      </w:r>
      <w:r w:rsidRPr="007E4F6F">
        <w:rPr>
          <w:rFonts w:ascii="Arial" w:eastAsia="Times New Roman" w:hAnsi="Arial" w:cs="Arial"/>
          <w:sz w:val="24"/>
          <w:szCs w:val="24"/>
          <w:lang w:val="en-US" w:eastAsia="pt-BR"/>
        </w:rPr>
        <w:t xml:space="preserve"> Pedro; DAHIS, Ricardo; HO, Lisa.</w:t>
      </w:r>
      <w:proofErr w:type="gramEnd"/>
      <w:r w:rsidRPr="007E4F6F">
        <w:rPr>
          <w:rFonts w:ascii="Arial" w:eastAsia="Times New Roman" w:hAnsi="Arial" w:cs="Arial"/>
          <w:sz w:val="24"/>
          <w:szCs w:val="24"/>
          <w:lang w:val="en-US" w:eastAsia="pt-BR"/>
        </w:rPr>
        <w:t xml:space="preserve"> </w:t>
      </w:r>
      <w:proofErr w:type="gramStart"/>
      <w:r w:rsidRPr="007E4F6F">
        <w:rPr>
          <w:rFonts w:ascii="Arial" w:eastAsia="Times New Roman" w:hAnsi="Arial" w:cs="Arial"/>
          <w:sz w:val="24"/>
          <w:szCs w:val="24"/>
          <w:lang w:val="en-US" w:eastAsia="pt-BR"/>
        </w:rPr>
        <w:t>The Impact of 3G Mobile Internet on Educational Outcomes in Brazil.</w:t>
      </w:r>
      <w:proofErr w:type="gramEnd"/>
      <w:r w:rsidRPr="007E4F6F">
        <w:rPr>
          <w:rFonts w:ascii="Arial" w:eastAsia="Times New Roman" w:hAnsi="Arial" w:cs="Arial"/>
          <w:sz w:val="24"/>
          <w:szCs w:val="24"/>
          <w:lang w:val="en-US" w:eastAsia="pt-BR"/>
        </w:rPr>
        <w:t xml:space="preserve"> </w:t>
      </w:r>
      <w:proofErr w:type="gramStart"/>
      <w:r w:rsidRPr="007E4F6F">
        <w:rPr>
          <w:rFonts w:ascii="Arial" w:eastAsia="Times New Roman" w:hAnsi="Arial" w:cs="Arial"/>
          <w:b/>
          <w:sz w:val="24"/>
          <w:szCs w:val="24"/>
          <w:lang w:val="en-US" w:eastAsia="pt-BR"/>
        </w:rPr>
        <w:t>Working Paper</w:t>
      </w:r>
      <w:r w:rsidR="000839DD" w:rsidRPr="007E4F6F">
        <w:rPr>
          <w:rFonts w:ascii="Arial" w:eastAsia="Times New Roman" w:hAnsi="Arial" w:cs="Arial"/>
          <w:sz w:val="24"/>
          <w:szCs w:val="24"/>
          <w:lang w:val="en-US" w:eastAsia="pt-BR"/>
        </w:rPr>
        <w:t>,</w:t>
      </w:r>
      <w:r w:rsidRPr="007E4F6F">
        <w:rPr>
          <w:rFonts w:ascii="Arial" w:eastAsia="Times New Roman" w:hAnsi="Arial" w:cs="Arial"/>
          <w:sz w:val="24"/>
          <w:szCs w:val="24"/>
          <w:lang w:val="en-US" w:eastAsia="pt-BR"/>
        </w:rPr>
        <w:t xml:space="preserve"> 2021.</w:t>
      </w:r>
      <w:proofErr w:type="gramEnd"/>
    </w:p>
    <w:p w14:paraId="6ABBF2F3" w14:textId="5253DC75" w:rsidR="00A334CE" w:rsidRPr="007E4F6F" w:rsidRDefault="00335269"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BORUSYAK</w:t>
      </w:r>
      <w:r w:rsidR="000839DD" w:rsidRPr="007E4F6F">
        <w:rPr>
          <w:rFonts w:ascii="Arial" w:eastAsia="Times New Roman" w:hAnsi="Arial" w:cs="Arial"/>
          <w:sz w:val="24"/>
          <w:szCs w:val="24"/>
          <w:lang w:val="en-US" w:eastAsia="pt-BR"/>
        </w:rPr>
        <w:t>,</w:t>
      </w:r>
      <w:r w:rsidRPr="007E4F6F">
        <w:rPr>
          <w:rFonts w:ascii="Arial" w:eastAsia="Times New Roman" w:hAnsi="Arial" w:cs="Arial"/>
          <w:sz w:val="24"/>
          <w:szCs w:val="24"/>
          <w:lang w:val="en-US" w:eastAsia="pt-BR"/>
        </w:rPr>
        <w:t xml:space="preserve"> Kirill; JARAVEL</w:t>
      </w:r>
      <w:r w:rsidR="000839DD" w:rsidRPr="007E4F6F">
        <w:rPr>
          <w:rFonts w:ascii="Arial" w:eastAsia="Times New Roman" w:hAnsi="Arial" w:cs="Arial"/>
          <w:sz w:val="24"/>
          <w:szCs w:val="24"/>
          <w:lang w:val="en-US" w:eastAsia="pt-BR"/>
        </w:rPr>
        <w:t>,</w:t>
      </w:r>
      <w:r w:rsidR="00A334CE" w:rsidRPr="007E4F6F">
        <w:rPr>
          <w:rFonts w:ascii="Arial" w:eastAsia="Times New Roman" w:hAnsi="Arial" w:cs="Arial"/>
          <w:sz w:val="24"/>
          <w:szCs w:val="24"/>
          <w:lang w:val="en-US" w:eastAsia="pt-BR"/>
        </w:rPr>
        <w:t xml:space="preserve"> X</w:t>
      </w:r>
      <w:r w:rsidRPr="007E4F6F">
        <w:rPr>
          <w:rFonts w:ascii="Arial" w:eastAsia="Times New Roman" w:hAnsi="Arial" w:cs="Arial"/>
          <w:sz w:val="24"/>
          <w:szCs w:val="24"/>
          <w:lang w:val="en-US" w:eastAsia="pt-BR"/>
        </w:rPr>
        <w:t>avier</w:t>
      </w:r>
      <w:r w:rsidR="00A334CE" w:rsidRPr="007E4F6F">
        <w:rPr>
          <w:rFonts w:ascii="Arial" w:eastAsia="Times New Roman" w:hAnsi="Arial" w:cs="Arial"/>
          <w:sz w:val="24"/>
          <w:szCs w:val="24"/>
          <w:lang w:val="en-US" w:eastAsia="pt-BR"/>
        </w:rPr>
        <w:t>.</w:t>
      </w:r>
      <w:proofErr w:type="gramEnd"/>
      <w:r w:rsidR="00A334CE" w:rsidRPr="007E4F6F">
        <w:rPr>
          <w:rFonts w:ascii="Arial" w:eastAsia="Times New Roman" w:hAnsi="Arial" w:cs="Arial"/>
          <w:sz w:val="24"/>
          <w:szCs w:val="24"/>
          <w:lang w:val="en-US" w:eastAsia="pt-BR"/>
        </w:rPr>
        <w:t xml:space="preserve"> </w:t>
      </w:r>
      <w:proofErr w:type="gramStart"/>
      <w:r w:rsidR="00A334CE" w:rsidRPr="007E4F6F">
        <w:rPr>
          <w:rFonts w:ascii="Arial" w:eastAsia="Times New Roman" w:hAnsi="Arial" w:cs="Arial"/>
          <w:sz w:val="24"/>
          <w:szCs w:val="24"/>
          <w:lang w:val="en-US" w:eastAsia="pt-BR"/>
        </w:rPr>
        <w:t>Revisiting Event Study Designs.</w:t>
      </w:r>
      <w:proofErr w:type="gramEnd"/>
      <w:r w:rsidR="00A334CE" w:rsidRPr="007E4F6F">
        <w:rPr>
          <w:rFonts w:ascii="Arial" w:eastAsia="Times New Roman" w:hAnsi="Arial" w:cs="Arial"/>
          <w:sz w:val="24"/>
          <w:szCs w:val="24"/>
          <w:lang w:val="en-US" w:eastAsia="pt-BR"/>
        </w:rPr>
        <w:t xml:space="preserve"> </w:t>
      </w:r>
      <w:proofErr w:type="gramStart"/>
      <w:r w:rsidR="00A334CE" w:rsidRPr="007E4F6F">
        <w:rPr>
          <w:rFonts w:ascii="Arial" w:eastAsia="Times New Roman" w:hAnsi="Arial" w:cs="Arial"/>
          <w:b/>
          <w:sz w:val="24"/>
          <w:szCs w:val="24"/>
          <w:lang w:val="en-US" w:eastAsia="pt-BR"/>
        </w:rPr>
        <w:t>SSRN Electronic Journal</w:t>
      </w:r>
      <w:r w:rsidR="000839DD" w:rsidRPr="007E4F6F">
        <w:rPr>
          <w:rFonts w:ascii="Arial" w:eastAsia="Times New Roman" w:hAnsi="Arial" w:cs="Arial"/>
          <w:sz w:val="24"/>
          <w:szCs w:val="24"/>
          <w:lang w:val="en-US" w:eastAsia="pt-BR"/>
        </w:rPr>
        <w:t>,</w:t>
      </w:r>
      <w:r w:rsidR="00A334CE" w:rsidRPr="007E4F6F">
        <w:rPr>
          <w:rFonts w:ascii="Arial" w:eastAsia="Times New Roman" w:hAnsi="Arial" w:cs="Arial"/>
          <w:sz w:val="24"/>
          <w:szCs w:val="24"/>
          <w:lang w:val="en-US" w:eastAsia="pt-BR"/>
        </w:rPr>
        <w:t xml:space="preserve"> </w:t>
      </w:r>
      <w:r w:rsidRPr="007E4F6F">
        <w:rPr>
          <w:rFonts w:ascii="Arial" w:eastAsia="Times New Roman" w:hAnsi="Arial" w:cs="Arial"/>
          <w:sz w:val="24"/>
          <w:szCs w:val="24"/>
          <w:lang w:val="en-US" w:eastAsia="pt-BR"/>
        </w:rPr>
        <w:t xml:space="preserve">p. </w:t>
      </w:r>
      <w:r w:rsidR="00A334CE" w:rsidRPr="007E4F6F">
        <w:rPr>
          <w:rFonts w:ascii="Arial" w:eastAsia="Times New Roman" w:hAnsi="Arial" w:cs="Arial"/>
          <w:sz w:val="24"/>
          <w:szCs w:val="24"/>
          <w:lang w:val="en-US" w:eastAsia="pt-BR"/>
        </w:rPr>
        <w:t>1–25</w:t>
      </w:r>
      <w:r w:rsidR="000839DD" w:rsidRPr="007E4F6F">
        <w:rPr>
          <w:rFonts w:ascii="Arial" w:eastAsia="Times New Roman" w:hAnsi="Arial" w:cs="Arial"/>
          <w:sz w:val="24"/>
          <w:szCs w:val="24"/>
          <w:lang w:val="en-US" w:eastAsia="pt-BR"/>
        </w:rPr>
        <w:t>, 2017</w:t>
      </w:r>
      <w:r w:rsidR="00A334CE" w:rsidRPr="007E4F6F">
        <w:rPr>
          <w:rFonts w:ascii="Arial" w:eastAsia="Times New Roman" w:hAnsi="Arial" w:cs="Arial"/>
          <w:sz w:val="24"/>
          <w:szCs w:val="24"/>
          <w:lang w:val="en-US" w:eastAsia="pt-BR"/>
        </w:rPr>
        <w:t>.</w:t>
      </w:r>
      <w:proofErr w:type="gramEnd"/>
      <w:r w:rsidR="00A334CE" w:rsidRPr="007E4F6F">
        <w:rPr>
          <w:rFonts w:ascii="Arial" w:eastAsia="Times New Roman" w:hAnsi="Arial" w:cs="Arial"/>
          <w:sz w:val="24"/>
          <w:szCs w:val="24"/>
          <w:lang w:val="en-US" w:eastAsia="pt-BR"/>
        </w:rPr>
        <w:t xml:space="preserve"> </w:t>
      </w:r>
    </w:p>
    <w:p w14:paraId="420EFA29" w14:textId="365E69FE" w:rsidR="00335269" w:rsidRDefault="00335269" w:rsidP="00120A21">
      <w:pPr>
        <w:spacing w:before="100" w:beforeAutospacing="1" w:after="100" w:afterAutospacing="1" w:line="240" w:lineRule="auto"/>
        <w:jc w:val="both"/>
        <w:rPr>
          <w:rFonts w:ascii="Arial" w:eastAsia="Times New Roman" w:hAnsi="Arial" w:cs="Arial"/>
          <w:sz w:val="24"/>
          <w:szCs w:val="24"/>
          <w:lang w:eastAsia="pt-BR"/>
        </w:rPr>
      </w:pPr>
      <w:proofErr w:type="gramStart"/>
      <w:r w:rsidRPr="007E4F6F">
        <w:rPr>
          <w:rFonts w:ascii="Arial" w:eastAsia="Times New Roman" w:hAnsi="Arial" w:cs="Arial"/>
          <w:sz w:val="24"/>
          <w:szCs w:val="24"/>
          <w:lang w:val="en-US" w:eastAsia="pt-BR"/>
        </w:rPr>
        <w:t>BORUSYAK</w:t>
      </w:r>
      <w:r w:rsidR="000839DD" w:rsidRPr="007E4F6F">
        <w:rPr>
          <w:rFonts w:ascii="Arial" w:eastAsia="Times New Roman" w:hAnsi="Arial" w:cs="Arial"/>
          <w:sz w:val="24"/>
          <w:szCs w:val="24"/>
          <w:lang w:val="en-US" w:eastAsia="pt-BR"/>
        </w:rPr>
        <w:t>,</w:t>
      </w:r>
      <w:r w:rsidRPr="007E4F6F">
        <w:rPr>
          <w:rFonts w:ascii="Arial" w:eastAsia="Times New Roman" w:hAnsi="Arial" w:cs="Arial"/>
          <w:sz w:val="24"/>
          <w:szCs w:val="24"/>
          <w:lang w:val="en-US" w:eastAsia="pt-BR"/>
        </w:rPr>
        <w:t xml:space="preserve"> Kirill; JARAVEL</w:t>
      </w:r>
      <w:r w:rsidR="000839DD" w:rsidRPr="007E4F6F">
        <w:rPr>
          <w:rFonts w:ascii="Arial" w:eastAsia="Times New Roman" w:hAnsi="Arial" w:cs="Arial"/>
          <w:sz w:val="24"/>
          <w:szCs w:val="24"/>
          <w:lang w:val="en-US" w:eastAsia="pt-BR"/>
        </w:rPr>
        <w:t>,</w:t>
      </w:r>
      <w:r w:rsidRPr="007E4F6F">
        <w:rPr>
          <w:rFonts w:ascii="Arial" w:eastAsia="Times New Roman" w:hAnsi="Arial" w:cs="Arial"/>
          <w:sz w:val="24"/>
          <w:szCs w:val="24"/>
          <w:lang w:val="en-US" w:eastAsia="pt-BR"/>
        </w:rPr>
        <w:t xml:space="preserve"> Xavier.</w:t>
      </w:r>
      <w:proofErr w:type="gramEnd"/>
      <w:r w:rsidRPr="007E4F6F">
        <w:rPr>
          <w:rFonts w:ascii="Arial" w:eastAsia="Times New Roman" w:hAnsi="Arial" w:cs="Arial"/>
          <w:sz w:val="24"/>
          <w:szCs w:val="24"/>
          <w:lang w:val="en-US" w:eastAsia="pt-BR"/>
        </w:rPr>
        <w:t xml:space="preserve"> </w:t>
      </w:r>
      <w:proofErr w:type="gramStart"/>
      <w:r w:rsidRPr="007E4F6F">
        <w:rPr>
          <w:rFonts w:ascii="Arial" w:eastAsia="Times New Roman" w:hAnsi="Arial" w:cs="Arial"/>
          <w:sz w:val="24"/>
          <w:szCs w:val="24"/>
          <w:lang w:val="en-US" w:eastAsia="pt-BR"/>
        </w:rPr>
        <w:t>Revisiting Event Study Designs: Robust and Efficient Estimation.</w:t>
      </w:r>
      <w:proofErr w:type="gramEnd"/>
      <w:r w:rsidRPr="007E4F6F">
        <w:rPr>
          <w:rFonts w:ascii="Arial" w:eastAsia="Times New Roman" w:hAnsi="Arial" w:cs="Arial"/>
          <w:sz w:val="24"/>
          <w:szCs w:val="24"/>
          <w:lang w:val="en-US" w:eastAsia="pt-BR"/>
        </w:rPr>
        <w:t xml:space="preserve"> </w:t>
      </w:r>
      <w:proofErr w:type="spellStart"/>
      <w:r w:rsidRPr="00A334CE">
        <w:rPr>
          <w:rFonts w:ascii="Arial" w:eastAsia="Times New Roman" w:hAnsi="Arial" w:cs="Arial"/>
          <w:b/>
          <w:sz w:val="24"/>
          <w:szCs w:val="24"/>
          <w:lang w:eastAsia="pt-BR"/>
        </w:rPr>
        <w:t>Working</w:t>
      </w:r>
      <w:proofErr w:type="spellEnd"/>
      <w:r w:rsidRPr="00A334CE">
        <w:rPr>
          <w:rFonts w:ascii="Arial" w:eastAsia="Times New Roman" w:hAnsi="Arial" w:cs="Arial"/>
          <w:b/>
          <w:sz w:val="24"/>
          <w:szCs w:val="24"/>
          <w:lang w:eastAsia="pt-BR"/>
        </w:rPr>
        <w:t xml:space="preserve"> </w:t>
      </w:r>
      <w:proofErr w:type="spellStart"/>
      <w:r w:rsidRPr="00A334CE">
        <w:rPr>
          <w:rFonts w:ascii="Arial" w:eastAsia="Times New Roman" w:hAnsi="Arial" w:cs="Arial"/>
          <w:b/>
          <w:sz w:val="24"/>
          <w:szCs w:val="24"/>
          <w:lang w:eastAsia="pt-BR"/>
        </w:rPr>
        <w:t>Paper</w:t>
      </w:r>
      <w:proofErr w:type="spellEnd"/>
      <w:r w:rsidR="000839DD">
        <w:rPr>
          <w:rFonts w:ascii="Arial" w:eastAsia="Times New Roman" w:hAnsi="Arial" w:cs="Arial"/>
          <w:sz w:val="24"/>
          <w:szCs w:val="24"/>
          <w:lang w:eastAsia="pt-BR"/>
        </w:rPr>
        <w:t>,</w:t>
      </w:r>
      <w:r w:rsidRPr="00A334CE">
        <w:rPr>
          <w:rFonts w:ascii="Arial" w:eastAsia="Times New Roman" w:hAnsi="Arial" w:cs="Arial"/>
          <w:sz w:val="24"/>
          <w:szCs w:val="24"/>
          <w:lang w:eastAsia="pt-BR"/>
        </w:rPr>
        <w:t xml:space="preserve"> </w:t>
      </w:r>
      <w:r>
        <w:rPr>
          <w:rFonts w:ascii="Arial" w:eastAsia="Times New Roman" w:hAnsi="Arial" w:cs="Arial"/>
          <w:sz w:val="24"/>
          <w:szCs w:val="24"/>
          <w:lang w:eastAsia="pt-BR"/>
        </w:rPr>
        <w:t>p. 1–48</w:t>
      </w:r>
      <w:r w:rsidR="000839DD">
        <w:rPr>
          <w:rFonts w:ascii="Arial" w:eastAsia="Times New Roman" w:hAnsi="Arial" w:cs="Arial"/>
          <w:sz w:val="24"/>
          <w:szCs w:val="24"/>
          <w:lang w:eastAsia="pt-BR"/>
        </w:rPr>
        <w:t>,</w:t>
      </w:r>
      <w:r>
        <w:rPr>
          <w:rFonts w:ascii="Arial" w:eastAsia="Times New Roman" w:hAnsi="Arial" w:cs="Arial"/>
          <w:sz w:val="24"/>
          <w:szCs w:val="24"/>
          <w:lang w:eastAsia="pt-BR"/>
        </w:rPr>
        <w:t xml:space="preserve"> 2021</w:t>
      </w:r>
    </w:p>
    <w:p w14:paraId="5F25EB85" w14:textId="18B2F9AD" w:rsidR="00120A21" w:rsidRPr="00120A21" w:rsidRDefault="000839DD" w:rsidP="00120A21">
      <w:pPr>
        <w:spacing w:before="100" w:beforeAutospacing="1" w:after="100" w:afterAutospacing="1" w:line="240" w:lineRule="auto"/>
        <w:jc w:val="both"/>
        <w:rPr>
          <w:rFonts w:ascii="Arial" w:hAnsi="Arial" w:cs="Arial"/>
          <w:sz w:val="24"/>
        </w:rPr>
      </w:pPr>
      <w:r>
        <w:rPr>
          <w:rFonts w:ascii="Arial" w:eastAsia="Times New Roman" w:hAnsi="Arial" w:cs="Arial"/>
          <w:sz w:val="24"/>
          <w:szCs w:val="24"/>
          <w:lang w:eastAsia="pt-BR"/>
        </w:rPr>
        <w:t>BRASIL,</w:t>
      </w:r>
      <w:r w:rsidR="00120A21" w:rsidRPr="00120A21">
        <w:rPr>
          <w:rFonts w:ascii="Arial" w:eastAsia="Times New Roman" w:hAnsi="Arial" w:cs="Arial"/>
          <w:sz w:val="24"/>
          <w:szCs w:val="24"/>
          <w:lang w:eastAsia="pt-BR"/>
        </w:rPr>
        <w:t xml:space="preserve"> Comitê Gestor da Internet no.</w:t>
      </w:r>
      <w:r w:rsidR="00120A21" w:rsidRPr="00120A21">
        <w:rPr>
          <w:rFonts w:ascii="Arial" w:hAnsi="Arial" w:cs="Arial"/>
          <w:bCs/>
          <w:sz w:val="24"/>
        </w:rPr>
        <w:t xml:space="preserve"> Painel TIC COVID-19: Pesquisa sobre o uso da Internet no Brasil durante a pandemia do novo </w:t>
      </w:r>
      <w:proofErr w:type="spellStart"/>
      <w:r w:rsidR="00120A21" w:rsidRPr="00120A21">
        <w:rPr>
          <w:rFonts w:ascii="Arial" w:hAnsi="Arial" w:cs="Arial"/>
          <w:bCs/>
          <w:sz w:val="24"/>
        </w:rPr>
        <w:t>coronavírus</w:t>
      </w:r>
      <w:proofErr w:type="spellEnd"/>
      <w:r w:rsidR="00120A21" w:rsidRPr="00120A21">
        <w:rPr>
          <w:rFonts w:ascii="Arial" w:hAnsi="Arial" w:cs="Arial"/>
          <w:bCs/>
          <w:sz w:val="24"/>
        </w:rPr>
        <w:t xml:space="preserve"> - 2ª edição: Serviços públicos on-line, </w:t>
      </w:r>
      <w:proofErr w:type="spellStart"/>
      <w:r w:rsidR="00120A21" w:rsidRPr="00120A21">
        <w:rPr>
          <w:rFonts w:ascii="Arial" w:hAnsi="Arial" w:cs="Arial"/>
          <w:bCs/>
          <w:sz w:val="24"/>
        </w:rPr>
        <w:t>telessaúde</w:t>
      </w:r>
      <w:proofErr w:type="spellEnd"/>
      <w:r w:rsidR="00120A21" w:rsidRPr="00120A21">
        <w:rPr>
          <w:rFonts w:ascii="Arial" w:hAnsi="Arial" w:cs="Arial"/>
          <w:bCs/>
          <w:sz w:val="24"/>
        </w:rPr>
        <w:t xml:space="preserve"> e privacidade.</w:t>
      </w:r>
      <w:r w:rsidR="00120A21" w:rsidRPr="00120A21">
        <w:rPr>
          <w:rFonts w:ascii="Arial" w:hAnsi="Arial" w:cs="Arial"/>
          <w:b/>
          <w:sz w:val="24"/>
        </w:rPr>
        <w:t xml:space="preserve"> </w:t>
      </w:r>
      <w:r w:rsidR="00120A21" w:rsidRPr="00120A21">
        <w:rPr>
          <w:rFonts w:ascii="Arial" w:hAnsi="Arial" w:cs="Arial"/>
          <w:bCs/>
          <w:sz w:val="24"/>
        </w:rPr>
        <w:t xml:space="preserve">In: </w:t>
      </w:r>
      <w:r w:rsidR="00120A21" w:rsidRPr="00120A21">
        <w:rPr>
          <w:rFonts w:ascii="Arial" w:hAnsi="Arial" w:cs="Arial"/>
          <w:b/>
          <w:bCs/>
          <w:sz w:val="24"/>
        </w:rPr>
        <w:t>Comitê Gestor da Internet no Brasil</w:t>
      </w:r>
      <w:r>
        <w:rPr>
          <w:rFonts w:ascii="Arial" w:hAnsi="Arial" w:cs="Arial"/>
          <w:sz w:val="24"/>
        </w:rPr>
        <w:t>,</w:t>
      </w:r>
      <w:r w:rsidR="00120A21" w:rsidRPr="00120A21">
        <w:rPr>
          <w:rFonts w:ascii="Arial" w:hAnsi="Arial" w:cs="Arial"/>
          <w:sz w:val="24"/>
        </w:rPr>
        <w:t xml:space="preserve"> </w:t>
      </w:r>
      <w:proofErr w:type="gramStart"/>
      <w:r w:rsidR="00120A21" w:rsidRPr="00120A21">
        <w:rPr>
          <w:rFonts w:ascii="Arial" w:hAnsi="Arial" w:cs="Arial"/>
          <w:sz w:val="24"/>
        </w:rPr>
        <w:t>2020a</w:t>
      </w:r>
      <w:proofErr w:type="gramEnd"/>
    </w:p>
    <w:p w14:paraId="1B2AE9D8" w14:textId="03528AC6" w:rsidR="00120A21" w:rsidRPr="00120A21" w:rsidRDefault="000839DD" w:rsidP="004B45EF">
      <w:pPr>
        <w:spacing w:before="100" w:beforeAutospacing="1" w:after="100" w:afterAutospacing="1" w:line="240" w:lineRule="auto"/>
        <w:jc w:val="both"/>
        <w:rPr>
          <w:rFonts w:ascii="Arial" w:hAnsi="Arial" w:cs="Arial"/>
          <w:sz w:val="24"/>
        </w:rPr>
      </w:pPr>
      <w:r>
        <w:rPr>
          <w:rFonts w:ascii="Arial" w:eastAsia="Times New Roman" w:hAnsi="Arial" w:cs="Arial"/>
          <w:sz w:val="24"/>
          <w:szCs w:val="24"/>
          <w:lang w:eastAsia="pt-BR"/>
        </w:rPr>
        <w:t>BRASIL,</w:t>
      </w:r>
      <w:r w:rsidR="00120A21" w:rsidRPr="00120A21">
        <w:rPr>
          <w:rFonts w:ascii="Arial" w:eastAsia="Times New Roman" w:hAnsi="Arial" w:cs="Arial"/>
          <w:sz w:val="24"/>
          <w:szCs w:val="24"/>
          <w:lang w:eastAsia="pt-BR"/>
        </w:rPr>
        <w:t xml:space="preserve"> Comitê Gestor da Internet no.</w:t>
      </w:r>
      <w:r w:rsidR="00120A21" w:rsidRPr="00120A21">
        <w:rPr>
          <w:rFonts w:ascii="Arial" w:hAnsi="Arial" w:cs="Arial"/>
          <w:bCs/>
          <w:sz w:val="24"/>
        </w:rPr>
        <w:t xml:space="preserve"> Painel TIC COVID-19: Pesquisa sobre o uso da Internet no Brasil durante a pandemia do novo </w:t>
      </w:r>
      <w:proofErr w:type="spellStart"/>
      <w:r w:rsidR="00120A21" w:rsidRPr="00120A21">
        <w:rPr>
          <w:rFonts w:ascii="Arial" w:hAnsi="Arial" w:cs="Arial"/>
          <w:bCs/>
          <w:sz w:val="24"/>
        </w:rPr>
        <w:t>coronavírus</w:t>
      </w:r>
      <w:proofErr w:type="spellEnd"/>
      <w:r w:rsidR="00120A21" w:rsidRPr="00120A21">
        <w:rPr>
          <w:rFonts w:ascii="Arial" w:hAnsi="Arial" w:cs="Arial"/>
          <w:bCs/>
          <w:sz w:val="24"/>
        </w:rPr>
        <w:t xml:space="preserve"> - 3ª edição: Ensino remoto e </w:t>
      </w:r>
      <w:proofErr w:type="spellStart"/>
      <w:r w:rsidR="00120A21" w:rsidRPr="00120A21">
        <w:rPr>
          <w:rFonts w:ascii="Arial" w:hAnsi="Arial" w:cs="Arial"/>
          <w:bCs/>
          <w:sz w:val="24"/>
        </w:rPr>
        <w:t>teletrabalho</w:t>
      </w:r>
      <w:proofErr w:type="spellEnd"/>
      <w:r w:rsidR="00120A21" w:rsidRPr="00120A21">
        <w:rPr>
          <w:rFonts w:ascii="Arial" w:hAnsi="Arial" w:cs="Arial"/>
          <w:bCs/>
          <w:sz w:val="24"/>
        </w:rPr>
        <w:t>.</w:t>
      </w:r>
      <w:r w:rsidR="00120A21" w:rsidRPr="00120A21">
        <w:rPr>
          <w:rFonts w:ascii="Arial" w:hAnsi="Arial" w:cs="Arial"/>
          <w:b/>
          <w:sz w:val="24"/>
        </w:rPr>
        <w:t xml:space="preserve"> </w:t>
      </w:r>
      <w:r w:rsidR="00120A21" w:rsidRPr="00120A21">
        <w:rPr>
          <w:rFonts w:ascii="Arial" w:hAnsi="Arial" w:cs="Arial"/>
          <w:bCs/>
          <w:sz w:val="24"/>
        </w:rPr>
        <w:t xml:space="preserve">In: </w:t>
      </w:r>
      <w:r w:rsidR="00120A21" w:rsidRPr="00120A21">
        <w:rPr>
          <w:rFonts w:ascii="Arial" w:hAnsi="Arial" w:cs="Arial"/>
          <w:b/>
          <w:bCs/>
          <w:sz w:val="24"/>
        </w:rPr>
        <w:t>Comitê Gestor da Internet no Brasil</w:t>
      </w:r>
      <w:r>
        <w:rPr>
          <w:rFonts w:ascii="Arial" w:hAnsi="Arial" w:cs="Arial"/>
          <w:sz w:val="24"/>
        </w:rPr>
        <w:t>,</w:t>
      </w:r>
      <w:r w:rsidR="00120A21" w:rsidRPr="00120A21">
        <w:rPr>
          <w:rFonts w:ascii="Arial" w:hAnsi="Arial" w:cs="Arial"/>
          <w:sz w:val="24"/>
        </w:rPr>
        <w:t xml:space="preserve"> </w:t>
      </w:r>
      <w:proofErr w:type="gramStart"/>
      <w:r w:rsidR="00120A21" w:rsidRPr="00120A21">
        <w:rPr>
          <w:rFonts w:ascii="Arial" w:hAnsi="Arial" w:cs="Arial"/>
          <w:sz w:val="24"/>
        </w:rPr>
        <w:t>2020b</w:t>
      </w:r>
      <w:proofErr w:type="gramEnd"/>
    </w:p>
    <w:p w14:paraId="62922B9A" w14:textId="44C0EAEA" w:rsidR="00D6460B" w:rsidRPr="00120A21" w:rsidRDefault="000839DD" w:rsidP="004B45EF">
      <w:pPr>
        <w:spacing w:before="100" w:beforeAutospacing="1" w:after="100" w:afterAutospacing="1" w:line="240" w:lineRule="auto"/>
        <w:jc w:val="both"/>
        <w:rPr>
          <w:rFonts w:ascii="Arial" w:hAnsi="Arial" w:cs="Arial"/>
          <w:sz w:val="24"/>
        </w:rPr>
      </w:pPr>
      <w:r>
        <w:rPr>
          <w:rFonts w:ascii="Arial" w:eastAsia="Times New Roman" w:hAnsi="Arial" w:cs="Arial"/>
          <w:sz w:val="24"/>
          <w:szCs w:val="24"/>
          <w:lang w:eastAsia="pt-BR"/>
        </w:rPr>
        <w:t>BRASIL,</w:t>
      </w:r>
      <w:r w:rsidR="00D6460B" w:rsidRPr="00120A21">
        <w:rPr>
          <w:rFonts w:ascii="Arial" w:eastAsia="Times New Roman" w:hAnsi="Arial" w:cs="Arial"/>
          <w:sz w:val="24"/>
          <w:szCs w:val="24"/>
          <w:lang w:eastAsia="pt-BR"/>
        </w:rPr>
        <w:t xml:space="preserve"> Comitê Gestor da Internet no. </w:t>
      </w:r>
      <w:r w:rsidR="00D6460B" w:rsidRPr="00120A21">
        <w:rPr>
          <w:rFonts w:ascii="Arial" w:hAnsi="Arial" w:cs="Arial"/>
          <w:bCs/>
          <w:sz w:val="24"/>
        </w:rPr>
        <w:t>TIC Domicílios e Empresas 2010: pesquisa sobre o uso das tecnologias da informação e comunicação no Brasil.</w:t>
      </w:r>
      <w:r w:rsidR="00D6460B" w:rsidRPr="00120A21">
        <w:rPr>
          <w:rFonts w:ascii="Arial" w:hAnsi="Arial" w:cs="Arial"/>
          <w:b/>
          <w:sz w:val="24"/>
        </w:rPr>
        <w:t xml:space="preserve"> </w:t>
      </w:r>
      <w:r w:rsidR="00D6460B" w:rsidRPr="00120A21">
        <w:rPr>
          <w:rFonts w:ascii="Arial" w:hAnsi="Arial" w:cs="Arial"/>
          <w:bCs/>
          <w:sz w:val="24"/>
        </w:rPr>
        <w:t xml:space="preserve">In: </w:t>
      </w:r>
      <w:r w:rsidR="00D6460B" w:rsidRPr="00120A21">
        <w:rPr>
          <w:rFonts w:ascii="Arial" w:hAnsi="Arial" w:cs="Arial"/>
          <w:b/>
          <w:bCs/>
          <w:sz w:val="24"/>
        </w:rPr>
        <w:t>Comitê Gestor da Internet no Brasil</w:t>
      </w:r>
      <w:r>
        <w:rPr>
          <w:rFonts w:ascii="Arial" w:hAnsi="Arial" w:cs="Arial"/>
          <w:sz w:val="24"/>
        </w:rPr>
        <w:t>,</w:t>
      </w:r>
      <w:r w:rsidR="00D6460B" w:rsidRPr="00120A21">
        <w:rPr>
          <w:rFonts w:ascii="Arial" w:hAnsi="Arial" w:cs="Arial"/>
          <w:sz w:val="24"/>
        </w:rPr>
        <w:t xml:space="preserve"> </w:t>
      </w:r>
      <w:proofErr w:type="gramStart"/>
      <w:r w:rsidR="00D6460B" w:rsidRPr="00120A21">
        <w:rPr>
          <w:rFonts w:ascii="Arial" w:hAnsi="Arial" w:cs="Arial"/>
          <w:sz w:val="24"/>
        </w:rPr>
        <w:t>2011a</w:t>
      </w:r>
      <w:proofErr w:type="gramEnd"/>
    </w:p>
    <w:p w14:paraId="7EA960B2" w14:textId="11052684" w:rsidR="00120A21" w:rsidRPr="00120A21" w:rsidRDefault="000839DD" w:rsidP="00120A21">
      <w:pPr>
        <w:spacing w:before="100" w:beforeAutospacing="1" w:after="100" w:afterAutospacing="1" w:line="240" w:lineRule="auto"/>
        <w:jc w:val="both"/>
        <w:rPr>
          <w:rFonts w:ascii="Arial" w:hAnsi="Arial" w:cs="Arial"/>
          <w:sz w:val="24"/>
        </w:rPr>
      </w:pPr>
      <w:r>
        <w:rPr>
          <w:rFonts w:ascii="Arial" w:eastAsia="Times New Roman" w:hAnsi="Arial" w:cs="Arial"/>
          <w:sz w:val="24"/>
          <w:szCs w:val="24"/>
          <w:lang w:eastAsia="pt-BR"/>
        </w:rPr>
        <w:t>BRASIL,</w:t>
      </w:r>
      <w:r w:rsidR="00120A21" w:rsidRPr="00120A21">
        <w:rPr>
          <w:rFonts w:ascii="Arial" w:eastAsia="Times New Roman" w:hAnsi="Arial" w:cs="Arial"/>
          <w:sz w:val="24"/>
          <w:szCs w:val="24"/>
          <w:lang w:eastAsia="pt-BR"/>
        </w:rPr>
        <w:t xml:space="preserve"> Comitê Gestor da Internet no. </w:t>
      </w:r>
      <w:r w:rsidR="00120A21" w:rsidRPr="00120A21">
        <w:rPr>
          <w:rFonts w:ascii="Arial" w:hAnsi="Arial" w:cs="Arial"/>
          <w:bCs/>
          <w:sz w:val="24"/>
        </w:rPr>
        <w:t>TIC Domicílios e Empresas 2011: pesquisa sobre o uso das tecnologias da informação e comunicação no Brasil.</w:t>
      </w:r>
      <w:r w:rsidR="00120A21" w:rsidRPr="00120A21">
        <w:rPr>
          <w:rFonts w:ascii="Arial" w:hAnsi="Arial" w:cs="Arial"/>
          <w:b/>
          <w:sz w:val="24"/>
        </w:rPr>
        <w:t xml:space="preserve"> </w:t>
      </w:r>
      <w:r w:rsidR="00120A21" w:rsidRPr="00120A21">
        <w:rPr>
          <w:rFonts w:ascii="Arial" w:hAnsi="Arial" w:cs="Arial"/>
          <w:bCs/>
          <w:sz w:val="24"/>
        </w:rPr>
        <w:t xml:space="preserve">In: </w:t>
      </w:r>
      <w:r w:rsidR="00120A21" w:rsidRPr="00120A21">
        <w:rPr>
          <w:rFonts w:ascii="Arial" w:hAnsi="Arial" w:cs="Arial"/>
          <w:b/>
          <w:bCs/>
          <w:sz w:val="24"/>
        </w:rPr>
        <w:t>Comitê Gestor da Internet no Brasil</w:t>
      </w:r>
      <w:r>
        <w:rPr>
          <w:rFonts w:ascii="Arial" w:hAnsi="Arial" w:cs="Arial"/>
          <w:sz w:val="24"/>
        </w:rPr>
        <w:t>,</w:t>
      </w:r>
      <w:r w:rsidR="00120A21" w:rsidRPr="00120A21">
        <w:rPr>
          <w:rFonts w:ascii="Arial" w:hAnsi="Arial" w:cs="Arial"/>
          <w:sz w:val="24"/>
        </w:rPr>
        <w:t xml:space="preserve"> </w:t>
      </w:r>
      <w:proofErr w:type="gramStart"/>
      <w:r w:rsidR="00120A21" w:rsidRPr="00120A21">
        <w:rPr>
          <w:rFonts w:ascii="Arial" w:hAnsi="Arial" w:cs="Arial"/>
          <w:sz w:val="24"/>
        </w:rPr>
        <w:t>2012</w:t>
      </w:r>
      <w:proofErr w:type="gramEnd"/>
    </w:p>
    <w:p w14:paraId="11225F48" w14:textId="2300D5C1" w:rsidR="00120A21" w:rsidRPr="00120A21" w:rsidRDefault="000839DD" w:rsidP="004B45EF">
      <w:pPr>
        <w:spacing w:before="100" w:beforeAutospacing="1" w:after="100" w:afterAutospacing="1" w:line="240" w:lineRule="auto"/>
        <w:jc w:val="both"/>
        <w:rPr>
          <w:rFonts w:ascii="Arial" w:hAnsi="Arial" w:cs="Arial"/>
          <w:sz w:val="24"/>
        </w:rPr>
      </w:pPr>
      <w:r>
        <w:rPr>
          <w:rFonts w:ascii="Arial" w:eastAsia="Times New Roman" w:hAnsi="Arial" w:cs="Arial"/>
          <w:sz w:val="24"/>
          <w:szCs w:val="24"/>
          <w:lang w:eastAsia="pt-BR"/>
        </w:rPr>
        <w:t>BRASIL,</w:t>
      </w:r>
      <w:r w:rsidR="00120A21" w:rsidRPr="00120A21">
        <w:rPr>
          <w:rFonts w:ascii="Arial" w:eastAsia="Times New Roman" w:hAnsi="Arial" w:cs="Arial"/>
          <w:sz w:val="24"/>
          <w:szCs w:val="24"/>
          <w:lang w:eastAsia="pt-BR"/>
        </w:rPr>
        <w:t xml:space="preserve"> Comitê Gestor da Internet no. </w:t>
      </w:r>
      <w:r w:rsidR="00120A21" w:rsidRPr="00120A21">
        <w:rPr>
          <w:rFonts w:ascii="Arial" w:hAnsi="Arial" w:cs="Arial"/>
          <w:bCs/>
          <w:sz w:val="24"/>
        </w:rPr>
        <w:t>TIC Domicílios e Empresas 2018: pesquisa sobre o uso das tecnologias da informação e comunicação no Brasil.</w:t>
      </w:r>
      <w:r w:rsidR="00120A21" w:rsidRPr="00120A21">
        <w:rPr>
          <w:rFonts w:ascii="Arial" w:hAnsi="Arial" w:cs="Arial"/>
          <w:b/>
          <w:sz w:val="24"/>
        </w:rPr>
        <w:t xml:space="preserve"> </w:t>
      </w:r>
      <w:r w:rsidR="00120A21" w:rsidRPr="00120A21">
        <w:rPr>
          <w:rFonts w:ascii="Arial" w:hAnsi="Arial" w:cs="Arial"/>
          <w:bCs/>
          <w:sz w:val="24"/>
        </w:rPr>
        <w:t xml:space="preserve">In: </w:t>
      </w:r>
      <w:r w:rsidR="00120A21" w:rsidRPr="00120A21">
        <w:rPr>
          <w:rFonts w:ascii="Arial" w:hAnsi="Arial" w:cs="Arial"/>
          <w:b/>
          <w:bCs/>
          <w:sz w:val="24"/>
        </w:rPr>
        <w:t>Comitê Gestor da Internet no Brasil</w:t>
      </w:r>
      <w:r>
        <w:rPr>
          <w:rFonts w:ascii="Arial" w:hAnsi="Arial" w:cs="Arial"/>
          <w:sz w:val="24"/>
        </w:rPr>
        <w:t>,</w:t>
      </w:r>
      <w:r w:rsidR="00120A21" w:rsidRPr="00120A21">
        <w:rPr>
          <w:rFonts w:ascii="Arial" w:hAnsi="Arial" w:cs="Arial"/>
          <w:sz w:val="24"/>
        </w:rPr>
        <w:t xml:space="preserve"> </w:t>
      </w:r>
      <w:proofErr w:type="gramStart"/>
      <w:r w:rsidR="00120A21" w:rsidRPr="00120A21">
        <w:rPr>
          <w:rFonts w:ascii="Arial" w:hAnsi="Arial" w:cs="Arial"/>
          <w:sz w:val="24"/>
        </w:rPr>
        <w:t>2019b</w:t>
      </w:r>
      <w:proofErr w:type="gramEnd"/>
    </w:p>
    <w:p w14:paraId="7EEC5D6E" w14:textId="26F3F6B7" w:rsidR="00D6460B" w:rsidRPr="00120A21" w:rsidRDefault="000839DD" w:rsidP="004B45EF">
      <w:pPr>
        <w:spacing w:before="100" w:beforeAutospacing="1" w:after="100" w:afterAutospacing="1" w:line="240" w:lineRule="auto"/>
        <w:jc w:val="both"/>
        <w:rPr>
          <w:rFonts w:ascii="Arial" w:hAnsi="Arial" w:cs="Arial"/>
          <w:sz w:val="24"/>
        </w:rPr>
      </w:pPr>
      <w:r>
        <w:rPr>
          <w:rFonts w:ascii="Arial" w:eastAsia="Times New Roman" w:hAnsi="Arial" w:cs="Arial"/>
          <w:sz w:val="24"/>
          <w:szCs w:val="24"/>
          <w:lang w:eastAsia="pt-BR"/>
        </w:rPr>
        <w:t>BRASIL,</w:t>
      </w:r>
      <w:r w:rsidR="00D6460B" w:rsidRPr="00120A21">
        <w:rPr>
          <w:rFonts w:ascii="Arial" w:eastAsia="Times New Roman" w:hAnsi="Arial" w:cs="Arial"/>
          <w:sz w:val="24"/>
          <w:szCs w:val="24"/>
          <w:lang w:eastAsia="pt-BR"/>
        </w:rPr>
        <w:t xml:space="preserve"> Comitê Gestor da Internet no</w:t>
      </w:r>
      <w:r w:rsidR="00D46F30" w:rsidRPr="00120A21">
        <w:rPr>
          <w:rFonts w:ascii="Arial" w:eastAsia="Times New Roman" w:hAnsi="Arial" w:cs="Arial"/>
          <w:sz w:val="24"/>
          <w:szCs w:val="24"/>
          <w:lang w:eastAsia="pt-BR"/>
        </w:rPr>
        <w:t>.</w:t>
      </w:r>
      <w:r w:rsidR="00D6460B" w:rsidRPr="00120A21">
        <w:rPr>
          <w:rFonts w:ascii="Arial" w:eastAsia="Times New Roman" w:hAnsi="Arial" w:cs="Arial"/>
          <w:sz w:val="24"/>
          <w:szCs w:val="24"/>
          <w:lang w:eastAsia="pt-BR"/>
        </w:rPr>
        <w:t xml:space="preserve"> </w:t>
      </w:r>
      <w:r w:rsidR="00D6460B" w:rsidRPr="00120A21">
        <w:rPr>
          <w:rFonts w:ascii="Arial" w:hAnsi="Arial" w:cs="Arial"/>
          <w:bCs/>
          <w:sz w:val="24"/>
        </w:rPr>
        <w:t xml:space="preserve">TIC </w:t>
      </w:r>
      <w:r w:rsidR="00D46F30" w:rsidRPr="00120A21">
        <w:rPr>
          <w:rFonts w:ascii="Arial" w:hAnsi="Arial" w:cs="Arial"/>
          <w:bCs/>
          <w:sz w:val="24"/>
        </w:rPr>
        <w:t>Educação</w:t>
      </w:r>
      <w:r w:rsidR="00D6460B" w:rsidRPr="00120A21">
        <w:rPr>
          <w:rFonts w:ascii="Arial" w:hAnsi="Arial" w:cs="Arial"/>
          <w:bCs/>
          <w:sz w:val="24"/>
        </w:rPr>
        <w:t xml:space="preserve"> 2010: pesquisa sobre o uso das tecnologias da informação e comunicação </w:t>
      </w:r>
      <w:r w:rsidR="00D46F30" w:rsidRPr="00120A21">
        <w:rPr>
          <w:rFonts w:ascii="Arial" w:hAnsi="Arial" w:cs="Arial"/>
          <w:bCs/>
          <w:sz w:val="24"/>
        </w:rPr>
        <w:t>nas escolas brasileiras</w:t>
      </w:r>
      <w:r w:rsidR="00D6460B" w:rsidRPr="00120A21">
        <w:rPr>
          <w:rFonts w:ascii="Arial" w:hAnsi="Arial" w:cs="Arial"/>
          <w:bCs/>
          <w:sz w:val="24"/>
        </w:rPr>
        <w:t>.</w:t>
      </w:r>
      <w:r w:rsidR="00D6460B" w:rsidRPr="00120A21">
        <w:rPr>
          <w:rFonts w:ascii="Arial" w:hAnsi="Arial" w:cs="Arial"/>
          <w:b/>
          <w:sz w:val="24"/>
        </w:rPr>
        <w:t xml:space="preserve"> </w:t>
      </w:r>
      <w:r w:rsidR="00D6460B" w:rsidRPr="00120A21">
        <w:rPr>
          <w:rFonts w:ascii="Arial" w:hAnsi="Arial" w:cs="Arial"/>
          <w:bCs/>
          <w:sz w:val="24"/>
        </w:rPr>
        <w:t xml:space="preserve">In: </w:t>
      </w:r>
      <w:r w:rsidR="00D6460B" w:rsidRPr="00120A21">
        <w:rPr>
          <w:rFonts w:ascii="Arial" w:hAnsi="Arial" w:cs="Arial"/>
          <w:b/>
          <w:bCs/>
          <w:sz w:val="24"/>
        </w:rPr>
        <w:t>Com</w:t>
      </w:r>
      <w:r>
        <w:rPr>
          <w:rFonts w:ascii="Arial" w:hAnsi="Arial" w:cs="Arial"/>
          <w:b/>
          <w:bCs/>
          <w:sz w:val="24"/>
        </w:rPr>
        <w:t>itê Gestor da Internet no Brasil</w:t>
      </w:r>
      <w:r>
        <w:rPr>
          <w:rFonts w:ascii="Arial" w:hAnsi="Arial" w:cs="Arial"/>
          <w:sz w:val="24"/>
        </w:rPr>
        <w:t>,</w:t>
      </w:r>
      <w:r w:rsidR="00D6460B" w:rsidRPr="00120A21">
        <w:rPr>
          <w:rFonts w:ascii="Arial" w:hAnsi="Arial" w:cs="Arial"/>
          <w:sz w:val="24"/>
        </w:rPr>
        <w:t xml:space="preserve"> </w:t>
      </w:r>
      <w:proofErr w:type="gramStart"/>
      <w:r w:rsidR="00D6460B" w:rsidRPr="00120A21">
        <w:rPr>
          <w:rFonts w:ascii="Arial" w:hAnsi="Arial" w:cs="Arial"/>
          <w:sz w:val="24"/>
        </w:rPr>
        <w:t>2011b</w:t>
      </w:r>
      <w:proofErr w:type="gramEnd"/>
    </w:p>
    <w:p w14:paraId="6BAF86AC" w14:textId="2CEFC11E" w:rsidR="00D46F30" w:rsidRPr="00120A21" w:rsidRDefault="000839DD" w:rsidP="004B45EF">
      <w:pPr>
        <w:spacing w:before="100" w:beforeAutospacing="1" w:after="100" w:afterAutospacing="1" w:line="240" w:lineRule="auto"/>
        <w:jc w:val="both"/>
        <w:rPr>
          <w:rFonts w:ascii="Arial" w:hAnsi="Arial" w:cs="Arial"/>
          <w:sz w:val="24"/>
        </w:rPr>
      </w:pPr>
      <w:r>
        <w:rPr>
          <w:rFonts w:ascii="Arial" w:eastAsia="Times New Roman" w:hAnsi="Arial" w:cs="Arial"/>
          <w:sz w:val="24"/>
          <w:szCs w:val="24"/>
          <w:lang w:eastAsia="pt-BR"/>
        </w:rPr>
        <w:t>BRASIL,</w:t>
      </w:r>
      <w:r w:rsidR="00D46F30" w:rsidRPr="00120A21">
        <w:rPr>
          <w:rFonts w:ascii="Arial" w:eastAsia="Times New Roman" w:hAnsi="Arial" w:cs="Arial"/>
          <w:sz w:val="24"/>
          <w:szCs w:val="24"/>
          <w:lang w:eastAsia="pt-BR"/>
        </w:rPr>
        <w:t xml:space="preserve"> Comitê Gestor da Internet no. </w:t>
      </w:r>
      <w:r w:rsidR="00D46F30" w:rsidRPr="00120A21">
        <w:rPr>
          <w:rFonts w:ascii="Arial" w:hAnsi="Arial" w:cs="Arial"/>
          <w:bCs/>
          <w:sz w:val="24"/>
        </w:rPr>
        <w:t>TIC Educação 2018: pesquisa sobre o uso das tecnologias da informação e comunicação nas escolas brasileiras.</w:t>
      </w:r>
      <w:r w:rsidR="00D46F30" w:rsidRPr="00120A21">
        <w:rPr>
          <w:rFonts w:ascii="Arial" w:hAnsi="Arial" w:cs="Arial"/>
          <w:b/>
          <w:sz w:val="24"/>
        </w:rPr>
        <w:t xml:space="preserve"> </w:t>
      </w:r>
      <w:r w:rsidR="00D46F30" w:rsidRPr="00120A21">
        <w:rPr>
          <w:rFonts w:ascii="Arial" w:hAnsi="Arial" w:cs="Arial"/>
          <w:bCs/>
          <w:sz w:val="24"/>
        </w:rPr>
        <w:t xml:space="preserve">In: </w:t>
      </w:r>
      <w:r w:rsidR="00D46F30" w:rsidRPr="00120A21">
        <w:rPr>
          <w:rFonts w:ascii="Arial" w:hAnsi="Arial" w:cs="Arial"/>
          <w:b/>
          <w:bCs/>
          <w:sz w:val="24"/>
        </w:rPr>
        <w:t>Comitê Gestor da Internet no Brasil</w:t>
      </w:r>
      <w:r>
        <w:rPr>
          <w:rFonts w:ascii="Arial" w:hAnsi="Arial" w:cs="Arial"/>
          <w:sz w:val="24"/>
        </w:rPr>
        <w:t>,</w:t>
      </w:r>
      <w:r w:rsidR="00D46F30" w:rsidRPr="00120A21">
        <w:rPr>
          <w:rFonts w:ascii="Arial" w:hAnsi="Arial" w:cs="Arial"/>
          <w:sz w:val="24"/>
        </w:rPr>
        <w:t xml:space="preserve"> </w:t>
      </w:r>
      <w:proofErr w:type="gramStart"/>
      <w:r w:rsidR="00D46F30" w:rsidRPr="00120A21">
        <w:rPr>
          <w:rFonts w:ascii="Arial" w:hAnsi="Arial" w:cs="Arial"/>
          <w:sz w:val="24"/>
        </w:rPr>
        <w:t>2019c</w:t>
      </w:r>
      <w:proofErr w:type="gramEnd"/>
    </w:p>
    <w:p w14:paraId="5ADB23B7" w14:textId="48D45C56" w:rsidR="004B45EF" w:rsidRPr="00120A21" w:rsidRDefault="000839DD" w:rsidP="004B45EF">
      <w:pPr>
        <w:spacing w:before="100" w:beforeAutospacing="1" w:after="100" w:afterAutospacing="1" w:line="240" w:lineRule="auto"/>
        <w:jc w:val="both"/>
        <w:rPr>
          <w:rFonts w:ascii="Arial" w:hAnsi="Arial" w:cs="Arial"/>
          <w:sz w:val="24"/>
        </w:rPr>
      </w:pPr>
      <w:r>
        <w:rPr>
          <w:rFonts w:ascii="Arial" w:eastAsia="Times New Roman" w:hAnsi="Arial" w:cs="Arial"/>
          <w:sz w:val="24"/>
          <w:szCs w:val="24"/>
          <w:lang w:eastAsia="pt-BR"/>
        </w:rPr>
        <w:lastRenderedPageBreak/>
        <w:t>BRASIL,</w:t>
      </w:r>
      <w:r w:rsidR="004B45EF" w:rsidRPr="00120A21">
        <w:rPr>
          <w:rFonts w:ascii="Arial" w:eastAsia="Times New Roman" w:hAnsi="Arial" w:cs="Arial"/>
          <w:sz w:val="24"/>
          <w:szCs w:val="24"/>
          <w:lang w:eastAsia="pt-BR"/>
        </w:rPr>
        <w:t xml:space="preserve"> Comitê Gestor da Internet no. </w:t>
      </w:r>
      <w:r w:rsidR="004B45EF" w:rsidRPr="00120A21">
        <w:rPr>
          <w:rFonts w:ascii="Arial" w:hAnsi="Arial" w:cs="Arial"/>
          <w:bCs/>
          <w:sz w:val="24"/>
        </w:rPr>
        <w:t xml:space="preserve">TIC </w:t>
      </w:r>
      <w:proofErr w:type="spellStart"/>
      <w:r w:rsidR="004B45EF" w:rsidRPr="00120A21">
        <w:rPr>
          <w:rFonts w:ascii="Arial" w:hAnsi="Arial" w:cs="Arial"/>
          <w:bCs/>
          <w:sz w:val="24"/>
        </w:rPr>
        <w:t>Kids</w:t>
      </w:r>
      <w:proofErr w:type="spellEnd"/>
      <w:r w:rsidR="004B45EF" w:rsidRPr="00120A21">
        <w:rPr>
          <w:rFonts w:ascii="Arial" w:hAnsi="Arial" w:cs="Arial"/>
          <w:bCs/>
          <w:sz w:val="24"/>
        </w:rPr>
        <w:t xml:space="preserve"> Online 2018: pesquisa sobre o uso das tecnologias da informação e comunicação no Brasil.</w:t>
      </w:r>
      <w:r w:rsidR="004B45EF" w:rsidRPr="00120A21">
        <w:rPr>
          <w:rFonts w:ascii="Arial" w:hAnsi="Arial" w:cs="Arial"/>
          <w:b/>
          <w:sz w:val="24"/>
        </w:rPr>
        <w:t xml:space="preserve"> </w:t>
      </w:r>
      <w:r w:rsidR="004B45EF" w:rsidRPr="00120A21">
        <w:rPr>
          <w:rFonts w:ascii="Arial" w:hAnsi="Arial" w:cs="Arial"/>
          <w:bCs/>
          <w:sz w:val="24"/>
        </w:rPr>
        <w:t xml:space="preserve">In: </w:t>
      </w:r>
      <w:r w:rsidR="004B45EF" w:rsidRPr="00120A21">
        <w:rPr>
          <w:rFonts w:ascii="Arial" w:hAnsi="Arial" w:cs="Arial"/>
          <w:b/>
          <w:bCs/>
          <w:sz w:val="24"/>
        </w:rPr>
        <w:t>Comitê Gestor da Internet no Brasil</w:t>
      </w:r>
      <w:r>
        <w:rPr>
          <w:rFonts w:ascii="Arial" w:hAnsi="Arial" w:cs="Arial"/>
          <w:sz w:val="24"/>
        </w:rPr>
        <w:t>,</w:t>
      </w:r>
      <w:r w:rsidR="004B45EF" w:rsidRPr="00120A21">
        <w:rPr>
          <w:rFonts w:ascii="Arial" w:hAnsi="Arial" w:cs="Arial"/>
          <w:sz w:val="24"/>
        </w:rPr>
        <w:t xml:space="preserve"> </w:t>
      </w:r>
      <w:proofErr w:type="gramStart"/>
      <w:r w:rsidR="004B45EF" w:rsidRPr="00120A21">
        <w:rPr>
          <w:rFonts w:ascii="Arial" w:hAnsi="Arial" w:cs="Arial"/>
          <w:sz w:val="24"/>
        </w:rPr>
        <w:t>201</w:t>
      </w:r>
      <w:r w:rsidR="00D46F30" w:rsidRPr="00120A21">
        <w:rPr>
          <w:rFonts w:ascii="Arial" w:hAnsi="Arial" w:cs="Arial"/>
          <w:sz w:val="24"/>
        </w:rPr>
        <w:t>9a</w:t>
      </w:r>
      <w:proofErr w:type="gramEnd"/>
    </w:p>
    <w:p w14:paraId="22365A71" w14:textId="3AB0C379" w:rsidR="004B45EF" w:rsidRPr="00120A21" w:rsidRDefault="000839DD" w:rsidP="004B45EF">
      <w:pPr>
        <w:jc w:val="both"/>
        <w:rPr>
          <w:rFonts w:ascii="Arial" w:hAnsi="Arial" w:cs="Arial"/>
          <w:sz w:val="24"/>
        </w:rPr>
      </w:pPr>
      <w:proofErr w:type="gramStart"/>
      <w:r>
        <w:rPr>
          <w:rFonts w:ascii="Arial" w:hAnsi="Arial" w:cs="Arial"/>
          <w:sz w:val="24"/>
        </w:rPr>
        <w:t>BRITO,</w:t>
      </w:r>
      <w:proofErr w:type="gramEnd"/>
      <w:r w:rsidR="004B45EF" w:rsidRPr="00120A21">
        <w:rPr>
          <w:rFonts w:ascii="Arial" w:hAnsi="Arial" w:cs="Arial"/>
          <w:sz w:val="24"/>
        </w:rPr>
        <w:t xml:space="preserve"> Antônio de Pádua de Lima. Perspectivas de uso das tecnologias de informação nas políticas urbanas do Brasil. </w:t>
      </w:r>
      <w:r w:rsidR="004B45EF" w:rsidRPr="00120A21">
        <w:rPr>
          <w:rFonts w:ascii="Arial" w:hAnsi="Arial" w:cs="Arial"/>
          <w:b/>
          <w:sz w:val="24"/>
        </w:rPr>
        <w:t>TIC Domicílios e Empresas 2014: pesquisa sobre o uso das tecnologias da informação e comunicação no Brasil</w:t>
      </w:r>
      <w:r w:rsidR="004B45EF" w:rsidRPr="00120A21">
        <w:rPr>
          <w:rFonts w:ascii="Arial" w:hAnsi="Arial" w:cs="Arial"/>
          <w:sz w:val="24"/>
        </w:rPr>
        <w:t>. Comi</w:t>
      </w:r>
      <w:r>
        <w:rPr>
          <w:rFonts w:ascii="Arial" w:hAnsi="Arial" w:cs="Arial"/>
          <w:sz w:val="24"/>
        </w:rPr>
        <w:t>tê Gestor da Internet no Brasil, São Paulo,</w:t>
      </w:r>
      <w:r w:rsidR="004B45EF" w:rsidRPr="00120A21">
        <w:rPr>
          <w:rFonts w:ascii="Arial" w:hAnsi="Arial" w:cs="Arial"/>
          <w:sz w:val="24"/>
        </w:rPr>
        <w:t xml:space="preserve"> 2015.</w:t>
      </w:r>
    </w:p>
    <w:p w14:paraId="1A386936" w14:textId="3CB39136" w:rsidR="004B45EF" w:rsidRPr="007E4F6F" w:rsidRDefault="000839DD" w:rsidP="004B45EF">
      <w:pPr>
        <w:spacing w:before="100" w:beforeAutospacing="1" w:after="100" w:afterAutospacing="1" w:line="240" w:lineRule="auto"/>
        <w:jc w:val="both"/>
        <w:rPr>
          <w:rFonts w:ascii="Arial" w:eastAsia="Times New Roman" w:hAnsi="Arial" w:cs="Arial"/>
          <w:sz w:val="24"/>
          <w:szCs w:val="24"/>
          <w:lang w:val="en-US" w:eastAsia="pt-BR"/>
        </w:rPr>
      </w:pPr>
      <w:r>
        <w:rPr>
          <w:rFonts w:ascii="Arial" w:eastAsia="Times New Roman" w:hAnsi="Arial" w:cs="Arial"/>
          <w:sz w:val="24"/>
          <w:szCs w:val="24"/>
          <w:lang w:eastAsia="pt-BR"/>
        </w:rPr>
        <w:t xml:space="preserve">BUCKINGHAM, David. Cultura </w:t>
      </w:r>
      <w:proofErr w:type="gramStart"/>
      <w:r>
        <w:rPr>
          <w:rFonts w:ascii="Arial" w:eastAsia="Times New Roman" w:hAnsi="Arial" w:cs="Arial"/>
          <w:sz w:val="24"/>
          <w:szCs w:val="24"/>
          <w:lang w:eastAsia="pt-BR"/>
        </w:rPr>
        <w:t>Digita,</w:t>
      </w:r>
      <w:proofErr w:type="gramEnd"/>
      <w:r w:rsidR="004B45EF" w:rsidRPr="00120A21">
        <w:rPr>
          <w:rFonts w:ascii="Arial" w:eastAsia="Times New Roman" w:hAnsi="Arial" w:cs="Arial"/>
          <w:sz w:val="24"/>
          <w:szCs w:val="24"/>
          <w:lang w:eastAsia="pt-BR"/>
        </w:rPr>
        <w:t xml:space="preserve"> Educação Midiática e o Lugar da Escolarização. </w:t>
      </w:r>
      <w:proofErr w:type="spellStart"/>
      <w:proofErr w:type="gramStart"/>
      <w:r w:rsidR="004B45EF" w:rsidRPr="007E4F6F">
        <w:rPr>
          <w:rFonts w:ascii="Arial" w:eastAsia="Times New Roman" w:hAnsi="Arial" w:cs="Arial"/>
          <w:b/>
          <w:iCs/>
          <w:sz w:val="24"/>
          <w:szCs w:val="24"/>
          <w:lang w:val="en-US" w:eastAsia="pt-BR"/>
        </w:rPr>
        <w:t>Educação</w:t>
      </w:r>
      <w:proofErr w:type="spellEnd"/>
      <w:r w:rsidR="004B45EF" w:rsidRPr="007E4F6F">
        <w:rPr>
          <w:rFonts w:ascii="Arial" w:eastAsia="Times New Roman" w:hAnsi="Arial" w:cs="Arial"/>
          <w:b/>
          <w:iCs/>
          <w:sz w:val="24"/>
          <w:szCs w:val="24"/>
          <w:lang w:val="en-US" w:eastAsia="pt-BR"/>
        </w:rPr>
        <w:t xml:space="preserve"> &amp; </w:t>
      </w:r>
      <w:proofErr w:type="spellStart"/>
      <w:r w:rsidR="004B45EF" w:rsidRPr="007E4F6F">
        <w:rPr>
          <w:rFonts w:ascii="Arial" w:eastAsia="Times New Roman" w:hAnsi="Arial" w:cs="Arial"/>
          <w:b/>
          <w:iCs/>
          <w:sz w:val="24"/>
          <w:szCs w:val="24"/>
          <w:lang w:val="en-US" w:eastAsia="pt-BR"/>
        </w:rPr>
        <w:t>Realidade</w:t>
      </w:r>
      <w:proofErr w:type="spellEnd"/>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v. </w:t>
      </w:r>
      <w:r w:rsidR="004B45EF" w:rsidRPr="007E4F6F">
        <w:rPr>
          <w:rFonts w:ascii="Arial" w:eastAsia="Times New Roman" w:hAnsi="Arial" w:cs="Arial"/>
          <w:iCs/>
          <w:sz w:val="24"/>
          <w:szCs w:val="24"/>
          <w:lang w:val="en-US" w:eastAsia="pt-BR"/>
        </w:rPr>
        <w:t>35</w:t>
      </w:r>
      <w:r w:rsidRPr="007E4F6F">
        <w:rPr>
          <w:rFonts w:ascii="Arial" w:eastAsia="Times New Roman" w:hAnsi="Arial" w:cs="Arial"/>
          <w:sz w:val="24"/>
          <w:szCs w:val="24"/>
          <w:lang w:val="en-US" w:eastAsia="pt-BR"/>
        </w:rPr>
        <w:t>, n. 3, p. 37–58,</w:t>
      </w:r>
      <w:r w:rsidR="004B45EF" w:rsidRPr="007E4F6F">
        <w:rPr>
          <w:rFonts w:ascii="Arial" w:eastAsia="Times New Roman" w:hAnsi="Arial" w:cs="Arial"/>
          <w:sz w:val="24"/>
          <w:szCs w:val="24"/>
          <w:lang w:val="en-US" w:eastAsia="pt-BR"/>
        </w:rPr>
        <w:t xml:space="preserve"> 2010.</w:t>
      </w:r>
      <w:proofErr w:type="gramEnd"/>
    </w:p>
    <w:p w14:paraId="130B0616" w14:textId="1C04685D" w:rsidR="00A334CE" w:rsidRPr="007E4F6F" w:rsidRDefault="00A334CE"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 xml:space="preserve">CALLAWAY, </w:t>
      </w:r>
      <w:proofErr w:type="spellStart"/>
      <w:r w:rsidRPr="007E4F6F">
        <w:rPr>
          <w:rFonts w:ascii="Arial" w:eastAsia="Times New Roman" w:hAnsi="Arial" w:cs="Arial"/>
          <w:sz w:val="24"/>
          <w:szCs w:val="24"/>
          <w:lang w:val="en-US" w:eastAsia="pt-BR"/>
        </w:rPr>
        <w:t>Brantly</w:t>
      </w:r>
      <w:proofErr w:type="spellEnd"/>
      <w:r w:rsidRPr="007E4F6F">
        <w:rPr>
          <w:rFonts w:ascii="Arial" w:eastAsia="Times New Roman" w:hAnsi="Arial" w:cs="Arial"/>
          <w:sz w:val="24"/>
          <w:szCs w:val="24"/>
          <w:lang w:val="en-US" w:eastAsia="pt-BR"/>
        </w:rPr>
        <w:t>; SANT’ANNA, Pedro.</w:t>
      </w:r>
      <w:proofErr w:type="gramEnd"/>
      <w:r w:rsidRPr="007E4F6F">
        <w:rPr>
          <w:rFonts w:ascii="Arial" w:eastAsia="Times New Roman" w:hAnsi="Arial" w:cs="Arial"/>
          <w:sz w:val="24"/>
          <w:szCs w:val="24"/>
          <w:lang w:val="en-US" w:eastAsia="pt-BR"/>
        </w:rPr>
        <w:t xml:space="preserve"> </w:t>
      </w:r>
      <w:proofErr w:type="gramStart"/>
      <w:r w:rsidRPr="007E4F6F">
        <w:rPr>
          <w:rFonts w:ascii="Arial" w:eastAsia="Times New Roman" w:hAnsi="Arial" w:cs="Arial"/>
          <w:sz w:val="24"/>
          <w:szCs w:val="24"/>
          <w:lang w:val="en-US" w:eastAsia="pt-BR"/>
        </w:rPr>
        <w:t>H. C. Difference-in-Differences with multiple time periods.</w:t>
      </w:r>
      <w:proofErr w:type="gramEnd"/>
      <w:r w:rsidRPr="007E4F6F">
        <w:rPr>
          <w:rFonts w:ascii="Arial" w:eastAsia="Times New Roman" w:hAnsi="Arial" w:cs="Arial"/>
          <w:sz w:val="24"/>
          <w:szCs w:val="24"/>
          <w:lang w:val="en-US" w:eastAsia="pt-BR"/>
        </w:rPr>
        <w:t xml:space="preserve"> </w:t>
      </w:r>
      <w:proofErr w:type="gramStart"/>
      <w:r w:rsidRPr="007E4F6F">
        <w:rPr>
          <w:rFonts w:ascii="Arial" w:eastAsia="Times New Roman" w:hAnsi="Arial" w:cs="Arial"/>
          <w:b/>
          <w:sz w:val="24"/>
          <w:szCs w:val="24"/>
          <w:lang w:val="en-US" w:eastAsia="pt-BR"/>
        </w:rPr>
        <w:t>Journal of Econometrics</w:t>
      </w:r>
      <w:r w:rsidRPr="007E4F6F">
        <w:rPr>
          <w:rFonts w:ascii="Arial" w:eastAsia="Times New Roman" w:hAnsi="Arial" w:cs="Arial"/>
          <w:sz w:val="24"/>
          <w:szCs w:val="24"/>
          <w:lang w:val="en-US" w:eastAsia="pt-BR"/>
        </w:rPr>
        <w:t xml:space="preserve">, </w:t>
      </w:r>
      <w:r w:rsidR="000839DD" w:rsidRPr="007E4F6F">
        <w:rPr>
          <w:rFonts w:ascii="Arial" w:eastAsia="Times New Roman" w:hAnsi="Arial" w:cs="Arial"/>
          <w:sz w:val="24"/>
          <w:szCs w:val="24"/>
          <w:lang w:val="en-US" w:eastAsia="pt-BR"/>
        </w:rPr>
        <w:t>v. 225,</w:t>
      </w:r>
      <w:r w:rsidRPr="007E4F6F">
        <w:rPr>
          <w:rFonts w:ascii="Arial" w:eastAsia="Times New Roman" w:hAnsi="Arial" w:cs="Arial"/>
          <w:sz w:val="24"/>
          <w:szCs w:val="24"/>
          <w:lang w:val="en-US" w:eastAsia="pt-BR"/>
        </w:rPr>
        <w:t xml:space="preserve"> n. </w:t>
      </w:r>
      <w:r w:rsidR="000839DD" w:rsidRPr="007E4F6F">
        <w:rPr>
          <w:rFonts w:ascii="Arial" w:eastAsia="Times New Roman" w:hAnsi="Arial" w:cs="Arial"/>
          <w:sz w:val="24"/>
          <w:szCs w:val="24"/>
          <w:lang w:val="en-US" w:eastAsia="pt-BR"/>
        </w:rPr>
        <w:t>2,</w:t>
      </w:r>
      <w:r w:rsidRPr="007E4F6F">
        <w:rPr>
          <w:rFonts w:ascii="Arial" w:eastAsia="Times New Roman" w:hAnsi="Arial" w:cs="Arial"/>
          <w:sz w:val="24"/>
          <w:szCs w:val="24"/>
          <w:lang w:val="en-US" w:eastAsia="pt-BR"/>
        </w:rPr>
        <w:t xml:space="preserve"> p. 200–230</w:t>
      </w:r>
      <w:r w:rsidR="000839DD" w:rsidRPr="007E4F6F">
        <w:rPr>
          <w:rFonts w:ascii="Arial" w:eastAsia="Times New Roman" w:hAnsi="Arial" w:cs="Arial"/>
          <w:sz w:val="24"/>
          <w:szCs w:val="24"/>
          <w:lang w:val="en-US" w:eastAsia="pt-BR"/>
        </w:rPr>
        <w:t>,</w:t>
      </w:r>
      <w:r w:rsidRPr="007E4F6F">
        <w:rPr>
          <w:rFonts w:ascii="Arial" w:eastAsia="Times New Roman" w:hAnsi="Arial" w:cs="Arial"/>
          <w:sz w:val="24"/>
          <w:szCs w:val="24"/>
          <w:lang w:val="en-US" w:eastAsia="pt-BR"/>
        </w:rPr>
        <w:t xml:space="preserve"> 2020.</w:t>
      </w:r>
      <w:proofErr w:type="gramEnd"/>
    </w:p>
    <w:p w14:paraId="0128ED06" w14:textId="3C6805D1" w:rsidR="004B45EF" w:rsidRPr="007E4F6F" w:rsidRDefault="000839DD"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CRISTIA,</w:t>
      </w:r>
      <w:r w:rsidR="004B45EF" w:rsidRPr="007E4F6F">
        <w:rPr>
          <w:rFonts w:ascii="Arial" w:eastAsia="Times New Roman" w:hAnsi="Arial" w:cs="Arial"/>
          <w:sz w:val="24"/>
          <w:szCs w:val="24"/>
          <w:lang w:val="en-US" w:eastAsia="pt-BR"/>
        </w:rPr>
        <w:t xml:space="preserve"> Julian; </w:t>
      </w:r>
      <w:r w:rsidR="00391D2D" w:rsidRPr="007E4F6F">
        <w:rPr>
          <w:rFonts w:ascii="Arial" w:eastAsia="Times New Roman" w:hAnsi="Arial" w:cs="Arial"/>
          <w:sz w:val="24"/>
          <w:szCs w:val="24"/>
          <w:lang w:val="en-US" w:eastAsia="pt-BR"/>
        </w:rPr>
        <w:t>IBARRARAN</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w:t>
      </w:r>
      <w:r w:rsidR="00391D2D" w:rsidRPr="007E4F6F">
        <w:rPr>
          <w:rFonts w:ascii="Arial" w:eastAsia="Times New Roman" w:hAnsi="Arial" w:cs="Arial"/>
          <w:sz w:val="24"/>
          <w:szCs w:val="24"/>
          <w:lang w:val="en-US" w:eastAsia="pt-BR"/>
        </w:rPr>
        <w:t>Pablo</w:t>
      </w:r>
      <w:r w:rsidR="004B45EF" w:rsidRPr="007E4F6F">
        <w:rPr>
          <w:rFonts w:ascii="Arial" w:eastAsia="Times New Roman" w:hAnsi="Arial" w:cs="Arial"/>
          <w:sz w:val="24"/>
          <w:szCs w:val="24"/>
          <w:lang w:val="en-US" w:eastAsia="pt-BR"/>
        </w:rPr>
        <w:t xml:space="preserve">; </w:t>
      </w:r>
      <w:r w:rsidR="00391D2D" w:rsidRPr="007E4F6F">
        <w:rPr>
          <w:rFonts w:ascii="Arial" w:eastAsia="Times New Roman" w:hAnsi="Arial" w:cs="Arial"/>
          <w:sz w:val="24"/>
          <w:szCs w:val="24"/>
          <w:lang w:val="en-US" w:eastAsia="pt-BR"/>
        </w:rPr>
        <w:t>CUETO</w:t>
      </w:r>
      <w:r w:rsidRPr="007E4F6F">
        <w:rPr>
          <w:rFonts w:ascii="Arial" w:eastAsia="Times New Roman" w:hAnsi="Arial" w:cs="Arial"/>
          <w:sz w:val="24"/>
          <w:szCs w:val="24"/>
          <w:lang w:val="en-US" w:eastAsia="pt-BR"/>
        </w:rPr>
        <w:t>, Santiago; SANTIAGO, Ana; SEVERÍN,</w:t>
      </w:r>
      <w:r w:rsidR="00391D2D" w:rsidRPr="007E4F6F">
        <w:rPr>
          <w:rFonts w:ascii="Arial" w:eastAsia="Times New Roman" w:hAnsi="Arial" w:cs="Arial"/>
          <w:sz w:val="24"/>
          <w:szCs w:val="24"/>
          <w:lang w:val="en-US" w:eastAsia="pt-BR"/>
        </w:rPr>
        <w:t xml:space="preserve"> </w:t>
      </w:r>
      <w:proofErr w:type="spellStart"/>
      <w:r w:rsidR="00391D2D" w:rsidRPr="007E4F6F">
        <w:rPr>
          <w:rFonts w:ascii="Arial" w:eastAsia="Times New Roman" w:hAnsi="Arial" w:cs="Arial"/>
          <w:sz w:val="24"/>
          <w:szCs w:val="24"/>
          <w:lang w:val="en-US" w:eastAsia="pt-BR"/>
        </w:rPr>
        <w:t>Eugênio</w:t>
      </w:r>
      <w:proofErr w:type="spellEnd"/>
      <w:r w:rsidR="00391D2D" w:rsidRPr="007E4F6F">
        <w:rPr>
          <w:rFonts w:ascii="Arial" w:eastAsia="Times New Roman" w:hAnsi="Arial" w:cs="Arial"/>
          <w:sz w:val="24"/>
          <w:szCs w:val="24"/>
          <w:lang w:val="en-US" w:eastAsia="pt-BR"/>
        </w:rPr>
        <w:t>.</w:t>
      </w:r>
      <w:proofErr w:type="gramEnd"/>
      <w:r w:rsidR="00391D2D" w:rsidRPr="007E4F6F">
        <w:rPr>
          <w:rFonts w:ascii="Arial" w:eastAsia="Times New Roman" w:hAnsi="Arial" w:cs="Arial"/>
          <w:sz w:val="24"/>
          <w:szCs w:val="24"/>
          <w:lang w:val="en-US" w:eastAsia="pt-BR"/>
        </w:rPr>
        <w:t xml:space="preserve"> Technology and Child Development: Evidence from the One Laptop per Child Program</w:t>
      </w:r>
      <w:r w:rsidR="004B45EF" w:rsidRPr="007E4F6F">
        <w:rPr>
          <w:rFonts w:ascii="Arial" w:eastAsia="Times New Roman" w:hAnsi="Arial" w:cs="Arial"/>
          <w:sz w:val="24"/>
          <w:szCs w:val="24"/>
          <w:lang w:val="en-US" w:eastAsia="pt-BR"/>
        </w:rPr>
        <w:t xml:space="preserve">. </w:t>
      </w:r>
      <w:r w:rsidR="00391D2D" w:rsidRPr="007E4F6F">
        <w:rPr>
          <w:rFonts w:ascii="Arial" w:eastAsia="Times New Roman" w:hAnsi="Arial" w:cs="Arial"/>
          <w:b/>
          <w:bCs/>
          <w:sz w:val="24"/>
          <w:szCs w:val="24"/>
          <w:lang w:val="en-US" w:eastAsia="pt-BR"/>
        </w:rPr>
        <w:t>American Economic Journal: Applied Economics</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v. </w:t>
      </w:r>
      <w:r w:rsidR="00391D2D" w:rsidRPr="007E4F6F">
        <w:rPr>
          <w:rFonts w:ascii="Arial" w:eastAsia="Times New Roman" w:hAnsi="Arial" w:cs="Arial"/>
          <w:sz w:val="24"/>
          <w:szCs w:val="24"/>
          <w:lang w:val="en-US" w:eastAsia="pt-BR"/>
        </w:rPr>
        <w:t>9</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n. </w:t>
      </w:r>
      <w:r w:rsidR="00391D2D" w:rsidRPr="007E4F6F">
        <w:rPr>
          <w:rFonts w:ascii="Arial" w:eastAsia="Times New Roman" w:hAnsi="Arial" w:cs="Arial"/>
          <w:sz w:val="24"/>
          <w:szCs w:val="24"/>
          <w:lang w:val="en-US" w:eastAsia="pt-BR"/>
        </w:rPr>
        <w:t>3</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p. </w:t>
      </w:r>
      <w:r w:rsidR="00391D2D" w:rsidRPr="007E4F6F">
        <w:rPr>
          <w:rFonts w:ascii="Arial" w:eastAsia="Times New Roman" w:hAnsi="Arial" w:cs="Arial"/>
          <w:sz w:val="24"/>
          <w:szCs w:val="24"/>
          <w:lang w:val="en-US" w:eastAsia="pt-BR"/>
        </w:rPr>
        <w:t>295</w:t>
      </w:r>
      <w:r w:rsidR="004B45EF" w:rsidRPr="007E4F6F">
        <w:rPr>
          <w:rFonts w:ascii="Arial" w:eastAsia="Times New Roman" w:hAnsi="Arial" w:cs="Arial"/>
          <w:sz w:val="24"/>
          <w:szCs w:val="24"/>
          <w:lang w:val="en-US" w:eastAsia="pt-BR"/>
        </w:rPr>
        <w:t>–</w:t>
      </w:r>
      <w:r w:rsidRPr="007E4F6F">
        <w:rPr>
          <w:rFonts w:ascii="Arial" w:eastAsia="Times New Roman" w:hAnsi="Arial" w:cs="Arial"/>
          <w:sz w:val="24"/>
          <w:szCs w:val="24"/>
          <w:lang w:val="en-US" w:eastAsia="pt-BR"/>
        </w:rPr>
        <w:t>320,</w:t>
      </w:r>
      <w:r w:rsidR="00391D2D" w:rsidRPr="007E4F6F">
        <w:rPr>
          <w:rFonts w:ascii="Arial" w:eastAsia="Times New Roman" w:hAnsi="Arial" w:cs="Arial"/>
          <w:sz w:val="24"/>
          <w:szCs w:val="24"/>
          <w:lang w:val="en-US" w:eastAsia="pt-BR"/>
        </w:rPr>
        <w:t xml:space="preserve"> 2017</w:t>
      </w:r>
      <w:r w:rsidR="004B45EF" w:rsidRPr="007E4F6F">
        <w:rPr>
          <w:rFonts w:ascii="Arial" w:eastAsia="Times New Roman" w:hAnsi="Arial" w:cs="Arial"/>
          <w:sz w:val="24"/>
          <w:szCs w:val="24"/>
          <w:lang w:val="en-US" w:eastAsia="pt-BR"/>
        </w:rPr>
        <w:t xml:space="preserve">. </w:t>
      </w:r>
    </w:p>
    <w:p w14:paraId="1A19BFB2" w14:textId="3A2DFBE9" w:rsidR="004B45EF" w:rsidRPr="007E4F6F" w:rsidRDefault="000839DD" w:rsidP="004B45EF">
      <w:pPr>
        <w:jc w:val="both"/>
        <w:rPr>
          <w:rFonts w:ascii="Arial" w:hAnsi="Arial" w:cs="Arial"/>
          <w:sz w:val="24"/>
          <w:lang w:val="en-US"/>
        </w:rPr>
      </w:pPr>
      <w:proofErr w:type="gramStart"/>
      <w:r w:rsidRPr="007E4F6F">
        <w:rPr>
          <w:rFonts w:ascii="Arial" w:hAnsi="Arial" w:cs="Arial"/>
          <w:sz w:val="24"/>
          <w:lang w:val="en-US"/>
        </w:rPr>
        <w:t>DIMAGGIO, Paul; HARGITTAI,</w:t>
      </w:r>
      <w:r w:rsidR="004B45EF" w:rsidRPr="007E4F6F">
        <w:rPr>
          <w:rFonts w:ascii="Arial" w:hAnsi="Arial" w:cs="Arial"/>
          <w:sz w:val="24"/>
          <w:lang w:val="en-US"/>
        </w:rPr>
        <w:t xml:space="preserve"> </w:t>
      </w:r>
      <w:proofErr w:type="spellStart"/>
      <w:r w:rsidR="004B45EF" w:rsidRPr="007E4F6F">
        <w:rPr>
          <w:rFonts w:ascii="Arial" w:hAnsi="Arial" w:cs="Arial"/>
          <w:sz w:val="24"/>
          <w:lang w:val="en-US"/>
        </w:rPr>
        <w:t>Eszter</w:t>
      </w:r>
      <w:proofErr w:type="spellEnd"/>
      <w:r w:rsidR="004B45EF" w:rsidRPr="007E4F6F">
        <w:rPr>
          <w:rFonts w:ascii="Arial" w:hAnsi="Arial" w:cs="Arial"/>
          <w:sz w:val="24"/>
          <w:lang w:val="en-US"/>
        </w:rPr>
        <w:t xml:space="preserve">; </w:t>
      </w:r>
      <w:r w:rsidRPr="007E4F6F">
        <w:rPr>
          <w:rFonts w:ascii="Arial" w:hAnsi="Arial" w:cs="Arial"/>
          <w:sz w:val="24"/>
          <w:lang w:val="en-US"/>
        </w:rPr>
        <w:t>CELESTE, Coral; SHAFER,</w:t>
      </w:r>
      <w:r w:rsidR="004B45EF" w:rsidRPr="007E4F6F">
        <w:rPr>
          <w:rFonts w:ascii="Arial" w:hAnsi="Arial" w:cs="Arial"/>
          <w:sz w:val="24"/>
          <w:lang w:val="en-US"/>
        </w:rPr>
        <w:t xml:space="preserve"> Steven.</w:t>
      </w:r>
      <w:proofErr w:type="gramEnd"/>
      <w:r w:rsidR="004B45EF" w:rsidRPr="007E4F6F">
        <w:rPr>
          <w:rFonts w:ascii="Arial" w:hAnsi="Arial" w:cs="Arial"/>
          <w:sz w:val="24"/>
          <w:lang w:val="en-US"/>
        </w:rPr>
        <w:t xml:space="preserve"> From Unequal Access to Differentiated Use: A Literature Review and Agenda for Research on Digital Inequality. In: </w:t>
      </w:r>
      <w:r w:rsidR="004B45EF" w:rsidRPr="007E4F6F">
        <w:rPr>
          <w:rFonts w:ascii="Arial" w:hAnsi="Arial" w:cs="Arial"/>
          <w:b/>
          <w:sz w:val="24"/>
          <w:lang w:val="en-US"/>
        </w:rPr>
        <w:t>Social Inequality</w:t>
      </w:r>
      <w:r w:rsidRPr="007E4F6F">
        <w:rPr>
          <w:rFonts w:ascii="Arial" w:hAnsi="Arial" w:cs="Arial"/>
          <w:sz w:val="24"/>
          <w:lang w:val="en-US"/>
        </w:rPr>
        <w:t xml:space="preserve">, </w:t>
      </w:r>
      <w:proofErr w:type="spellStart"/>
      <w:r w:rsidRPr="007E4F6F">
        <w:rPr>
          <w:rFonts w:ascii="Arial" w:hAnsi="Arial" w:cs="Arial"/>
          <w:sz w:val="24"/>
          <w:lang w:val="en-US"/>
        </w:rPr>
        <w:t>Russel</w:t>
      </w:r>
      <w:proofErr w:type="spellEnd"/>
      <w:r w:rsidRPr="007E4F6F">
        <w:rPr>
          <w:rFonts w:ascii="Arial" w:hAnsi="Arial" w:cs="Arial"/>
          <w:sz w:val="24"/>
          <w:lang w:val="en-US"/>
        </w:rPr>
        <w:t xml:space="preserve"> Sage Foundation, p. 355-400,</w:t>
      </w:r>
      <w:r w:rsidR="004B45EF" w:rsidRPr="007E4F6F">
        <w:rPr>
          <w:rFonts w:ascii="Arial" w:hAnsi="Arial" w:cs="Arial"/>
          <w:sz w:val="24"/>
          <w:lang w:val="en-US"/>
        </w:rPr>
        <w:t xml:space="preserve"> 2004.</w:t>
      </w:r>
    </w:p>
    <w:p w14:paraId="68DBD233" w14:textId="7A13EDE5" w:rsidR="004B45EF" w:rsidRPr="007E4F6F" w:rsidRDefault="000839DD" w:rsidP="004B45EF">
      <w:pPr>
        <w:spacing w:before="100" w:beforeAutospacing="1" w:after="100" w:afterAutospacing="1" w:line="240" w:lineRule="auto"/>
        <w:jc w:val="both"/>
        <w:rPr>
          <w:rFonts w:ascii="Arial" w:eastAsia="Times New Roman" w:hAnsi="Arial" w:cs="Arial"/>
          <w:sz w:val="24"/>
          <w:szCs w:val="24"/>
          <w:lang w:val="en-US" w:eastAsia="pt-BR"/>
        </w:rPr>
      </w:pPr>
      <w:r w:rsidRPr="007E4F6F">
        <w:rPr>
          <w:rFonts w:ascii="Arial" w:eastAsia="Times New Roman" w:hAnsi="Arial" w:cs="Arial"/>
          <w:sz w:val="24"/>
          <w:szCs w:val="24"/>
          <w:lang w:val="en-US" w:eastAsia="pt-BR"/>
        </w:rPr>
        <w:t>FIORINI,</w:t>
      </w:r>
      <w:r w:rsidR="004B45EF" w:rsidRPr="007E4F6F">
        <w:rPr>
          <w:rFonts w:ascii="Arial" w:eastAsia="Times New Roman" w:hAnsi="Arial" w:cs="Arial"/>
          <w:sz w:val="24"/>
          <w:szCs w:val="24"/>
          <w:lang w:val="en-US" w:eastAsia="pt-BR"/>
        </w:rPr>
        <w:t xml:space="preserve"> Mario. </w:t>
      </w:r>
      <w:proofErr w:type="gramStart"/>
      <w:r w:rsidR="004B45EF" w:rsidRPr="007E4F6F">
        <w:rPr>
          <w:rFonts w:ascii="Arial" w:eastAsia="Times New Roman" w:hAnsi="Arial" w:cs="Arial"/>
          <w:sz w:val="24"/>
          <w:szCs w:val="24"/>
          <w:lang w:val="en-US" w:eastAsia="pt-BR"/>
        </w:rPr>
        <w:t>The effect of home computer use on children’s cognitive and non-cognitive skills.</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b/>
          <w:iCs/>
          <w:sz w:val="24"/>
          <w:szCs w:val="24"/>
          <w:lang w:val="en-US" w:eastAsia="pt-BR"/>
        </w:rPr>
        <w:t>Economics of Education Review</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v. </w:t>
      </w:r>
      <w:r w:rsidR="004B45EF" w:rsidRPr="007E4F6F">
        <w:rPr>
          <w:rFonts w:ascii="Arial" w:eastAsia="Times New Roman" w:hAnsi="Arial" w:cs="Arial"/>
          <w:iCs/>
          <w:sz w:val="24"/>
          <w:szCs w:val="24"/>
          <w:lang w:val="en-US" w:eastAsia="pt-BR"/>
        </w:rPr>
        <w:t>29</w:t>
      </w:r>
      <w:r w:rsidRPr="007E4F6F">
        <w:rPr>
          <w:rFonts w:ascii="Arial" w:eastAsia="Times New Roman" w:hAnsi="Arial" w:cs="Arial"/>
          <w:sz w:val="24"/>
          <w:szCs w:val="24"/>
          <w:lang w:val="en-US" w:eastAsia="pt-BR"/>
        </w:rPr>
        <w:t>, n. 1, p. 55–72,</w:t>
      </w:r>
      <w:r w:rsidR="004B45EF" w:rsidRPr="007E4F6F">
        <w:rPr>
          <w:rFonts w:ascii="Arial" w:eastAsia="Times New Roman" w:hAnsi="Arial" w:cs="Arial"/>
          <w:sz w:val="24"/>
          <w:szCs w:val="24"/>
          <w:lang w:val="en-US" w:eastAsia="pt-BR"/>
        </w:rPr>
        <w:t xml:space="preserve"> 2010.</w:t>
      </w:r>
      <w:proofErr w:type="gramEnd"/>
    </w:p>
    <w:p w14:paraId="541BDF42" w14:textId="6C6F354F" w:rsidR="004B45EF" w:rsidRPr="007E4F6F" w:rsidRDefault="000839DD"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FREUND, Caroline L.; WEINHOLD,</w:t>
      </w:r>
      <w:r w:rsidR="004B45EF" w:rsidRPr="007E4F6F">
        <w:rPr>
          <w:rFonts w:ascii="Arial" w:eastAsia="Times New Roman" w:hAnsi="Arial" w:cs="Arial"/>
          <w:sz w:val="24"/>
          <w:szCs w:val="24"/>
          <w:lang w:val="en-US" w:eastAsia="pt-BR"/>
        </w:rPr>
        <w:t xml:space="preserve"> Diana.</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sz w:val="24"/>
          <w:szCs w:val="24"/>
          <w:lang w:val="en-US" w:eastAsia="pt-BR"/>
        </w:rPr>
        <w:t>The effect of the internet on international trade.</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b/>
          <w:iCs/>
          <w:sz w:val="24"/>
          <w:szCs w:val="24"/>
          <w:lang w:val="en-US" w:eastAsia="pt-BR"/>
        </w:rPr>
        <w:t>Journal of International Economics</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v. </w:t>
      </w:r>
      <w:r w:rsidRPr="007E4F6F">
        <w:rPr>
          <w:rFonts w:ascii="Arial" w:eastAsia="Times New Roman" w:hAnsi="Arial" w:cs="Arial"/>
          <w:iCs/>
          <w:sz w:val="24"/>
          <w:szCs w:val="24"/>
          <w:lang w:val="en-US" w:eastAsia="pt-BR"/>
        </w:rPr>
        <w:t>62,</w:t>
      </w:r>
      <w:r w:rsidRPr="007E4F6F">
        <w:rPr>
          <w:rFonts w:ascii="Arial" w:eastAsia="Times New Roman" w:hAnsi="Arial" w:cs="Arial"/>
          <w:sz w:val="24"/>
          <w:szCs w:val="24"/>
          <w:lang w:val="en-US" w:eastAsia="pt-BR"/>
        </w:rPr>
        <w:t xml:space="preserve"> n. 1,</w:t>
      </w:r>
      <w:r w:rsidR="004B45EF" w:rsidRPr="007E4F6F">
        <w:rPr>
          <w:rFonts w:ascii="Arial" w:eastAsia="Times New Roman" w:hAnsi="Arial" w:cs="Arial"/>
          <w:sz w:val="24"/>
          <w:szCs w:val="24"/>
          <w:lang w:val="en-US" w:eastAsia="pt-BR"/>
        </w:rPr>
        <w:t xml:space="preserve"> p. 171–1</w:t>
      </w:r>
      <w:r w:rsidRPr="007E4F6F">
        <w:rPr>
          <w:rFonts w:ascii="Arial" w:eastAsia="Times New Roman" w:hAnsi="Arial" w:cs="Arial"/>
          <w:sz w:val="24"/>
          <w:szCs w:val="24"/>
          <w:lang w:val="en-US" w:eastAsia="pt-BR"/>
        </w:rPr>
        <w:t>89,</w:t>
      </w:r>
      <w:r w:rsidR="004B45EF" w:rsidRPr="007E4F6F">
        <w:rPr>
          <w:rFonts w:ascii="Arial" w:eastAsia="Times New Roman" w:hAnsi="Arial" w:cs="Arial"/>
          <w:sz w:val="24"/>
          <w:szCs w:val="24"/>
          <w:lang w:val="en-US" w:eastAsia="pt-BR"/>
        </w:rPr>
        <w:t xml:space="preserve"> 2004.</w:t>
      </w:r>
      <w:proofErr w:type="gramEnd"/>
    </w:p>
    <w:p w14:paraId="4C50B859" w14:textId="2E42326E" w:rsidR="004B45EF" w:rsidRPr="00120A21" w:rsidRDefault="000839DD" w:rsidP="004B45EF">
      <w:pPr>
        <w:spacing w:line="240" w:lineRule="auto"/>
        <w:jc w:val="both"/>
        <w:rPr>
          <w:rFonts w:ascii="Arial" w:hAnsi="Arial" w:cs="Arial"/>
          <w:b/>
          <w:bCs/>
          <w:sz w:val="28"/>
          <w:szCs w:val="24"/>
        </w:rPr>
      </w:pPr>
      <w:r w:rsidRPr="007E4F6F">
        <w:rPr>
          <w:rFonts w:ascii="Arial" w:eastAsia="Times New Roman" w:hAnsi="Arial" w:cs="Arial"/>
          <w:sz w:val="24"/>
          <w:szCs w:val="24"/>
          <w:lang w:val="en-US" w:eastAsia="pt-BR"/>
        </w:rPr>
        <w:t xml:space="preserve">FREUND, Caroline. </w:t>
      </w:r>
      <w:proofErr w:type="gramStart"/>
      <w:r w:rsidRPr="007E4F6F">
        <w:rPr>
          <w:rFonts w:ascii="Arial" w:eastAsia="Times New Roman" w:hAnsi="Arial" w:cs="Arial"/>
          <w:sz w:val="24"/>
          <w:szCs w:val="24"/>
          <w:lang w:val="en-US" w:eastAsia="pt-BR"/>
        </w:rPr>
        <w:t>L.; WEINHOLD,</w:t>
      </w:r>
      <w:r w:rsidR="004B45EF" w:rsidRPr="007E4F6F">
        <w:rPr>
          <w:rFonts w:ascii="Arial" w:eastAsia="Times New Roman" w:hAnsi="Arial" w:cs="Arial"/>
          <w:sz w:val="24"/>
          <w:szCs w:val="24"/>
          <w:lang w:val="en-US" w:eastAsia="pt-BR"/>
        </w:rPr>
        <w:t xml:space="preserve"> Diana</w:t>
      </w:r>
      <w:r w:rsidR="004B45EF" w:rsidRPr="007E4F6F">
        <w:rPr>
          <w:rStyle w:val="year"/>
          <w:rFonts w:ascii="Arial" w:hAnsi="Arial" w:cs="Arial"/>
          <w:sz w:val="24"/>
          <w:bdr w:val="none" w:sz="0" w:space="0" w:color="auto" w:frame="1"/>
          <w:shd w:val="clear" w:color="auto" w:fill="FFFFFF"/>
          <w:lang w:val="en-US"/>
        </w:rPr>
        <w:t>.</w:t>
      </w:r>
      <w:proofErr w:type="gramEnd"/>
      <w:r w:rsidR="004B45EF" w:rsidRPr="007E4F6F">
        <w:rPr>
          <w:rFonts w:ascii="Arial" w:hAnsi="Arial" w:cs="Arial"/>
          <w:sz w:val="24"/>
          <w:shd w:val="clear" w:color="auto" w:fill="FFFFFF"/>
          <w:lang w:val="en-US"/>
        </w:rPr>
        <w:t> </w:t>
      </w:r>
      <w:proofErr w:type="gramStart"/>
      <w:r w:rsidR="004B45EF" w:rsidRPr="007E4F6F">
        <w:rPr>
          <w:rStyle w:val="Ttulo10"/>
          <w:rFonts w:ascii="Arial" w:hAnsi="Arial" w:cs="Arial"/>
          <w:sz w:val="24"/>
          <w:bdr w:val="none" w:sz="0" w:space="0" w:color="auto" w:frame="1"/>
          <w:shd w:val="clear" w:color="auto" w:fill="FFFFFF"/>
          <w:lang w:val="en-US"/>
        </w:rPr>
        <w:t>The internet and international Trade in Services.</w:t>
      </w:r>
      <w:proofErr w:type="gramEnd"/>
      <w:r w:rsidR="004B45EF" w:rsidRPr="007E4F6F">
        <w:rPr>
          <w:rFonts w:ascii="Arial" w:hAnsi="Arial" w:cs="Arial"/>
          <w:sz w:val="24"/>
          <w:shd w:val="clear" w:color="auto" w:fill="FFFFFF"/>
          <w:lang w:val="en-US"/>
        </w:rPr>
        <w:t> </w:t>
      </w:r>
      <w:r w:rsidR="004B45EF" w:rsidRPr="00120A21">
        <w:rPr>
          <w:rStyle w:val="journal"/>
          <w:rFonts w:ascii="Arial" w:hAnsi="Arial" w:cs="Arial"/>
          <w:b/>
          <w:iCs/>
          <w:sz w:val="24"/>
          <w:bdr w:val="none" w:sz="0" w:space="0" w:color="auto" w:frame="1"/>
          <w:shd w:val="clear" w:color="auto" w:fill="FFFFFF"/>
        </w:rPr>
        <w:t xml:space="preserve">American </w:t>
      </w:r>
      <w:proofErr w:type="spellStart"/>
      <w:r w:rsidR="004B45EF" w:rsidRPr="00120A21">
        <w:rPr>
          <w:rStyle w:val="journal"/>
          <w:rFonts w:ascii="Arial" w:hAnsi="Arial" w:cs="Arial"/>
          <w:b/>
          <w:iCs/>
          <w:sz w:val="24"/>
          <w:bdr w:val="none" w:sz="0" w:space="0" w:color="auto" w:frame="1"/>
          <w:shd w:val="clear" w:color="auto" w:fill="FFFFFF"/>
        </w:rPr>
        <w:t>Economic</w:t>
      </w:r>
      <w:proofErr w:type="spellEnd"/>
      <w:r w:rsidR="004B45EF" w:rsidRPr="00120A21">
        <w:rPr>
          <w:rStyle w:val="journal"/>
          <w:rFonts w:ascii="Arial" w:hAnsi="Arial" w:cs="Arial"/>
          <w:b/>
          <w:iCs/>
          <w:sz w:val="24"/>
          <w:bdr w:val="none" w:sz="0" w:space="0" w:color="auto" w:frame="1"/>
          <w:shd w:val="clear" w:color="auto" w:fill="FFFFFF"/>
        </w:rPr>
        <w:t xml:space="preserve"> </w:t>
      </w:r>
      <w:proofErr w:type="spellStart"/>
      <w:r w:rsidR="004B45EF" w:rsidRPr="00120A21">
        <w:rPr>
          <w:rStyle w:val="journal"/>
          <w:rFonts w:ascii="Arial" w:hAnsi="Arial" w:cs="Arial"/>
          <w:b/>
          <w:iCs/>
          <w:sz w:val="24"/>
          <w:bdr w:val="none" w:sz="0" w:space="0" w:color="auto" w:frame="1"/>
          <w:shd w:val="clear" w:color="auto" w:fill="FFFFFF"/>
        </w:rPr>
        <w:t>Review</w:t>
      </w:r>
      <w:proofErr w:type="spellEnd"/>
      <w:r>
        <w:rPr>
          <w:rFonts w:ascii="Arial" w:hAnsi="Arial" w:cs="Arial"/>
          <w:sz w:val="24"/>
          <w:shd w:val="clear" w:color="auto" w:fill="FFFFFF"/>
        </w:rPr>
        <w:t>,</w:t>
      </w:r>
      <w:r w:rsidR="004B45EF" w:rsidRPr="00120A21">
        <w:rPr>
          <w:rFonts w:ascii="Arial" w:hAnsi="Arial" w:cs="Arial"/>
          <w:sz w:val="24"/>
          <w:shd w:val="clear" w:color="auto" w:fill="FFFFFF"/>
        </w:rPr>
        <w:t xml:space="preserve"> v. </w:t>
      </w:r>
      <w:r>
        <w:rPr>
          <w:rStyle w:val="vol"/>
          <w:rFonts w:ascii="Arial" w:hAnsi="Arial" w:cs="Arial"/>
          <w:sz w:val="24"/>
          <w:bdr w:val="none" w:sz="0" w:space="0" w:color="auto" w:frame="1"/>
          <w:shd w:val="clear" w:color="auto" w:fill="FFFFFF"/>
        </w:rPr>
        <w:t>92, n. 2, p. 236-240,</w:t>
      </w:r>
      <w:r w:rsidR="004B45EF" w:rsidRPr="00120A21">
        <w:rPr>
          <w:rStyle w:val="vol"/>
          <w:rFonts w:ascii="Arial" w:hAnsi="Arial" w:cs="Arial"/>
          <w:sz w:val="24"/>
          <w:bdr w:val="none" w:sz="0" w:space="0" w:color="auto" w:frame="1"/>
          <w:shd w:val="clear" w:color="auto" w:fill="FFFFFF"/>
        </w:rPr>
        <w:t xml:space="preserve"> 2002</w:t>
      </w:r>
      <w:r w:rsidR="004B45EF" w:rsidRPr="00120A21">
        <w:rPr>
          <w:rStyle w:val="pages"/>
          <w:rFonts w:ascii="Arial" w:hAnsi="Arial" w:cs="Arial"/>
          <w:sz w:val="24"/>
          <w:bdr w:val="none" w:sz="0" w:space="0" w:color="auto" w:frame="1"/>
          <w:shd w:val="clear" w:color="auto" w:fill="FFFFFF"/>
        </w:rPr>
        <w:t>.</w:t>
      </w:r>
    </w:p>
    <w:p w14:paraId="4FBD1236" w14:textId="5BA3F440" w:rsidR="004B45EF" w:rsidRPr="007E4F6F" w:rsidRDefault="000839DD"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 xml:space="preserve">FUCHS, Thomas; WOESSMANN, </w:t>
      </w:r>
      <w:proofErr w:type="spellStart"/>
      <w:r w:rsidR="004B45EF" w:rsidRPr="007E4F6F">
        <w:rPr>
          <w:rFonts w:ascii="Arial" w:eastAsia="Times New Roman" w:hAnsi="Arial" w:cs="Arial"/>
          <w:sz w:val="24"/>
          <w:szCs w:val="24"/>
          <w:lang w:val="en-US" w:eastAsia="pt-BR"/>
        </w:rPr>
        <w:t>Ludger</w:t>
      </w:r>
      <w:proofErr w:type="spellEnd"/>
      <w:r w:rsidR="004B45EF" w:rsidRPr="007E4F6F">
        <w:rPr>
          <w:rFonts w:ascii="Arial" w:eastAsia="Times New Roman" w:hAnsi="Arial" w:cs="Arial"/>
          <w:sz w:val="24"/>
          <w:szCs w:val="24"/>
          <w:lang w:val="en-US" w:eastAsia="pt-BR"/>
        </w:rPr>
        <w:t>.</w:t>
      </w:r>
      <w:proofErr w:type="gramEnd"/>
      <w:r w:rsidR="004B45EF" w:rsidRPr="007E4F6F">
        <w:rPr>
          <w:rFonts w:ascii="Arial" w:eastAsia="Times New Roman" w:hAnsi="Arial" w:cs="Arial"/>
          <w:sz w:val="24"/>
          <w:szCs w:val="24"/>
          <w:lang w:val="en-US" w:eastAsia="pt-BR"/>
        </w:rPr>
        <w:t xml:space="preserve"> Computers and student learning: bivariate and multivariate evidence on the availability and use of computers at home and at school. In: </w:t>
      </w:r>
      <w:proofErr w:type="spellStart"/>
      <w:r w:rsidR="004B45EF" w:rsidRPr="007E4F6F">
        <w:rPr>
          <w:rFonts w:ascii="Arial" w:eastAsia="Times New Roman" w:hAnsi="Arial" w:cs="Arial"/>
          <w:b/>
          <w:iCs/>
          <w:sz w:val="24"/>
          <w:szCs w:val="24"/>
          <w:lang w:val="en-US" w:eastAsia="pt-BR"/>
        </w:rPr>
        <w:t>CESIfo</w:t>
      </w:r>
      <w:proofErr w:type="spellEnd"/>
      <w:r w:rsidR="004B45EF" w:rsidRPr="007E4F6F">
        <w:rPr>
          <w:rFonts w:ascii="Arial" w:eastAsia="Times New Roman" w:hAnsi="Arial" w:cs="Arial"/>
          <w:b/>
          <w:iCs/>
          <w:sz w:val="24"/>
          <w:szCs w:val="24"/>
          <w:lang w:val="en-US" w:eastAsia="pt-BR"/>
        </w:rPr>
        <w:t xml:space="preserve"> Working Paper</w:t>
      </w:r>
      <w:r w:rsidRPr="007E4F6F">
        <w:rPr>
          <w:rFonts w:ascii="Arial" w:eastAsia="Times New Roman" w:hAnsi="Arial" w:cs="Arial"/>
          <w:iCs/>
          <w:sz w:val="24"/>
          <w:szCs w:val="24"/>
          <w:lang w:val="en-US" w:eastAsia="pt-BR"/>
        </w:rPr>
        <w:t>,</w:t>
      </w:r>
      <w:r w:rsidR="004B45EF" w:rsidRPr="007E4F6F">
        <w:rPr>
          <w:rFonts w:ascii="Arial" w:eastAsia="Times New Roman" w:hAnsi="Arial" w:cs="Arial"/>
          <w:iCs/>
          <w:sz w:val="24"/>
          <w:szCs w:val="24"/>
          <w:lang w:val="en-US" w:eastAsia="pt-BR"/>
        </w:rPr>
        <w:t xml:space="preserve"> no. 1321</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sz w:val="24"/>
          <w:szCs w:val="24"/>
          <w:lang w:val="en-US" w:eastAsia="pt-BR"/>
        </w:rPr>
        <w:t>2004</w:t>
      </w:r>
      <w:proofErr w:type="gramEnd"/>
      <w:r w:rsidR="004B45EF" w:rsidRPr="007E4F6F">
        <w:rPr>
          <w:rFonts w:ascii="Arial" w:eastAsia="Times New Roman" w:hAnsi="Arial" w:cs="Arial"/>
          <w:sz w:val="24"/>
          <w:szCs w:val="24"/>
          <w:lang w:val="en-US" w:eastAsia="pt-BR"/>
        </w:rPr>
        <w:t>.</w:t>
      </w:r>
    </w:p>
    <w:p w14:paraId="23708054" w14:textId="0B750299" w:rsidR="004B45EF" w:rsidRPr="00120A21" w:rsidRDefault="000839DD" w:rsidP="004B45EF">
      <w:pPr>
        <w:spacing w:before="100" w:beforeAutospacing="1" w:after="100" w:afterAutospacing="1" w:line="240" w:lineRule="auto"/>
        <w:jc w:val="both"/>
        <w:rPr>
          <w:rFonts w:ascii="Arial" w:eastAsia="Times New Roman" w:hAnsi="Arial" w:cs="Arial"/>
          <w:sz w:val="24"/>
          <w:szCs w:val="24"/>
          <w:lang w:eastAsia="pt-BR"/>
        </w:rPr>
      </w:pPr>
      <w:proofErr w:type="gramStart"/>
      <w:r w:rsidRPr="007E4F6F">
        <w:rPr>
          <w:rFonts w:ascii="Arial" w:eastAsia="Times New Roman" w:hAnsi="Arial" w:cs="Arial"/>
          <w:sz w:val="24"/>
          <w:szCs w:val="24"/>
          <w:lang w:val="en-US" w:eastAsia="pt-BR"/>
        </w:rPr>
        <w:t xml:space="preserve">GOOLSBEE, </w:t>
      </w:r>
      <w:proofErr w:type="spellStart"/>
      <w:r w:rsidRPr="007E4F6F">
        <w:rPr>
          <w:rFonts w:ascii="Arial" w:eastAsia="Times New Roman" w:hAnsi="Arial" w:cs="Arial"/>
          <w:sz w:val="24"/>
          <w:szCs w:val="24"/>
          <w:lang w:val="en-US" w:eastAsia="pt-BR"/>
        </w:rPr>
        <w:t>Austan</w:t>
      </w:r>
      <w:proofErr w:type="spellEnd"/>
      <w:r w:rsidRPr="007E4F6F">
        <w:rPr>
          <w:rFonts w:ascii="Arial" w:eastAsia="Times New Roman" w:hAnsi="Arial" w:cs="Arial"/>
          <w:sz w:val="24"/>
          <w:szCs w:val="24"/>
          <w:lang w:val="en-US" w:eastAsia="pt-BR"/>
        </w:rPr>
        <w:t>; GURYAN,</w:t>
      </w:r>
      <w:r w:rsidR="004B45EF" w:rsidRPr="007E4F6F">
        <w:rPr>
          <w:rFonts w:ascii="Arial" w:eastAsia="Times New Roman" w:hAnsi="Arial" w:cs="Arial"/>
          <w:sz w:val="24"/>
          <w:szCs w:val="24"/>
          <w:lang w:val="en-US" w:eastAsia="pt-BR"/>
        </w:rPr>
        <w:t xml:space="preserve"> Jonathan.</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sz w:val="24"/>
          <w:szCs w:val="24"/>
          <w:lang w:val="en-US" w:eastAsia="pt-BR"/>
        </w:rPr>
        <w:t>The impact of internet subsidies in public schools.</w:t>
      </w:r>
      <w:proofErr w:type="gramEnd"/>
      <w:r w:rsidR="004B45EF" w:rsidRPr="007E4F6F">
        <w:rPr>
          <w:rFonts w:ascii="Arial" w:eastAsia="Times New Roman" w:hAnsi="Arial" w:cs="Arial"/>
          <w:sz w:val="24"/>
          <w:szCs w:val="24"/>
          <w:lang w:val="en-US" w:eastAsia="pt-BR"/>
        </w:rPr>
        <w:t xml:space="preserve"> </w:t>
      </w:r>
      <w:proofErr w:type="spellStart"/>
      <w:r w:rsidR="004B45EF" w:rsidRPr="00120A21">
        <w:rPr>
          <w:rFonts w:ascii="Arial" w:eastAsia="Times New Roman" w:hAnsi="Arial" w:cs="Arial"/>
          <w:b/>
          <w:iCs/>
          <w:sz w:val="24"/>
          <w:szCs w:val="24"/>
          <w:lang w:eastAsia="pt-BR"/>
        </w:rPr>
        <w:t>Review</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of</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Economics</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and</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Statistics</w:t>
      </w:r>
      <w:proofErr w:type="spellEnd"/>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v. </w:t>
      </w:r>
      <w:r w:rsidR="004B45EF" w:rsidRPr="00120A21">
        <w:rPr>
          <w:rFonts w:ascii="Arial" w:eastAsia="Times New Roman" w:hAnsi="Arial" w:cs="Arial"/>
          <w:iCs/>
          <w:sz w:val="24"/>
          <w:szCs w:val="24"/>
          <w:lang w:eastAsia="pt-BR"/>
        </w:rPr>
        <w:t>88</w:t>
      </w:r>
      <w:r>
        <w:rPr>
          <w:rFonts w:ascii="Arial" w:eastAsia="Times New Roman" w:hAnsi="Arial" w:cs="Arial"/>
          <w:sz w:val="24"/>
          <w:szCs w:val="24"/>
          <w:lang w:eastAsia="pt-BR"/>
        </w:rPr>
        <w:t>, n. 2, p. 336–347,</w:t>
      </w:r>
      <w:r w:rsidR="004B45EF" w:rsidRPr="00120A21">
        <w:rPr>
          <w:rFonts w:ascii="Arial" w:eastAsia="Times New Roman" w:hAnsi="Arial" w:cs="Arial"/>
          <w:sz w:val="24"/>
          <w:szCs w:val="24"/>
          <w:lang w:eastAsia="pt-BR"/>
        </w:rPr>
        <w:t xml:space="preserve"> 2006.</w:t>
      </w:r>
    </w:p>
    <w:p w14:paraId="2DF7E0C5" w14:textId="4DD4EAFE" w:rsidR="004B45EF" w:rsidRDefault="000839DD" w:rsidP="004B45EF">
      <w:pPr>
        <w:spacing w:before="100" w:beforeAutospacing="1" w:after="100" w:afterAutospacing="1" w:line="240" w:lineRule="auto"/>
        <w:jc w:val="both"/>
        <w:rPr>
          <w:rFonts w:ascii="Arial" w:eastAsia="Times New Roman" w:hAnsi="Arial" w:cs="Arial"/>
          <w:sz w:val="24"/>
          <w:szCs w:val="24"/>
          <w:lang w:eastAsia="pt-BR"/>
        </w:rPr>
      </w:pPr>
      <w:r w:rsidRPr="007E4F6F">
        <w:rPr>
          <w:rFonts w:ascii="Arial" w:eastAsia="Times New Roman" w:hAnsi="Arial" w:cs="Arial"/>
          <w:sz w:val="24"/>
          <w:szCs w:val="24"/>
          <w:lang w:val="en-US" w:eastAsia="pt-BR"/>
        </w:rPr>
        <w:t xml:space="preserve">HAMELINK, </w:t>
      </w:r>
      <w:proofErr w:type="spellStart"/>
      <w:r w:rsidRPr="007E4F6F">
        <w:rPr>
          <w:rFonts w:ascii="Arial" w:eastAsia="Times New Roman" w:hAnsi="Arial" w:cs="Arial"/>
          <w:sz w:val="24"/>
          <w:szCs w:val="24"/>
          <w:lang w:val="en-US" w:eastAsia="pt-BR"/>
        </w:rPr>
        <w:t>Cees</w:t>
      </w:r>
      <w:proofErr w:type="spellEnd"/>
      <w:r w:rsidR="004B45EF" w:rsidRPr="007E4F6F">
        <w:rPr>
          <w:rFonts w:ascii="Arial" w:eastAsia="Times New Roman" w:hAnsi="Arial" w:cs="Arial"/>
          <w:sz w:val="24"/>
          <w:szCs w:val="24"/>
          <w:lang w:val="en-US" w:eastAsia="pt-BR"/>
        </w:rPr>
        <w:t xml:space="preserve"> J. </w:t>
      </w:r>
      <w:proofErr w:type="gramStart"/>
      <w:r w:rsidR="004B45EF" w:rsidRPr="007E4F6F">
        <w:rPr>
          <w:rFonts w:ascii="Arial" w:eastAsia="Times New Roman" w:hAnsi="Arial" w:cs="Arial"/>
          <w:sz w:val="24"/>
          <w:szCs w:val="24"/>
          <w:lang w:val="en-US" w:eastAsia="pt-BR"/>
        </w:rPr>
        <w:t>New information and communication technologies.</w:t>
      </w:r>
      <w:proofErr w:type="gramEnd"/>
      <w:r w:rsidR="004B45EF" w:rsidRPr="007E4F6F">
        <w:rPr>
          <w:rFonts w:ascii="Arial" w:eastAsia="Times New Roman" w:hAnsi="Arial" w:cs="Arial"/>
          <w:sz w:val="24"/>
          <w:szCs w:val="24"/>
          <w:lang w:val="en-US" w:eastAsia="pt-BR"/>
        </w:rPr>
        <w:t xml:space="preserve"> </w:t>
      </w:r>
      <w:r w:rsidR="004B45EF" w:rsidRPr="00120A21">
        <w:rPr>
          <w:rFonts w:ascii="Arial" w:eastAsia="Times New Roman" w:hAnsi="Arial" w:cs="Arial"/>
          <w:sz w:val="24"/>
          <w:szCs w:val="24"/>
          <w:lang w:eastAsia="pt-BR"/>
        </w:rPr>
        <w:t xml:space="preserve">In: </w:t>
      </w:r>
      <w:r w:rsidR="004B45EF" w:rsidRPr="00120A21">
        <w:rPr>
          <w:rFonts w:ascii="Arial" w:eastAsia="Times New Roman" w:hAnsi="Arial" w:cs="Arial"/>
          <w:b/>
          <w:iCs/>
          <w:sz w:val="24"/>
          <w:szCs w:val="24"/>
          <w:lang w:eastAsia="pt-BR"/>
        </w:rPr>
        <w:t xml:space="preserve">UNRISD </w:t>
      </w:r>
      <w:proofErr w:type="spellStart"/>
      <w:r w:rsidR="004B45EF" w:rsidRPr="00120A21">
        <w:rPr>
          <w:rFonts w:ascii="Arial" w:eastAsia="Times New Roman" w:hAnsi="Arial" w:cs="Arial"/>
          <w:b/>
          <w:iCs/>
          <w:sz w:val="24"/>
          <w:szCs w:val="24"/>
          <w:lang w:eastAsia="pt-BR"/>
        </w:rPr>
        <w:t>Discurssion</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Paper</w:t>
      </w:r>
      <w:proofErr w:type="spellEnd"/>
      <w:r>
        <w:rPr>
          <w:rFonts w:ascii="Arial" w:eastAsia="Times New Roman" w:hAnsi="Arial" w:cs="Arial"/>
          <w:iCs/>
          <w:sz w:val="24"/>
          <w:szCs w:val="24"/>
          <w:lang w:eastAsia="pt-BR"/>
        </w:rPr>
        <w:t>,</w:t>
      </w:r>
      <w:r w:rsidR="004B45EF" w:rsidRPr="00120A21">
        <w:rPr>
          <w:rFonts w:ascii="Arial" w:eastAsia="Times New Roman" w:hAnsi="Arial" w:cs="Arial"/>
          <w:iCs/>
          <w:sz w:val="24"/>
          <w:szCs w:val="24"/>
          <w:lang w:eastAsia="pt-BR"/>
        </w:rPr>
        <w:t xml:space="preserve"> no. 86</w:t>
      </w:r>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1997.</w:t>
      </w:r>
    </w:p>
    <w:p w14:paraId="78FE9478" w14:textId="21782549" w:rsidR="00CF7CB6" w:rsidRPr="00120A21" w:rsidRDefault="008442FC" w:rsidP="004B45EF">
      <w:pPr>
        <w:spacing w:before="100" w:beforeAutospacing="1" w:after="100" w:afterAutospacing="1" w:line="240" w:lineRule="auto"/>
        <w:jc w:val="both"/>
        <w:rPr>
          <w:rFonts w:ascii="Arial" w:eastAsia="Times New Roman" w:hAnsi="Arial" w:cs="Arial"/>
          <w:sz w:val="24"/>
          <w:szCs w:val="24"/>
          <w:lang w:eastAsia="pt-BR"/>
        </w:rPr>
      </w:pPr>
      <w:r w:rsidRPr="00CF7CB6">
        <w:rPr>
          <w:rFonts w:ascii="Arial" w:eastAsia="Times New Roman" w:hAnsi="Arial" w:cs="Arial"/>
          <w:sz w:val="24"/>
          <w:szCs w:val="24"/>
          <w:lang w:eastAsia="pt-BR"/>
        </w:rPr>
        <w:t>HOLANDA</w:t>
      </w:r>
      <w:r w:rsidR="00CF7CB6" w:rsidRPr="00CF7CB6">
        <w:rPr>
          <w:rFonts w:ascii="Arial" w:eastAsia="Times New Roman" w:hAnsi="Arial" w:cs="Arial"/>
          <w:sz w:val="24"/>
          <w:szCs w:val="24"/>
          <w:lang w:eastAsia="pt-BR"/>
        </w:rPr>
        <w:t>, G</w:t>
      </w:r>
      <w:r>
        <w:rPr>
          <w:rFonts w:ascii="Arial" w:eastAsia="Times New Roman" w:hAnsi="Arial" w:cs="Arial"/>
          <w:sz w:val="24"/>
          <w:szCs w:val="24"/>
          <w:lang w:eastAsia="pt-BR"/>
        </w:rPr>
        <w:t>iovanni. M;</w:t>
      </w:r>
      <w:r w:rsidR="00CF7CB6" w:rsidRPr="00CF7CB6">
        <w:rPr>
          <w:rFonts w:ascii="Arial" w:eastAsia="Times New Roman" w:hAnsi="Arial" w:cs="Arial"/>
          <w:sz w:val="24"/>
          <w:szCs w:val="24"/>
          <w:lang w:eastAsia="pt-BR"/>
        </w:rPr>
        <w:t xml:space="preserve"> </w:t>
      </w:r>
      <w:r w:rsidRPr="00CF7CB6">
        <w:rPr>
          <w:rFonts w:ascii="Arial" w:eastAsia="Times New Roman" w:hAnsi="Arial" w:cs="Arial"/>
          <w:sz w:val="24"/>
          <w:szCs w:val="24"/>
          <w:lang w:eastAsia="pt-BR"/>
        </w:rPr>
        <w:t>DAL</w:t>
      </w:r>
      <w:r>
        <w:rPr>
          <w:rFonts w:ascii="Arial" w:eastAsia="Times New Roman" w:hAnsi="Arial" w:cs="Arial"/>
          <w:sz w:val="24"/>
          <w:szCs w:val="24"/>
          <w:lang w:eastAsia="pt-BR"/>
        </w:rPr>
        <w:t>L’ANTONIA</w:t>
      </w:r>
      <w:r w:rsidR="00CF7CB6">
        <w:rPr>
          <w:rFonts w:ascii="Arial" w:eastAsia="Times New Roman" w:hAnsi="Arial" w:cs="Arial"/>
          <w:sz w:val="24"/>
          <w:szCs w:val="24"/>
          <w:lang w:eastAsia="pt-BR"/>
        </w:rPr>
        <w:t>, J</w:t>
      </w:r>
      <w:r>
        <w:rPr>
          <w:rFonts w:ascii="Arial" w:eastAsia="Times New Roman" w:hAnsi="Arial" w:cs="Arial"/>
          <w:sz w:val="24"/>
          <w:szCs w:val="24"/>
          <w:lang w:eastAsia="pt-BR"/>
        </w:rPr>
        <w:t>uliano. C;</w:t>
      </w:r>
      <w:r w:rsidR="00CF7CB6">
        <w:rPr>
          <w:rFonts w:ascii="Arial" w:eastAsia="Times New Roman" w:hAnsi="Arial" w:cs="Arial"/>
          <w:sz w:val="24"/>
          <w:szCs w:val="24"/>
          <w:lang w:eastAsia="pt-BR"/>
        </w:rPr>
        <w:t xml:space="preserve"> </w:t>
      </w:r>
      <w:r>
        <w:rPr>
          <w:rFonts w:ascii="Arial" w:eastAsia="Times New Roman" w:hAnsi="Arial" w:cs="Arial"/>
          <w:sz w:val="24"/>
          <w:szCs w:val="24"/>
          <w:lang w:eastAsia="pt-BR"/>
        </w:rPr>
        <w:t xml:space="preserve">SOUTO, </w:t>
      </w:r>
      <w:proofErr w:type="spellStart"/>
      <w:r>
        <w:rPr>
          <w:rFonts w:ascii="Arial" w:eastAsia="Times New Roman" w:hAnsi="Arial" w:cs="Arial"/>
          <w:sz w:val="24"/>
          <w:szCs w:val="24"/>
          <w:lang w:eastAsia="pt-BR"/>
        </w:rPr>
        <w:t>Átila</w:t>
      </w:r>
      <w:proofErr w:type="spellEnd"/>
      <w:r w:rsidR="00CF7CB6">
        <w:rPr>
          <w:rFonts w:ascii="Arial" w:eastAsia="Times New Roman" w:hAnsi="Arial" w:cs="Arial"/>
          <w:sz w:val="24"/>
          <w:szCs w:val="24"/>
          <w:lang w:eastAsia="pt-BR"/>
        </w:rPr>
        <w:t xml:space="preserve"> A</w:t>
      </w:r>
      <w:r w:rsidR="00CF7CB6" w:rsidRPr="00CF7CB6">
        <w:rPr>
          <w:rFonts w:ascii="Arial" w:eastAsia="Times New Roman" w:hAnsi="Arial" w:cs="Arial"/>
          <w:sz w:val="24"/>
          <w:szCs w:val="24"/>
          <w:lang w:eastAsia="pt-BR"/>
        </w:rPr>
        <w:t>. As cidades digitais no mapa do Brasil: uma rota para a inclusão social.</w:t>
      </w:r>
      <w:r>
        <w:rPr>
          <w:rFonts w:ascii="Arial" w:eastAsia="Times New Roman" w:hAnsi="Arial" w:cs="Arial"/>
          <w:sz w:val="24"/>
          <w:szCs w:val="24"/>
          <w:lang w:eastAsia="pt-BR"/>
        </w:rPr>
        <w:t xml:space="preserve"> </w:t>
      </w:r>
      <w:r w:rsidR="000839DD" w:rsidRPr="000839DD">
        <w:rPr>
          <w:rFonts w:ascii="Arial" w:eastAsia="Times New Roman" w:hAnsi="Arial" w:cs="Arial"/>
          <w:b/>
          <w:sz w:val="24"/>
          <w:szCs w:val="24"/>
          <w:lang w:eastAsia="pt-BR"/>
        </w:rPr>
        <w:t>Ministério das Comunicações</w:t>
      </w:r>
      <w:r w:rsidR="000839DD">
        <w:rPr>
          <w:rFonts w:ascii="Arial" w:eastAsia="Times New Roman" w:hAnsi="Arial" w:cs="Arial"/>
          <w:sz w:val="24"/>
          <w:szCs w:val="24"/>
          <w:lang w:eastAsia="pt-BR"/>
        </w:rPr>
        <w:t>,</w:t>
      </w:r>
      <w:r>
        <w:rPr>
          <w:rFonts w:ascii="Arial" w:eastAsia="Times New Roman" w:hAnsi="Arial" w:cs="Arial"/>
          <w:sz w:val="24"/>
          <w:szCs w:val="24"/>
          <w:lang w:eastAsia="pt-BR"/>
        </w:rPr>
        <w:t xml:space="preserve"> </w:t>
      </w:r>
      <w:r w:rsidR="000839DD">
        <w:rPr>
          <w:rFonts w:ascii="Arial" w:eastAsia="Times New Roman" w:hAnsi="Arial" w:cs="Arial"/>
          <w:sz w:val="24"/>
          <w:szCs w:val="24"/>
          <w:lang w:eastAsia="pt-BR"/>
        </w:rPr>
        <w:t>p. 2-128,</w:t>
      </w:r>
      <w:r>
        <w:rPr>
          <w:rFonts w:ascii="Arial" w:eastAsia="Times New Roman" w:hAnsi="Arial" w:cs="Arial"/>
          <w:sz w:val="24"/>
          <w:szCs w:val="24"/>
          <w:lang w:eastAsia="pt-BR"/>
        </w:rPr>
        <w:t xml:space="preserve"> 2006.</w:t>
      </w:r>
    </w:p>
    <w:p w14:paraId="1976BFA2" w14:textId="4E41B637" w:rsidR="004B45EF" w:rsidRPr="007E4F6F" w:rsidRDefault="00E4186F" w:rsidP="004B45EF">
      <w:pPr>
        <w:spacing w:before="100" w:beforeAutospacing="1" w:after="100" w:afterAutospacing="1" w:line="240" w:lineRule="auto"/>
        <w:jc w:val="both"/>
        <w:rPr>
          <w:rFonts w:ascii="Arial" w:eastAsia="Times New Roman" w:hAnsi="Arial" w:cs="Arial"/>
          <w:sz w:val="24"/>
          <w:szCs w:val="24"/>
          <w:lang w:val="en-US" w:eastAsia="pt-BR"/>
        </w:rPr>
      </w:pPr>
      <w:r>
        <w:rPr>
          <w:rFonts w:ascii="Arial" w:eastAsia="Times New Roman" w:hAnsi="Arial" w:cs="Arial"/>
          <w:sz w:val="24"/>
          <w:szCs w:val="24"/>
          <w:lang w:eastAsia="pt-BR"/>
        </w:rPr>
        <w:lastRenderedPageBreak/>
        <w:t xml:space="preserve">KHO, Kevin; LAKDAWALA, </w:t>
      </w:r>
      <w:proofErr w:type="spellStart"/>
      <w:r>
        <w:rPr>
          <w:rFonts w:ascii="Arial" w:eastAsia="Times New Roman" w:hAnsi="Arial" w:cs="Arial"/>
          <w:sz w:val="24"/>
          <w:szCs w:val="24"/>
          <w:lang w:eastAsia="pt-BR"/>
        </w:rPr>
        <w:t>Leah</w:t>
      </w:r>
      <w:proofErr w:type="spellEnd"/>
      <w:r>
        <w:rPr>
          <w:rFonts w:ascii="Arial" w:eastAsia="Times New Roman" w:hAnsi="Arial" w:cs="Arial"/>
          <w:sz w:val="24"/>
          <w:szCs w:val="24"/>
          <w:lang w:eastAsia="pt-BR"/>
        </w:rPr>
        <w:t>; NAKASONE,</w:t>
      </w:r>
      <w:r w:rsidR="004B45EF" w:rsidRPr="00120A21">
        <w:rPr>
          <w:rFonts w:ascii="Arial" w:eastAsia="Times New Roman" w:hAnsi="Arial" w:cs="Arial"/>
          <w:sz w:val="24"/>
          <w:szCs w:val="24"/>
          <w:lang w:eastAsia="pt-BR"/>
        </w:rPr>
        <w:t xml:space="preserve"> Eduardo. </w:t>
      </w:r>
      <w:proofErr w:type="gramStart"/>
      <w:r w:rsidR="004B45EF" w:rsidRPr="007E4F6F">
        <w:rPr>
          <w:rFonts w:ascii="Arial" w:eastAsia="Times New Roman" w:hAnsi="Arial" w:cs="Arial"/>
          <w:sz w:val="24"/>
          <w:szCs w:val="24"/>
          <w:lang w:val="en-US" w:eastAsia="pt-BR"/>
        </w:rPr>
        <w:t>Impact of Internet Access on Student Learning in Peruvian Schools.</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b/>
          <w:bCs/>
          <w:sz w:val="24"/>
          <w:szCs w:val="24"/>
          <w:lang w:val="en-US" w:eastAsia="pt-BR"/>
        </w:rPr>
        <w:t>Unpublished Working Paper</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2018.</w:t>
      </w:r>
      <w:proofErr w:type="gramEnd"/>
    </w:p>
    <w:p w14:paraId="7BA26A10" w14:textId="5252062C" w:rsidR="004B45EF" w:rsidRPr="007E4F6F" w:rsidRDefault="004B45EF"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LEUVEN</w:t>
      </w:r>
      <w:r w:rsidR="00E4186F" w:rsidRPr="007E4F6F">
        <w:rPr>
          <w:rFonts w:ascii="Arial" w:eastAsia="Times New Roman" w:hAnsi="Arial" w:cs="Arial"/>
          <w:sz w:val="24"/>
          <w:szCs w:val="24"/>
          <w:lang w:val="en-US" w:eastAsia="pt-BR"/>
        </w:rPr>
        <w:t>,</w:t>
      </w:r>
      <w:r w:rsidR="000163C9" w:rsidRPr="007E4F6F">
        <w:rPr>
          <w:rFonts w:ascii="Arial" w:eastAsia="Times New Roman" w:hAnsi="Arial" w:cs="Arial"/>
          <w:sz w:val="24"/>
          <w:szCs w:val="24"/>
          <w:lang w:val="en-US" w:eastAsia="pt-BR"/>
        </w:rPr>
        <w:t xml:space="preserve"> Edwin; LINDAHL, Mikael; OOSTERBEEK, </w:t>
      </w:r>
      <w:proofErr w:type="spellStart"/>
      <w:r w:rsidR="000163C9" w:rsidRPr="007E4F6F">
        <w:rPr>
          <w:rFonts w:ascii="Arial" w:eastAsia="Times New Roman" w:hAnsi="Arial" w:cs="Arial"/>
          <w:sz w:val="24"/>
          <w:szCs w:val="24"/>
          <w:lang w:val="en-US" w:eastAsia="pt-BR"/>
        </w:rPr>
        <w:t>Hessel</w:t>
      </w:r>
      <w:proofErr w:type="spellEnd"/>
      <w:r w:rsidR="000163C9" w:rsidRPr="007E4F6F">
        <w:rPr>
          <w:rFonts w:ascii="Arial" w:eastAsia="Times New Roman" w:hAnsi="Arial" w:cs="Arial"/>
          <w:sz w:val="24"/>
          <w:szCs w:val="24"/>
          <w:lang w:val="en-US" w:eastAsia="pt-BR"/>
        </w:rPr>
        <w:t xml:space="preserve">; WEBBINK, </w:t>
      </w:r>
      <w:proofErr w:type="spellStart"/>
      <w:r w:rsidR="000163C9" w:rsidRPr="007E4F6F">
        <w:rPr>
          <w:rFonts w:ascii="Arial" w:eastAsia="Times New Roman" w:hAnsi="Arial" w:cs="Arial"/>
          <w:sz w:val="24"/>
          <w:szCs w:val="24"/>
          <w:lang w:val="en-US" w:eastAsia="pt-BR"/>
        </w:rPr>
        <w:t>Dinand</w:t>
      </w:r>
      <w:proofErr w:type="spellEnd"/>
      <w:r w:rsidRPr="007E4F6F">
        <w:rPr>
          <w:rFonts w:ascii="Arial" w:eastAsia="Times New Roman" w:hAnsi="Arial" w:cs="Arial"/>
          <w:sz w:val="24"/>
          <w:szCs w:val="24"/>
          <w:lang w:val="en-US" w:eastAsia="pt-BR"/>
        </w:rPr>
        <w:t>.</w:t>
      </w:r>
      <w:proofErr w:type="gramEnd"/>
      <w:r w:rsidRPr="007E4F6F">
        <w:rPr>
          <w:rFonts w:ascii="Arial" w:eastAsia="Times New Roman" w:hAnsi="Arial" w:cs="Arial"/>
          <w:sz w:val="24"/>
          <w:szCs w:val="24"/>
          <w:lang w:val="en-US" w:eastAsia="pt-BR"/>
        </w:rPr>
        <w:t xml:space="preserve"> The effect of extra funding </w:t>
      </w:r>
      <w:proofErr w:type="spellStart"/>
      <w:r w:rsidRPr="007E4F6F">
        <w:rPr>
          <w:rFonts w:ascii="Arial" w:eastAsia="Times New Roman" w:hAnsi="Arial" w:cs="Arial"/>
          <w:sz w:val="24"/>
          <w:szCs w:val="24"/>
          <w:lang w:val="en-US" w:eastAsia="pt-BR"/>
        </w:rPr>
        <w:t>por</w:t>
      </w:r>
      <w:proofErr w:type="spellEnd"/>
      <w:r w:rsidRPr="007E4F6F">
        <w:rPr>
          <w:rFonts w:ascii="Arial" w:eastAsia="Times New Roman" w:hAnsi="Arial" w:cs="Arial"/>
          <w:sz w:val="24"/>
          <w:szCs w:val="24"/>
          <w:lang w:val="en-US" w:eastAsia="pt-BR"/>
        </w:rPr>
        <w:t xml:space="preserve"> disadvantaged pupils on achievement. </w:t>
      </w:r>
      <w:proofErr w:type="gramStart"/>
      <w:r w:rsidRPr="007E4F6F">
        <w:rPr>
          <w:rFonts w:ascii="Arial" w:eastAsia="Times New Roman" w:hAnsi="Arial" w:cs="Arial"/>
          <w:b/>
          <w:iCs/>
          <w:sz w:val="24"/>
          <w:szCs w:val="24"/>
          <w:lang w:val="en-US" w:eastAsia="pt-BR"/>
        </w:rPr>
        <w:t>The Review of Economics and Statistics</w:t>
      </w:r>
      <w:r w:rsidR="000163C9" w:rsidRPr="007E4F6F">
        <w:rPr>
          <w:rFonts w:ascii="Arial" w:eastAsia="Times New Roman" w:hAnsi="Arial" w:cs="Arial"/>
          <w:sz w:val="24"/>
          <w:szCs w:val="24"/>
          <w:lang w:val="en-US" w:eastAsia="pt-BR"/>
        </w:rPr>
        <w:t>,</w:t>
      </w:r>
      <w:r w:rsidRPr="007E4F6F">
        <w:rPr>
          <w:rFonts w:ascii="Arial" w:eastAsia="Times New Roman" w:hAnsi="Arial" w:cs="Arial"/>
          <w:sz w:val="24"/>
          <w:szCs w:val="24"/>
          <w:lang w:val="en-US" w:eastAsia="pt-BR"/>
        </w:rPr>
        <w:t xml:space="preserve"> v. </w:t>
      </w:r>
      <w:r w:rsidR="000163C9" w:rsidRPr="007E4F6F">
        <w:rPr>
          <w:rFonts w:ascii="Arial" w:eastAsia="Times New Roman" w:hAnsi="Arial" w:cs="Arial"/>
          <w:iCs/>
          <w:sz w:val="24"/>
          <w:szCs w:val="24"/>
          <w:lang w:val="en-US" w:eastAsia="pt-BR"/>
        </w:rPr>
        <w:t>89,</w:t>
      </w:r>
      <w:r w:rsidR="000163C9" w:rsidRPr="007E4F6F">
        <w:rPr>
          <w:rFonts w:ascii="Arial" w:eastAsia="Times New Roman" w:hAnsi="Arial" w:cs="Arial"/>
          <w:sz w:val="24"/>
          <w:szCs w:val="24"/>
          <w:lang w:val="en-US" w:eastAsia="pt-BR"/>
        </w:rPr>
        <w:t xml:space="preserve"> n. 4, p. 721–736,</w:t>
      </w:r>
      <w:r w:rsidRPr="007E4F6F">
        <w:rPr>
          <w:rFonts w:ascii="Arial" w:eastAsia="Times New Roman" w:hAnsi="Arial" w:cs="Arial"/>
          <w:sz w:val="24"/>
          <w:szCs w:val="24"/>
          <w:lang w:val="en-US" w:eastAsia="pt-BR"/>
        </w:rPr>
        <w:t xml:space="preserve"> 2007.</w:t>
      </w:r>
      <w:proofErr w:type="gramEnd"/>
    </w:p>
    <w:p w14:paraId="20CBDB34" w14:textId="64BAFE2B" w:rsidR="004B45EF" w:rsidRPr="00120A21" w:rsidRDefault="000163C9" w:rsidP="004B45EF">
      <w:pPr>
        <w:spacing w:before="100" w:beforeAutospacing="1" w:after="100" w:afterAutospacing="1" w:line="240" w:lineRule="auto"/>
        <w:jc w:val="both"/>
        <w:rPr>
          <w:rFonts w:ascii="Arial" w:eastAsia="Times New Roman" w:hAnsi="Arial" w:cs="Arial"/>
          <w:sz w:val="24"/>
          <w:szCs w:val="24"/>
          <w:lang w:eastAsia="pt-BR"/>
        </w:rPr>
      </w:pPr>
      <w:r w:rsidRPr="007E4F6F">
        <w:rPr>
          <w:rFonts w:ascii="Arial" w:eastAsia="Times New Roman" w:hAnsi="Arial" w:cs="Arial"/>
          <w:sz w:val="24"/>
          <w:szCs w:val="24"/>
          <w:lang w:val="en-US" w:eastAsia="pt-BR"/>
        </w:rPr>
        <w:t>LIVINGSTONE,</w:t>
      </w:r>
      <w:r w:rsidR="004B45EF" w:rsidRPr="007E4F6F">
        <w:rPr>
          <w:rFonts w:ascii="Arial" w:eastAsia="Times New Roman" w:hAnsi="Arial" w:cs="Arial"/>
          <w:sz w:val="24"/>
          <w:szCs w:val="24"/>
          <w:lang w:val="en-US" w:eastAsia="pt-BR"/>
        </w:rPr>
        <w:t xml:space="preserve"> Sonia. </w:t>
      </w:r>
      <w:proofErr w:type="gramStart"/>
      <w:r w:rsidR="004B45EF" w:rsidRPr="007E4F6F">
        <w:rPr>
          <w:rFonts w:ascii="Arial" w:eastAsia="Times New Roman" w:hAnsi="Arial" w:cs="Arial"/>
          <w:sz w:val="24"/>
          <w:szCs w:val="24"/>
          <w:lang w:val="en-US" w:eastAsia="pt-BR"/>
        </w:rPr>
        <w:t>Critical reflections on the benefits of ICT in education.</w:t>
      </w:r>
      <w:proofErr w:type="gramEnd"/>
      <w:r w:rsidR="004B45EF" w:rsidRPr="007E4F6F">
        <w:rPr>
          <w:rFonts w:ascii="Arial" w:eastAsia="Times New Roman" w:hAnsi="Arial" w:cs="Arial"/>
          <w:sz w:val="24"/>
          <w:szCs w:val="24"/>
          <w:lang w:val="en-US" w:eastAsia="pt-BR"/>
        </w:rPr>
        <w:t xml:space="preserve"> </w:t>
      </w:r>
      <w:r w:rsidR="004B45EF" w:rsidRPr="00120A21">
        <w:rPr>
          <w:rFonts w:ascii="Arial" w:eastAsia="Times New Roman" w:hAnsi="Arial" w:cs="Arial"/>
          <w:b/>
          <w:iCs/>
          <w:sz w:val="24"/>
          <w:szCs w:val="24"/>
          <w:lang w:eastAsia="pt-BR"/>
        </w:rPr>
        <w:t xml:space="preserve">Oxford </w:t>
      </w:r>
      <w:proofErr w:type="spellStart"/>
      <w:r w:rsidR="004B45EF" w:rsidRPr="00120A21">
        <w:rPr>
          <w:rFonts w:ascii="Arial" w:eastAsia="Times New Roman" w:hAnsi="Arial" w:cs="Arial"/>
          <w:b/>
          <w:iCs/>
          <w:sz w:val="24"/>
          <w:szCs w:val="24"/>
          <w:lang w:eastAsia="pt-BR"/>
        </w:rPr>
        <w:t>Review</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of</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Education</w:t>
      </w:r>
      <w:proofErr w:type="spellEnd"/>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v. </w:t>
      </w:r>
      <w:r w:rsidR="004B45EF" w:rsidRPr="00120A21">
        <w:rPr>
          <w:rFonts w:ascii="Arial" w:eastAsia="Times New Roman" w:hAnsi="Arial" w:cs="Arial"/>
          <w:iCs/>
          <w:sz w:val="24"/>
          <w:szCs w:val="24"/>
          <w:lang w:eastAsia="pt-BR"/>
        </w:rPr>
        <w:t>38</w:t>
      </w:r>
      <w:r>
        <w:rPr>
          <w:rFonts w:ascii="Arial" w:eastAsia="Times New Roman" w:hAnsi="Arial" w:cs="Arial"/>
          <w:sz w:val="24"/>
          <w:szCs w:val="24"/>
          <w:lang w:eastAsia="pt-BR"/>
        </w:rPr>
        <w:t>, n. 1, p. 9–24,</w:t>
      </w:r>
      <w:r w:rsidR="004B45EF" w:rsidRPr="00120A21">
        <w:rPr>
          <w:rFonts w:ascii="Arial" w:eastAsia="Times New Roman" w:hAnsi="Arial" w:cs="Arial"/>
          <w:sz w:val="24"/>
          <w:szCs w:val="24"/>
          <w:lang w:eastAsia="pt-BR"/>
        </w:rPr>
        <w:t xml:space="preserve"> 2012.</w:t>
      </w:r>
    </w:p>
    <w:p w14:paraId="47A5293D" w14:textId="27CD6C01" w:rsidR="004B45EF" w:rsidRPr="00120A21" w:rsidRDefault="000163C9" w:rsidP="004B45EF">
      <w:pPr>
        <w:spacing w:before="100" w:beforeAutospacing="1" w:after="100" w:afterAutospacing="1" w:line="24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LIVINGSTONE, Sonia; NANDI, </w:t>
      </w:r>
      <w:proofErr w:type="spellStart"/>
      <w:r>
        <w:rPr>
          <w:rFonts w:ascii="Arial" w:eastAsia="Times New Roman" w:hAnsi="Arial" w:cs="Arial"/>
          <w:sz w:val="24"/>
          <w:szCs w:val="24"/>
          <w:lang w:eastAsia="pt-BR"/>
        </w:rPr>
        <w:t>Anulekha</w:t>
      </w:r>
      <w:proofErr w:type="spellEnd"/>
      <w:r>
        <w:rPr>
          <w:rFonts w:ascii="Arial" w:eastAsia="Times New Roman" w:hAnsi="Arial" w:cs="Arial"/>
          <w:sz w:val="24"/>
          <w:szCs w:val="24"/>
          <w:lang w:eastAsia="pt-BR"/>
        </w:rPr>
        <w:t>; BANAJI,</w:t>
      </w:r>
      <w:r w:rsidR="004B45EF" w:rsidRPr="00120A21">
        <w:rPr>
          <w:rFonts w:ascii="Arial" w:eastAsia="Times New Roman" w:hAnsi="Arial" w:cs="Arial"/>
          <w:sz w:val="24"/>
          <w:szCs w:val="24"/>
          <w:lang w:eastAsia="pt-BR"/>
        </w:rPr>
        <w:t xml:space="preserve"> </w:t>
      </w:r>
      <w:proofErr w:type="spellStart"/>
      <w:r w:rsidR="004B45EF" w:rsidRPr="00120A21">
        <w:rPr>
          <w:rFonts w:ascii="Arial" w:eastAsia="Times New Roman" w:hAnsi="Arial" w:cs="Arial"/>
          <w:sz w:val="24"/>
          <w:szCs w:val="24"/>
          <w:lang w:eastAsia="pt-BR"/>
        </w:rPr>
        <w:t>Shakuntala</w:t>
      </w:r>
      <w:proofErr w:type="spellEnd"/>
      <w:r w:rsidR="004B45EF" w:rsidRPr="00120A21">
        <w:rPr>
          <w:rFonts w:ascii="Arial" w:eastAsia="Times New Roman" w:hAnsi="Arial" w:cs="Arial"/>
          <w:sz w:val="24"/>
          <w:szCs w:val="24"/>
          <w:lang w:eastAsia="pt-BR"/>
        </w:rPr>
        <w:t xml:space="preserve">. </w:t>
      </w:r>
      <w:r w:rsidR="004B45EF" w:rsidRPr="007E4F6F">
        <w:rPr>
          <w:rFonts w:ascii="Arial" w:eastAsia="Times New Roman" w:hAnsi="Arial" w:cs="Arial"/>
          <w:sz w:val="24"/>
          <w:szCs w:val="24"/>
          <w:lang w:val="en-US" w:eastAsia="pt-BR"/>
        </w:rPr>
        <w:t xml:space="preserve">Young adolescents and digital media: uses. </w:t>
      </w:r>
      <w:proofErr w:type="gramStart"/>
      <w:r w:rsidR="004B45EF" w:rsidRPr="007E4F6F">
        <w:rPr>
          <w:rFonts w:ascii="Arial" w:eastAsia="Times New Roman" w:hAnsi="Arial" w:cs="Arial"/>
          <w:sz w:val="24"/>
          <w:szCs w:val="24"/>
          <w:lang w:val="en-US" w:eastAsia="pt-BR"/>
        </w:rPr>
        <w:t>risks</w:t>
      </w:r>
      <w:proofErr w:type="gramEnd"/>
      <w:r w:rsidR="004B45EF" w:rsidRPr="007E4F6F">
        <w:rPr>
          <w:rFonts w:ascii="Arial" w:eastAsia="Times New Roman" w:hAnsi="Arial" w:cs="Arial"/>
          <w:sz w:val="24"/>
          <w:szCs w:val="24"/>
          <w:lang w:val="en-US" w:eastAsia="pt-BR"/>
        </w:rPr>
        <w:t xml:space="preserve"> and opportunities in low- and middle-income countries: a rapid evidence review. </w:t>
      </w:r>
      <w:r w:rsidR="004B45EF" w:rsidRPr="00120A21">
        <w:rPr>
          <w:rFonts w:ascii="Arial" w:eastAsia="Times New Roman" w:hAnsi="Arial" w:cs="Arial"/>
          <w:sz w:val="24"/>
          <w:szCs w:val="24"/>
          <w:lang w:eastAsia="pt-BR"/>
        </w:rPr>
        <w:t xml:space="preserve">In: </w:t>
      </w:r>
      <w:r w:rsidR="004B45EF" w:rsidRPr="00120A21">
        <w:rPr>
          <w:rFonts w:ascii="Arial" w:eastAsia="Times New Roman" w:hAnsi="Arial" w:cs="Arial"/>
          <w:b/>
          <w:iCs/>
          <w:sz w:val="24"/>
          <w:szCs w:val="24"/>
          <w:lang w:eastAsia="pt-BR"/>
        </w:rPr>
        <w:t>Gage</w:t>
      </w:r>
      <w:r>
        <w:rPr>
          <w:rFonts w:ascii="Arial" w:eastAsia="Times New Roman" w:hAnsi="Arial" w:cs="Arial"/>
          <w:iCs/>
          <w:sz w:val="24"/>
          <w:szCs w:val="24"/>
          <w:lang w:eastAsia="pt-BR"/>
        </w:rPr>
        <w:t>, London,</w:t>
      </w:r>
      <w:r w:rsidR="004B45EF" w:rsidRPr="00120A21">
        <w:rPr>
          <w:rFonts w:ascii="Arial" w:eastAsia="Times New Roman" w:hAnsi="Arial" w:cs="Arial"/>
          <w:iCs/>
          <w:sz w:val="24"/>
          <w:szCs w:val="24"/>
          <w:lang w:eastAsia="pt-BR"/>
        </w:rPr>
        <w:t xml:space="preserve"> UK</w:t>
      </w:r>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2017.</w:t>
      </w:r>
    </w:p>
    <w:p w14:paraId="262BF0B7" w14:textId="5FC219DA" w:rsidR="004B45EF" w:rsidRPr="007E4F6F" w:rsidRDefault="000163C9"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 xml:space="preserve">MALAMUD, </w:t>
      </w:r>
      <w:proofErr w:type="spellStart"/>
      <w:r w:rsidRPr="007E4F6F">
        <w:rPr>
          <w:rFonts w:ascii="Arial" w:eastAsia="Times New Roman" w:hAnsi="Arial" w:cs="Arial"/>
          <w:sz w:val="24"/>
          <w:szCs w:val="24"/>
          <w:lang w:val="en-US" w:eastAsia="pt-BR"/>
        </w:rPr>
        <w:t>Ofer</w:t>
      </w:r>
      <w:proofErr w:type="spellEnd"/>
      <w:r w:rsidRPr="007E4F6F">
        <w:rPr>
          <w:rFonts w:ascii="Arial" w:eastAsia="Times New Roman" w:hAnsi="Arial" w:cs="Arial"/>
          <w:sz w:val="24"/>
          <w:szCs w:val="24"/>
          <w:lang w:val="en-US" w:eastAsia="pt-BR"/>
        </w:rPr>
        <w:t>; CUETO, Santiago; CRISTIA, Julia; BEUERMANN,</w:t>
      </w:r>
      <w:r w:rsidR="004B45EF" w:rsidRPr="007E4F6F">
        <w:rPr>
          <w:rFonts w:ascii="Arial" w:eastAsia="Times New Roman" w:hAnsi="Arial" w:cs="Arial"/>
          <w:sz w:val="24"/>
          <w:szCs w:val="24"/>
          <w:lang w:val="en-US" w:eastAsia="pt-BR"/>
        </w:rPr>
        <w:t xml:space="preserve"> </w:t>
      </w:r>
      <w:proofErr w:type="spellStart"/>
      <w:r w:rsidR="004B45EF" w:rsidRPr="007E4F6F">
        <w:rPr>
          <w:rFonts w:ascii="Arial" w:eastAsia="Times New Roman" w:hAnsi="Arial" w:cs="Arial"/>
          <w:sz w:val="24"/>
          <w:szCs w:val="24"/>
          <w:lang w:val="en-US" w:eastAsia="pt-BR"/>
        </w:rPr>
        <w:t>Diether</w:t>
      </w:r>
      <w:proofErr w:type="spellEnd"/>
      <w:r w:rsidR="004B45EF" w:rsidRPr="007E4F6F">
        <w:rPr>
          <w:rFonts w:ascii="Arial" w:eastAsia="Times New Roman" w:hAnsi="Arial" w:cs="Arial"/>
          <w:sz w:val="24"/>
          <w:szCs w:val="24"/>
          <w:lang w:val="en-US" w:eastAsia="pt-BR"/>
        </w:rPr>
        <w:t xml:space="preserve"> W.</w:t>
      </w:r>
      <w:proofErr w:type="gramEnd"/>
      <w:r w:rsidR="004B45EF" w:rsidRPr="007E4F6F">
        <w:rPr>
          <w:rFonts w:ascii="Arial" w:eastAsia="Times New Roman" w:hAnsi="Arial" w:cs="Arial"/>
          <w:sz w:val="24"/>
          <w:szCs w:val="24"/>
          <w:lang w:val="en-US" w:eastAsia="pt-BR"/>
        </w:rPr>
        <w:t xml:space="preserve"> Do children benefit from internet access? </w:t>
      </w:r>
      <w:proofErr w:type="gramStart"/>
      <w:r w:rsidR="004B45EF" w:rsidRPr="007E4F6F">
        <w:rPr>
          <w:rFonts w:ascii="Arial" w:eastAsia="Times New Roman" w:hAnsi="Arial" w:cs="Arial"/>
          <w:sz w:val="24"/>
          <w:szCs w:val="24"/>
          <w:lang w:val="en-US" w:eastAsia="pt-BR"/>
        </w:rPr>
        <w:t>Experimental evidence from Peru.</w:t>
      </w:r>
      <w:proofErr w:type="gramEnd"/>
      <w:r w:rsidR="004B45EF" w:rsidRPr="007E4F6F">
        <w:rPr>
          <w:rFonts w:ascii="Arial" w:eastAsia="Times New Roman" w:hAnsi="Arial" w:cs="Arial"/>
          <w:sz w:val="24"/>
          <w:szCs w:val="24"/>
          <w:lang w:val="en-US" w:eastAsia="pt-BR"/>
        </w:rPr>
        <w:t xml:space="preserve"> In: </w:t>
      </w:r>
      <w:r w:rsidR="004B45EF" w:rsidRPr="007E4F6F">
        <w:rPr>
          <w:rFonts w:ascii="Arial" w:eastAsia="Times New Roman" w:hAnsi="Arial" w:cs="Arial"/>
          <w:b/>
          <w:iCs/>
          <w:sz w:val="24"/>
          <w:szCs w:val="24"/>
          <w:lang w:val="en-US" w:eastAsia="pt-BR"/>
        </w:rPr>
        <w:t>NBER Working Paper Series</w:t>
      </w:r>
      <w:r w:rsidRPr="007E4F6F">
        <w:rPr>
          <w:rFonts w:ascii="Arial" w:eastAsia="Times New Roman" w:hAnsi="Arial" w:cs="Arial"/>
          <w:iCs/>
          <w:sz w:val="24"/>
          <w:szCs w:val="24"/>
          <w:lang w:val="en-US" w:eastAsia="pt-BR"/>
        </w:rPr>
        <w:t>,</w:t>
      </w:r>
      <w:r w:rsidR="004B45EF" w:rsidRPr="007E4F6F">
        <w:rPr>
          <w:rFonts w:ascii="Arial" w:eastAsia="Times New Roman" w:hAnsi="Arial" w:cs="Arial"/>
          <w:iCs/>
          <w:sz w:val="24"/>
          <w:szCs w:val="24"/>
          <w:lang w:val="en-US" w:eastAsia="pt-BR"/>
        </w:rPr>
        <w:t xml:space="preserve"> no. 25312</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2018.</w:t>
      </w:r>
    </w:p>
    <w:p w14:paraId="7EBE5100" w14:textId="7930CBEE" w:rsidR="004B45EF" w:rsidRPr="00120A21" w:rsidRDefault="000163C9" w:rsidP="004B45EF">
      <w:pPr>
        <w:spacing w:before="100" w:beforeAutospacing="1" w:after="100" w:afterAutospacing="1" w:line="240" w:lineRule="auto"/>
        <w:jc w:val="both"/>
        <w:rPr>
          <w:rFonts w:ascii="Arial" w:eastAsia="Times New Roman" w:hAnsi="Arial" w:cs="Arial"/>
          <w:sz w:val="24"/>
          <w:szCs w:val="24"/>
          <w:lang w:eastAsia="pt-BR"/>
        </w:rPr>
      </w:pPr>
      <w:proofErr w:type="gramStart"/>
      <w:r w:rsidRPr="007E4F6F">
        <w:rPr>
          <w:rFonts w:ascii="Arial" w:eastAsia="Times New Roman" w:hAnsi="Arial" w:cs="Arial"/>
          <w:sz w:val="24"/>
          <w:szCs w:val="24"/>
          <w:lang w:val="en-US" w:eastAsia="pt-BR"/>
        </w:rPr>
        <w:t>MALAMUD,</w:t>
      </w:r>
      <w:r w:rsidR="004B45EF" w:rsidRPr="007E4F6F">
        <w:rPr>
          <w:rFonts w:ascii="Arial" w:eastAsia="Times New Roman" w:hAnsi="Arial" w:cs="Arial"/>
          <w:sz w:val="24"/>
          <w:szCs w:val="24"/>
          <w:lang w:val="en-US" w:eastAsia="pt-BR"/>
        </w:rPr>
        <w:t xml:space="preserve"> </w:t>
      </w:r>
      <w:proofErr w:type="spellStart"/>
      <w:r w:rsidR="004B45EF" w:rsidRPr="007E4F6F">
        <w:rPr>
          <w:rFonts w:ascii="Arial" w:eastAsia="Times New Roman" w:hAnsi="Arial" w:cs="Arial"/>
          <w:sz w:val="24"/>
          <w:szCs w:val="24"/>
          <w:lang w:val="en-US" w:eastAsia="pt-BR"/>
        </w:rPr>
        <w:t>O</w:t>
      </w:r>
      <w:r w:rsidRPr="007E4F6F">
        <w:rPr>
          <w:rFonts w:ascii="Arial" w:eastAsia="Times New Roman" w:hAnsi="Arial" w:cs="Arial"/>
          <w:sz w:val="24"/>
          <w:szCs w:val="24"/>
          <w:lang w:val="en-US" w:eastAsia="pt-BR"/>
        </w:rPr>
        <w:t>fer</w:t>
      </w:r>
      <w:proofErr w:type="spellEnd"/>
      <w:r w:rsidRPr="007E4F6F">
        <w:rPr>
          <w:rFonts w:ascii="Arial" w:eastAsia="Times New Roman" w:hAnsi="Arial" w:cs="Arial"/>
          <w:sz w:val="24"/>
          <w:szCs w:val="24"/>
          <w:lang w:val="en-US" w:eastAsia="pt-BR"/>
        </w:rPr>
        <w:t>; POP-ELECHES,</w:t>
      </w:r>
      <w:r w:rsidR="004B45EF" w:rsidRPr="007E4F6F">
        <w:rPr>
          <w:rFonts w:ascii="Arial" w:eastAsia="Times New Roman" w:hAnsi="Arial" w:cs="Arial"/>
          <w:sz w:val="24"/>
          <w:szCs w:val="24"/>
          <w:lang w:val="en-US" w:eastAsia="pt-BR"/>
        </w:rPr>
        <w:t xml:space="preserve"> </w:t>
      </w:r>
      <w:proofErr w:type="spellStart"/>
      <w:r w:rsidR="004B45EF" w:rsidRPr="007E4F6F">
        <w:rPr>
          <w:rFonts w:ascii="Arial" w:eastAsia="Times New Roman" w:hAnsi="Arial" w:cs="Arial"/>
          <w:sz w:val="24"/>
          <w:szCs w:val="24"/>
          <w:lang w:val="en-US" w:eastAsia="pt-BR"/>
        </w:rPr>
        <w:t>Cristian</w:t>
      </w:r>
      <w:proofErr w:type="spellEnd"/>
      <w:r w:rsidR="004B45EF" w:rsidRPr="007E4F6F">
        <w:rPr>
          <w:rFonts w:ascii="Arial" w:eastAsia="Times New Roman" w:hAnsi="Arial" w:cs="Arial"/>
          <w:sz w:val="24"/>
          <w:szCs w:val="24"/>
          <w:lang w:val="en-US" w:eastAsia="pt-BR"/>
        </w:rPr>
        <w:t>.</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sz w:val="24"/>
          <w:szCs w:val="24"/>
          <w:lang w:val="en-US" w:eastAsia="pt-BR"/>
        </w:rPr>
        <w:t>Home computer use and the development of human capital.</w:t>
      </w:r>
      <w:proofErr w:type="gramEnd"/>
      <w:r w:rsidR="004B45EF" w:rsidRPr="007E4F6F">
        <w:rPr>
          <w:rFonts w:ascii="Arial" w:eastAsia="Times New Roman" w:hAnsi="Arial" w:cs="Arial"/>
          <w:b/>
          <w:sz w:val="24"/>
          <w:szCs w:val="24"/>
          <w:lang w:val="en-US" w:eastAsia="pt-BR"/>
        </w:rPr>
        <w:t xml:space="preserve"> </w:t>
      </w:r>
      <w:proofErr w:type="spellStart"/>
      <w:r w:rsidR="004B45EF" w:rsidRPr="00120A21">
        <w:rPr>
          <w:rFonts w:ascii="Arial" w:eastAsia="Times New Roman" w:hAnsi="Arial" w:cs="Arial"/>
          <w:b/>
          <w:iCs/>
          <w:sz w:val="24"/>
          <w:szCs w:val="24"/>
          <w:lang w:eastAsia="pt-BR"/>
        </w:rPr>
        <w:t>Quarterly</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Journal</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of</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Economics</w:t>
      </w:r>
      <w:proofErr w:type="spellEnd"/>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v. </w:t>
      </w:r>
      <w:r>
        <w:rPr>
          <w:rFonts w:ascii="Arial" w:eastAsia="Times New Roman" w:hAnsi="Arial" w:cs="Arial"/>
          <w:iCs/>
          <w:sz w:val="24"/>
          <w:szCs w:val="24"/>
          <w:lang w:eastAsia="pt-BR"/>
        </w:rPr>
        <w:t>126,</w:t>
      </w:r>
      <w:r w:rsidR="004B45EF" w:rsidRPr="00120A21">
        <w:rPr>
          <w:rFonts w:ascii="Arial" w:eastAsia="Times New Roman" w:hAnsi="Arial" w:cs="Arial"/>
          <w:iCs/>
          <w:sz w:val="24"/>
          <w:szCs w:val="24"/>
          <w:lang w:eastAsia="pt-BR"/>
        </w:rPr>
        <w:t xml:space="preserve"> </w:t>
      </w:r>
      <w:r>
        <w:rPr>
          <w:rFonts w:ascii="Arial" w:eastAsia="Times New Roman" w:hAnsi="Arial" w:cs="Arial"/>
          <w:sz w:val="24"/>
          <w:szCs w:val="24"/>
          <w:lang w:eastAsia="pt-BR"/>
        </w:rPr>
        <w:t>n. 2, p. 987–1027,</w:t>
      </w:r>
      <w:r w:rsidR="004B45EF" w:rsidRPr="00120A21">
        <w:rPr>
          <w:rFonts w:ascii="Arial" w:eastAsia="Times New Roman" w:hAnsi="Arial" w:cs="Arial"/>
          <w:sz w:val="24"/>
          <w:szCs w:val="24"/>
          <w:lang w:eastAsia="pt-BR"/>
        </w:rPr>
        <w:t xml:space="preserve"> 2011.</w:t>
      </w:r>
    </w:p>
    <w:p w14:paraId="663679DD" w14:textId="1BF1F178" w:rsidR="004B45EF" w:rsidRPr="007E4F6F" w:rsidRDefault="000163C9" w:rsidP="004B45EF">
      <w:pPr>
        <w:spacing w:before="100" w:beforeAutospacing="1" w:after="100" w:afterAutospacing="1" w:line="240" w:lineRule="auto"/>
        <w:jc w:val="both"/>
        <w:rPr>
          <w:rFonts w:ascii="Arial" w:eastAsia="Times New Roman" w:hAnsi="Arial" w:cs="Arial"/>
          <w:sz w:val="24"/>
          <w:szCs w:val="24"/>
          <w:lang w:val="en-US" w:eastAsia="pt-BR"/>
        </w:rPr>
      </w:pPr>
      <w:r>
        <w:rPr>
          <w:rFonts w:ascii="Arial" w:eastAsia="Times New Roman" w:hAnsi="Arial" w:cs="Arial"/>
          <w:sz w:val="24"/>
          <w:szCs w:val="24"/>
          <w:lang w:eastAsia="pt-BR"/>
        </w:rPr>
        <w:t>MUNDIAL,</w:t>
      </w:r>
      <w:r w:rsidR="004B45EF" w:rsidRPr="00120A21">
        <w:rPr>
          <w:rFonts w:ascii="Arial" w:eastAsia="Times New Roman" w:hAnsi="Arial" w:cs="Arial"/>
          <w:sz w:val="24"/>
          <w:szCs w:val="24"/>
          <w:lang w:eastAsia="pt-BR"/>
        </w:rPr>
        <w:t xml:space="preserve"> Banco. Relatório sobre o desenvolvimento mundial de dividendos digitais: Visão geral. </w:t>
      </w:r>
      <w:r w:rsidR="004B45EF" w:rsidRPr="007E4F6F">
        <w:rPr>
          <w:rFonts w:ascii="Arial" w:eastAsia="Times New Roman" w:hAnsi="Arial" w:cs="Arial"/>
          <w:sz w:val="24"/>
          <w:szCs w:val="24"/>
          <w:lang w:val="en-US" w:eastAsia="pt-BR"/>
        </w:rPr>
        <w:t xml:space="preserve">In: </w:t>
      </w:r>
      <w:proofErr w:type="spellStart"/>
      <w:r w:rsidR="004B45EF" w:rsidRPr="007E4F6F">
        <w:rPr>
          <w:rFonts w:ascii="Arial" w:eastAsia="Times New Roman" w:hAnsi="Arial" w:cs="Arial"/>
          <w:b/>
          <w:iCs/>
          <w:sz w:val="24"/>
          <w:szCs w:val="24"/>
          <w:lang w:val="en-US" w:eastAsia="pt-BR"/>
        </w:rPr>
        <w:t>Banco</w:t>
      </w:r>
      <w:proofErr w:type="spellEnd"/>
      <w:r w:rsidR="004B45EF" w:rsidRPr="007E4F6F">
        <w:rPr>
          <w:rFonts w:ascii="Arial" w:eastAsia="Times New Roman" w:hAnsi="Arial" w:cs="Arial"/>
          <w:b/>
          <w:iCs/>
          <w:sz w:val="24"/>
          <w:szCs w:val="24"/>
          <w:lang w:val="en-US" w:eastAsia="pt-BR"/>
        </w:rPr>
        <w:t xml:space="preserve"> Mundial</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2016. </w:t>
      </w:r>
    </w:p>
    <w:p w14:paraId="52EDFFB5" w14:textId="7C3B0263" w:rsidR="004B45EF" w:rsidRPr="00120A21" w:rsidRDefault="000163C9" w:rsidP="004B45EF">
      <w:pPr>
        <w:spacing w:before="100" w:beforeAutospacing="1" w:after="100" w:afterAutospacing="1" w:line="240" w:lineRule="auto"/>
        <w:jc w:val="both"/>
        <w:rPr>
          <w:rFonts w:ascii="Arial" w:eastAsia="Times New Roman" w:hAnsi="Arial" w:cs="Arial"/>
          <w:sz w:val="24"/>
          <w:szCs w:val="24"/>
          <w:lang w:eastAsia="pt-BR"/>
        </w:rPr>
      </w:pPr>
      <w:r w:rsidRPr="007E4F6F">
        <w:rPr>
          <w:rFonts w:ascii="Arial" w:eastAsia="Times New Roman" w:hAnsi="Arial" w:cs="Arial"/>
          <w:sz w:val="24"/>
          <w:szCs w:val="24"/>
          <w:lang w:val="en-US" w:eastAsia="pt-BR"/>
        </w:rPr>
        <w:t>MUNDIAL,</w:t>
      </w:r>
      <w:r w:rsidR="004B45EF" w:rsidRPr="007E4F6F">
        <w:rPr>
          <w:rFonts w:ascii="Arial" w:eastAsia="Times New Roman" w:hAnsi="Arial" w:cs="Arial"/>
          <w:sz w:val="24"/>
          <w:szCs w:val="24"/>
          <w:lang w:val="en-US" w:eastAsia="pt-BR"/>
        </w:rPr>
        <w:t xml:space="preserve"> </w:t>
      </w:r>
      <w:proofErr w:type="spellStart"/>
      <w:r w:rsidR="004B45EF" w:rsidRPr="007E4F6F">
        <w:rPr>
          <w:rFonts w:ascii="Arial" w:eastAsia="Times New Roman" w:hAnsi="Arial" w:cs="Arial"/>
          <w:sz w:val="24"/>
          <w:szCs w:val="24"/>
          <w:lang w:val="en-US" w:eastAsia="pt-BR"/>
        </w:rPr>
        <w:t>Banco</w:t>
      </w:r>
      <w:proofErr w:type="spell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sz w:val="24"/>
          <w:szCs w:val="24"/>
          <w:lang w:val="en-US" w:eastAsia="pt-BR"/>
        </w:rPr>
        <w:t>Urgent.</w:t>
      </w:r>
      <w:proofErr w:type="gramEnd"/>
      <w:r w:rsidR="004B45EF" w:rsidRPr="007E4F6F">
        <w:rPr>
          <w:rFonts w:ascii="Arial" w:eastAsia="Times New Roman" w:hAnsi="Arial" w:cs="Arial"/>
          <w:sz w:val="24"/>
          <w:szCs w:val="24"/>
          <w:lang w:val="en-US" w:eastAsia="pt-BR"/>
        </w:rPr>
        <w:t xml:space="preserve"> Effective Action Required </w:t>
      </w:r>
      <w:proofErr w:type="gramStart"/>
      <w:r w:rsidR="004B45EF" w:rsidRPr="007E4F6F">
        <w:rPr>
          <w:rFonts w:ascii="Arial" w:eastAsia="Times New Roman" w:hAnsi="Arial" w:cs="Arial"/>
          <w:sz w:val="24"/>
          <w:szCs w:val="24"/>
          <w:lang w:val="en-US" w:eastAsia="pt-BR"/>
        </w:rPr>
        <w:t>to Quell</w:t>
      </w:r>
      <w:proofErr w:type="gramEnd"/>
      <w:r w:rsidR="004B45EF" w:rsidRPr="007E4F6F">
        <w:rPr>
          <w:rFonts w:ascii="Arial" w:eastAsia="Times New Roman" w:hAnsi="Arial" w:cs="Arial"/>
          <w:sz w:val="24"/>
          <w:szCs w:val="24"/>
          <w:lang w:val="en-US" w:eastAsia="pt-BR"/>
        </w:rPr>
        <w:t xml:space="preserve"> the Impact of COVID-19 on Education Worldwide. </w:t>
      </w:r>
      <w:r w:rsidR="004B45EF" w:rsidRPr="00120A21">
        <w:rPr>
          <w:rFonts w:ascii="Arial" w:eastAsia="Times New Roman" w:hAnsi="Arial" w:cs="Arial"/>
          <w:sz w:val="24"/>
          <w:szCs w:val="24"/>
          <w:lang w:eastAsia="pt-BR"/>
        </w:rPr>
        <w:t xml:space="preserve">In: </w:t>
      </w:r>
      <w:r w:rsidR="004B45EF" w:rsidRPr="00120A21">
        <w:rPr>
          <w:rFonts w:ascii="Arial" w:eastAsia="Times New Roman" w:hAnsi="Arial" w:cs="Arial"/>
          <w:b/>
          <w:bCs/>
          <w:sz w:val="24"/>
          <w:szCs w:val="24"/>
          <w:lang w:eastAsia="pt-BR"/>
        </w:rPr>
        <w:t>Banco Mundial</w:t>
      </w:r>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2020. </w:t>
      </w:r>
    </w:p>
    <w:p w14:paraId="0F77963A" w14:textId="38C7EF53" w:rsidR="004B45EF" w:rsidRPr="007E4F6F" w:rsidRDefault="000163C9"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 xml:space="preserve">NAJARZADEH, Reza; RAHIMZADEH, </w:t>
      </w:r>
      <w:proofErr w:type="spellStart"/>
      <w:r w:rsidRPr="007E4F6F">
        <w:rPr>
          <w:rFonts w:ascii="Arial" w:eastAsia="Times New Roman" w:hAnsi="Arial" w:cs="Arial"/>
          <w:sz w:val="24"/>
          <w:szCs w:val="24"/>
          <w:lang w:val="en-US" w:eastAsia="pt-BR"/>
        </w:rPr>
        <w:t>Farzad</w:t>
      </w:r>
      <w:proofErr w:type="spellEnd"/>
      <w:r w:rsidRPr="007E4F6F">
        <w:rPr>
          <w:rFonts w:ascii="Arial" w:eastAsia="Times New Roman" w:hAnsi="Arial" w:cs="Arial"/>
          <w:sz w:val="24"/>
          <w:szCs w:val="24"/>
          <w:lang w:val="en-US" w:eastAsia="pt-BR"/>
        </w:rPr>
        <w:t>; REED,</w:t>
      </w:r>
      <w:r w:rsidR="004B45EF" w:rsidRPr="007E4F6F">
        <w:rPr>
          <w:rFonts w:ascii="Arial" w:eastAsia="Times New Roman" w:hAnsi="Arial" w:cs="Arial"/>
          <w:sz w:val="24"/>
          <w:szCs w:val="24"/>
          <w:lang w:val="en-US" w:eastAsia="pt-BR"/>
        </w:rPr>
        <w:t xml:space="preserve"> Michael.</w:t>
      </w:r>
      <w:proofErr w:type="gramEnd"/>
      <w:r w:rsidR="004B45EF" w:rsidRPr="007E4F6F">
        <w:rPr>
          <w:rFonts w:ascii="Arial" w:eastAsia="Times New Roman" w:hAnsi="Arial" w:cs="Arial"/>
          <w:sz w:val="24"/>
          <w:szCs w:val="24"/>
          <w:lang w:val="en-US" w:eastAsia="pt-BR"/>
        </w:rPr>
        <w:t xml:space="preserve"> Does the internet increase labor productivity? </w:t>
      </w:r>
      <w:proofErr w:type="gramStart"/>
      <w:r w:rsidR="004B45EF" w:rsidRPr="007E4F6F">
        <w:rPr>
          <w:rFonts w:ascii="Arial" w:eastAsia="Times New Roman" w:hAnsi="Arial" w:cs="Arial"/>
          <w:sz w:val="24"/>
          <w:szCs w:val="24"/>
          <w:lang w:val="en-US" w:eastAsia="pt-BR"/>
        </w:rPr>
        <w:t>Evidence from a cross-country dynamic panel.</w:t>
      </w:r>
      <w:proofErr w:type="gramEnd"/>
      <w:r w:rsidR="004B45EF" w:rsidRPr="007E4F6F">
        <w:rPr>
          <w:rFonts w:ascii="Arial" w:eastAsia="Times New Roman" w:hAnsi="Arial" w:cs="Arial"/>
          <w:sz w:val="24"/>
          <w:szCs w:val="24"/>
          <w:lang w:val="en-US" w:eastAsia="pt-BR"/>
        </w:rPr>
        <w:t xml:space="preserve"> </w:t>
      </w:r>
      <w:r w:rsidR="004B45EF" w:rsidRPr="007E4F6F">
        <w:rPr>
          <w:rFonts w:ascii="Arial" w:eastAsia="Times New Roman" w:hAnsi="Arial" w:cs="Arial"/>
          <w:b/>
          <w:iCs/>
          <w:sz w:val="24"/>
          <w:szCs w:val="24"/>
          <w:lang w:val="en-US" w:eastAsia="pt-BR"/>
        </w:rPr>
        <w:t>Journal of Policy Modeling</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v. </w:t>
      </w:r>
      <w:r w:rsidRPr="007E4F6F">
        <w:rPr>
          <w:rFonts w:ascii="Arial" w:eastAsia="Times New Roman" w:hAnsi="Arial" w:cs="Arial"/>
          <w:iCs/>
          <w:sz w:val="24"/>
          <w:szCs w:val="24"/>
          <w:lang w:val="en-US" w:eastAsia="pt-BR"/>
        </w:rPr>
        <w:t>36,</w:t>
      </w:r>
      <w:r w:rsidRPr="007E4F6F">
        <w:rPr>
          <w:rFonts w:ascii="Arial" w:eastAsia="Times New Roman" w:hAnsi="Arial" w:cs="Arial"/>
          <w:sz w:val="24"/>
          <w:szCs w:val="24"/>
          <w:lang w:val="en-US" w:eastAsia="pt-BR"/>
        </w:rPr>
        <w:t xml:space="preserve"> n. 6, p. 986–993,</w:t>
      </w:r>
      <w:r w:rsidR="004B45EF" w:rsidRPr="007E4F6F">
        <w:rPr>
          <w:rFonts w:ascii="Arial" w:eastAsia="Times New Roman" w:hAnsi="Arial" w:cs="Arial"/>
          <w:sz w:val="24"/>
          <w:szCs w:val="24"/>
          <w:lang w:val="en-US" w:eastAsia="pt-BR"/>
        </w:rPr>
        <w:t xml:space="preserve"> 2014.</w:t>
      </w:r>
    </w:p>
    <w:p w14:paraId="79CAEFE1" w14:textId="0B2D5BBC" w:rsidR="004B45EF" w:rsidRPr="00120A21" w:rsidRDefault="000163C9" w:rsidP="004B45EF">
      <w:pPr>
        <w:spacing w:before="100" w:beforeAutospacing="1" w:after="100" w:afterAutospacing="1" w:line="240" w:lineRule="auto"/>
        <w:jc w:val="both"/>
        <w:rPr>
          <w:rFonts w:ascii="Arial" w:eastAsia="Times New Roman" w:hAnsi="Arial" w:cs="Arial"/>
          <w:sz w:val="24"/>
          <w:szCs w:val="24"/>
          <w:lang w:eastAsia="pt-BR"/>
        </w:rPr>
      </w:pPr>
      <w:r>
        <w:rPr>
          <w:rFonts w:ascii="Arial" w:eastAsia="Times New Roman" w:hAnsi="Arial" w:cs="Arial"/>
          <w:sz w:val="24"/>
          <w:szCs w:val="24"/>
          <w:lang w:eastAsia="pt-BR"/>
        </w:rPr>
        <w:t>LIMA, Alex F. R.; DE LIMA, Helena K. B.; SACHSIDA,</w:t>
      </w:r>
      <w:r w:rsidR="004B45EF" w:rsidRPr="00120A21">
        <w:rPr>
          <w:rFonts w:ascii="Arial" w:eastAsia="Times New Roman" w:hAnsi="Arial" w:cs="Arial"/>
          <w:sz w:val="24"/>
          <w:szCs w:val="24"/>
          <w:lang w:eastAsia="pt-BR"/>
        </w:rPr>
        <w:t xml:space="preserve"> Adolfo. Avaliando o impacto do Programa Banda Larga nas escolas sobre a qualidade educacional. In: </w:t>
      </w:r>
      <w:r w:rsidR="004B45EF" w:rsidRPr="00120A21">
        <w:rPr>
          <w:rFonts w:ascii="Arial" w:eastAsia="Times New Roman" w:hAnsi="Arial" w:cs="Arial"/>
          <w:b/>
          <w:iCs/>
          <w:sz w:val="24"/>
          <w:szCs w:val="24"/>
          <w:lang w:eastAsia="pt-BR"/>
        </w:rPr>
        <w:t>Instituto de Pesquisa Econômica Aplicada (IPEA)</w:t>
      </w:r>
      <w:r>
        <w:rPr>
          <w:rFonts w:ascii="Arial" w:eastAsia="Times New Roman" w:hAnsi="Arial" w:cs="Arial"/>
          <w:iCs/>
          <w:sz w:val="24"/>
          <w:szCs w:val="24"/>
          <w:lang w:eastAsia="pt-BR"/>
        </w:rPr>
        <w:t>, Brasília,</w:t>
      </w:r>
      <w:r w:rsidR="004B45EF" w:rsidRPr="00120A21">
        <w:rPr>
          <w:rFonts w:ascii="Arial" w:eastAsia="Times New Roman" w:hAnsi="Arial" w:cs="Arial"/>
          <w:iCs/>
          <w:sz w:val="24"/>
          <w:szCs w:val="24"/>
          <w:lang w:eastAsia="pt-BR"/>
        </w:rPr>
        <w:t xml:space="preserve"> Brasil</w:t>
      </w:r>
      <w:r>
        <w:rPr>
          <w:rFonts w:ascii="Arial" w:eastAsia="Times New Roman" w:hAnsi="Arial" w:cs="Arial"/>
          <w:sz w:val="24"/>
          <w:szCs w:val="24"/>
          <w:lang w:eastAsia="pt-BR"/>
        </w:rPr>
        <w:t xml:space="preserve">, no. 2413, </w:t>
      </w:r>
      <w:r w:rsidR="004B45EF" w:rsidRPr="00120A21">
        <w:rPr>
          <w:rFonts w:ascii="Arial" w:eastAsia="Times New Roman" w:hAnsi="Arial" w:cs="Arial"/>
          <w:sz w:val="24"/>
          <w:szCs w:val="24"/>
          <w:lang w:eastAsia="pt-BR"/>
        </w:rPr>
        <w:t>2108.</w:t>
      </w:r>
    </w:p>
    <w:p w14:paraId="79618F82" w14:textId="2E80E15B" w:rsidR="004B45EF" w:rsidRPr="00120A21" w:rsidRDefault="004B45EF" w:rsidP="004B45EF">
      <w:pPr>
        <w:spacing w:before="100" w:beforeAutospacing="1" w:after="100" w:afterAutospacing="1" w:line="240" w:lineRule="auto"/>
        <w:jc w:val="both"/>
        <w:rPr>
          <w:rFonts w:ascii="Arial" w:hAnsi="Arial" w:cs="Arial"/>
          <w:b/>
          <w:bCs/>
          <w:sz w:val="28"/>
          <w:szCs w:val="24"/>
        </w:rPr>
      </w:pPr>
      <w:r w:rsidRPr="00120A21">
        <w:rPr>
          <w:rFonts w:ascii="Arial" w:hAnsi="Arial" w:cs="Arial"/>
          <w:sz w:val="24"/>
        </w:rPr>
        <w:t xml:space="preserve">PUPATTO. Lygia. Cidades digitais: a construção de um ecossistema de cooperação e inovação. </w:t>
      </w:r>
      <w:r w:rsidRPr="00120A21">
        <w:rPr>
          <w:rFonts w:ascii="Arial" w:hAnsi="Arial" w:cs="Arial"/>
          <w:b/>
          <w:sz w:val="24"/>
        </w:rPr>
        <w:t>TIC Domicílios e Empresas 2012: pesquisa sobre o uso das tecnologias da informação e comunicação no Brasil</w:t>
      </w:r>
      <w:r w:rsidRPr="00120A21">
        <w:rPr>
          <w:rFonts w:ascii="Arial" w:hAnsi="Arial" w:cs="Arial"/>
          <w:sz w:val="24"/>
        </w:rPr>
        <w:t>. Comi</w:t>
      </w:r>
      <w:r w:rsidR="000163C9">
        <w:rPr>
          <w:rFonts w:ascii="Arial" w:hAnsi="Arial" w:cs="Arial"/>
          <w:sz w:val="24"/>
        </w:rPr>
        <w:t>tê Gestor da Internet no Brasil, São Paulo,</w:t>
      </w:r>
      <w:r w:rsidRPr="00120A21">
        <w:rPr>
          <w:rFonts w:ascii="Arial" w:hAnsi="Arial" w:cs="Arial"/>
          <w:sz w:val="24"/>
        </w:rPr>
        <w:t xml:space="preserve"> 2013.</w:t>
      </w:r>
      <w:r w:rsidRPr="00120A21">
        <w:rPr>
          <w:rFonts w:ascii="Arial" w:hAnsi="Arial" w:cs="Arial"/>
          <w:b/>
          <w:bCs/>
          <w:sz w:val="28"/>
          <w:szCs w:val="24"/>
        </w:rPr>
        <w:t xml:space="preserve">  </w:t>
      </w:r>
    </w:p>
    <w:p w14:paraId="2ECB6956" w14:textId="4A77EE06" w:rsidR="004B45EF" w:rsidRPr="00120A21" w:rsidRDefault="000163C9" w:rsidP="004B45EF">
      <w:pPr>
        <w:spacing w:line="240" w:lineRule="auto"/>
        <w:jc w:val="both"/>
        <w:rPr>
          <w:rFonts w:ascii="Arial" w:hAnsi="Arial" w:cs="Arial"/>
          <w:sz w:val="24"/>
          <w:szCs w:val="24"/>
        </w:rPr>
      </w:pPr>
      <w:r>
        <w:rPr>
          <w:rFonts w:ascii="Arial" w:hAnsi="Arial" w:cs="Arial"/>
          <w:sz w:val="24"/>
          <w:szCs w:val="24"/>
        </w:rPr>
        <w:t>RAVEN,</w:t>
      </w:r>
      <w:r w:rsidR="004B45EF" w:rsidRPr="00120A21">
        <w:rPr>
          <w:rFonts w:ascii="Arial" w:hAnsi="Arial" w:cs="Arial"/>
          <w:sz w:val="24"/>
          <w:szCs w:val="24"/>
        </w:rPr>
        <w:t xml:space="preserve"> John. </w:t>
      </w:r>
      <w:r w:rsidR="004B45EF" w:rsidRPr="007E4F6F">
        <w:rPr>
          <w:rFonts w:ascii="Arial" w:hAnsi="Arial" w:cs="Arial"/>
          <w:sz w:val="24"/>
          <w:szCs w:val="24"/>
          <w:lang w:val="en-US"/>
        </w:rPr>
        <w:t xml:space="preserve">Progressive Matrices: A perceptual test of intelligence. </w:t>
      </w:r>
      <w:r w:rsidR="004B45EF" w:rsidRPr="00120A21">
        <w:rPr>
          <w:rFonts w:ascii="Arial" w:hAnsi="Arial" w:cs="Arial"/>
          <w:b/>
          <w:bCs/>
          <w:sz w:val="24"/>
          <w:szCs w:val="24"/>
        </w:rPr>
        <w:t>H.K. Lewis</w:t>
      </w:r>
      <w:r>
        <w:rPr>
          <w:rFonts w:ascii="Arial" w:hAnsi="Arial" w:cs="Arial"/>
          <w:sz w:val="24"/>
          <w:szCs w:val="24"/>
        </w:rPr>
        <w:t>. London,</w:t>
      </w:r>
      <w:r w:rsidR="004B45EF" w:rsidRPr="00120A21">
        <w:rPr>
          <w:rFonts w:ascii="Arial" w:hAnsi="Arial" w:cs="Arial"/>
          <w:sz w:val="24"/>
          <w:szCs w:val="24"/>
        </w:rPr>
        <w:t xml:space="preserve"> 1939.</w:t>
      </w:r>
    </w:p>
    <w:p w14:paraId="4C94CC80" w14:textId="0F522525" w:rsidR="004B45EF" w:rsidRPr="00B511A2" w:rsidRDefault="004B45EF" w:rsidP="004B45EF">
      <w:pPr>
        <w:jc w:val="both"/>
        <w:rPr>
          <w:rFonts w:ascii="Arial" w:hAnsi="Arial" w:cs="Arial"/>
          <w:sz w:val="24"/>
          <w:szCs w:val="24"/>
        </w:rPr>
      </w:pPr>
      <w:r w:rsidRPr="00B511A2">
        <w:rPr>
          <w:rFonts w:ascii="Arial" w:hAnsi="Arial" w:cs="Arial"/>
          <w:sz w:val="24"/>
          <w:szCs w:val="24"/>
        </w:rPr>
        <w:t>SECRETARIA de Estado do Planejamento</w:t>
      </w:r>
      <w:r>
        <w:rPr>
          <w:rFonts w:ascii="Arial" w:hAnsi="Arial" w:cs="Arial"/>
          <w:sz w:val="24"/>
          <w:szCs w:val="24"/>
        </w:rPr>
        <w:t>.</w:t>
      </w:r>
      <w:r w:rsidRPr="00B511A2">
        <w:rPr>
          <w:rFonts w:ascii="Arial" w:hAnsi="Arial" w:cs="Arial"/>
          <w:sz w:val="24"/>
          <w:szCs w:val="24"/>
        </w:rPr>
        <w:t xml:space="preserve"> Orçamento e Gestão do Estado de Rondônia. Documento de referência do Projeto de Cidades Digitais</w:t>
      </w:r>
      <w:r w:rsidR="000163C9">
        <w:rPr>
          <w:rFonts w:ascii="Arial" w:hAnsi="Arial" w:cs="Arial"/>
          <w:sz w:val="24"/>
          <w:szCs w:val="24"/>
        </w:rPr>
        <w:t>,</w:t>
      </w:r>
      <w:r w:rsidR="001246CA">
        <w:rPr>
          <w:rFonts w:ascii="Arial" w:hAnsi="Arial" w:cs="Arial"/>
          <w:sz w:val="24"/>
          <w:szCs w:val="24"/>
        </w:rPr>
        <w:t xml:space="preserve"> 2012</w:t>
      </w:r>
      <w:r w:rsidRPr="00B511A2">
        <w:rPr>
          <w:rFonts w:ascii="Arial" w:hAnsi="Arial" w:cs="Arial"/>
          <w:sz w:val="24"/>
          <w:szCs w:val="24"/>
        </w:rPr>
        <w:t xml:space="preserve">. Disponível em: </w:t>
      </w:r>
      <w:hyperlink r:id="rId52" w:history="1">
        <w:r w:rsidRPr="00B511A2">
          <w:rPr>
            <w:rStyle w:val="Hyperlink"/>
            <w:rFonts w:ascii="Arial" w:hAnsi="Arial" w:cs="Arial"/>
            <w:sz w:val="24"/>
            <w:szCs w:val="24"/>
          </w:rPr>
          <w:t>http://www.sepog.ro.gov.br/Uploads/Arquivos/PDF/PAC%20II/Cidades%20Digitais/cidades-digitais-termo-de-referencia.pdf</w:t>
        </w:r>
      </w:hyperlink>
      <w:r w:rsidRPr="00B511A2">
        <w:rPr>
          <w:rFonts w:ascii="Arial" w:hAnsi="Arial" w:cs="Arial"/>
          <w:sz w:val="24"/>
          <w:szCs w:val="24"/>
        </w:rPr>
        <w:t>. Acesso em 02/11/2020.</w:t>
      </w:r>
    </w:p>
    <w:p w14:paraId="0376368D" w14:textId="701F01A8" w:rsidR="004B45EF" w:rsidRPr="001246CA" w:rsidRDefault="004B45EF" w:rsidP="004B45EF">
      <w:pPr>
        <w:jc w:val="both"/>
        <w:rPr>
          <w:rFonts w:ascii="Arial" w:hAnsi="Arial" w:cs="Arial"/>
          <w:sz w:val="24"/>
          <w:szCs w:val="24"/>
        </w:rPr>
      </w:pPr>
      <w:r w:rsidRPr="001246CA">
        <w:rPr>
          <w:rFonts w:ascii="Arial" w:hAnsi="Arial" w:cs="Arial"/>
          <w:sz w:val="24"/>
          <w:szCs w:val="24"/>
        </w:rPr>
        <w:lastRenderedPageBreak/>
        <w:t xml:space="preserve">SECRETARIA de Estado do Planejamento. Orçamento e Gestão do Estado de Rondônia. </w:t>
      </w:r>
      <w:proofErr w:type="gramStart"/>
      <w:r w:rsidRPr="001246CA">
        <w:rPr>
          <w:rFonts w:ascii="Arial" w:hAnsi="Arial" w:cs="Arial"/>
          <w:sz w:val="24"/>
          <w:szCs w:val="24"/>
        </w:rPr>
        <w:t>Manual de seleção para o Projeto Cidades Digitais</w:t>
      </w:r>
      <w:r w:rsidR="000163C9">
        <w:rPr>
          <w:rFonts w:ascii="Arial" w:hAnsi="Arial" w:cs="Arial"/>
          <w:sz w:val="24"/>
          <w:szCs w:val="24"/>
        </w:rPr>
        <w:t>,</w:t>
      </w:r>
      <w:r w:rsidR="001246CA" w:rsidRPr="001246CA">
        <w:rPr>
          <w:rFonts w:ascii="Arial" w:hAnsi="Arial" w:cs="Arial"/>
          <w:sz w:val="24"/>
          <w:szCs w:val="24"/>
        </w:rPr>
        <w:t xml:space="preserve"> 2013</w:t>
      </w:r>
      <w:proofErr w:type="gramEnd"/>
      <w:r w:rsidRPr="001246CA">
        <w:rPr>
          <w:rFonts w:ascii="Arial" w:hAnsi="Arial" w:cs="Arial"/>
          <w:sz w:val="24"/>
          <w:szCs w:val="24"/>
        </w:rPr>
        <w:t xml:space="preserve">. Disponível em: </w:t>
      </w:r>
      <w:hyperlink r:id="rId53" w:history="1">
        <w:r w:rsidRPr="001246CA">
          <w:rPr>
            <w:rStyle w:val="Hyperlink"/>
            <w:rFonts w:ascii="Arial" w:hAnsi="Arial" w:cs="Arial"/>
            <w:sz w:val="24"/>
            <w:szCs w:val="24"/>
          </w:rPr>
          <w:t>http://www.sepog.ro.gov.br/Uploads/Arquivos/PDF/PAC%20II/Cidades%20Digitais/cidades-digitais-termo-de-referencia.pdf</w:t>
        </w:r>
      </w:hyperlink>
      <w:r w:rsidRPr="001246CA">
        <w:rPr>
          <w:rFonts w:ascii="Arial" w:hAnsi="Arial" w:cs="Arial"/>
          <w:sz w:val="24"/>
          <w:szCs w:val="24"/>
        </w:rPr>
        <w:t>. Acesso em 02/11/2020.</w:t>
      </w:r>
    </w:p>
    <w:p w14:paraId="69176FD9" w14:textId="69332690" w:rsidR="004B45EF" w:rsidRPr="007E4F6F" w:rsidRDefault="004B45EF"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SIL</w:t>
      </w:r>
      <w:r w:rsidR="000163C9" w:rsidRPr="007E4F6F">
        <w:rPr>
          <w:rFonts w:ascii="Arial" w:eastAsia="Times New Roman" w:hAnsi="Arial" w:cs="Arial"/>
          <w:sz w:val="24"/>
          <w:szCs w:val="24"/>
          <w:lang w:val="en-US" w:eastAsia="pt-BR"/>
        </w:rPr>
        <w:t>VA,</w:t>
      </w:r>
      <w:r w:rsidRPr="007E4F6F">
        <w:rPr>
          <w:rFonts w:ascii="Arial" w:eastAsia="Times New Roman" w:hAnsi="Arial" w:cs="Arial"/>
          <w:sz w:val="24"/>
          <w:szCs w:val="24"/>
          <w:lang w:val="en-US" w:eastAsia="pt-BR"/>
        </w:rPr>
        <w:t xml:space="preserve"> Simone J.</w:t>
      </w:r>
      <w:r w:rsidR="000163C9" w:rsidRPr="007E4F6F">
        <w:rPr>
          <w:rFonts w:ascii="Arial" w:eastAsia="Times New Roman" w:hAnsi="Arial" w:cs="Arial"/>
          <w:sz w:val="24"/>
          <w:szCs w:val="24"/>
          <w:lang w:val="en-US" w:eastAsia="pt-BR"/>
        </w:rPr>
        <w:t>; MILKMAN, Martin; BADASYAN,</w:t>
      </w:r>
      <w:r w:rsidRPr="007E4F6F">
        <w:rPr>
          <w:rFonts w:ascii="Arial" w:eastAsia="Times New Roman" w:hAnsi="Arial" w:cs="Arial"/>
          <w:sz w:val="24"/>
          <w:szCs w:val="24"/>
          <w:lang w:val="en-US" w:eastAsia="pt-BR"/>
        </w:rPr>
        <w:t xml:space="preserve"> </w:t>
      </w:r>
      <w:proofErr w:type="spellStart"/>
      <w:r w:rsidRPr="007E4F6F">
        <w:rPr>
          <w:rFonts w:ascii="Arial" w:eastAsia="Times New Roman" w:hAnsi="Arial" w:cs="Arial"/>
          <w:sz w:val="24"/>
          <w:szCs w:val="24"/>
          <w:lang w:val="en-US" w:eastAsia="pt-BR"/>
        </w:rPr>
        <w:t>Narine</w:t>
      </w:r>
      <w:proofErr w:type="spellEnd"/>
      <w:r w:rsidRPr="007E4F6F">
        <w:rPr>
          <w:rFonts w:ascii="Arial" w:eastAsia="Times New Roman" w:hAnsi="Arial" w:cs="Arial"/>
          <w:sz w:val="24"/>
          <w:szCs w:val="24"/>
          <w:lang w:val="en-US" w:eastAsia="pt-BR"/>
        </w:rPr>
        <w:t>.</w:t>
      </w:r>
      <w:proofErr w:type="gramEnd"/>
      <w:r w:rsidRPr="007E4F6F">
        <w:rPr>
          <w:rFonts w:ascii="Arial" w:eastAsia="Times New Roman" w:hAnsi="Arial" w:cs="Arial"/>
          <w:sz w:val="24"/>
          <w:szCs w:val="24"/>
          <w:lang w:val="en-US" w:eastAsia="pt-BR"/>
        </w:rPr>
        <w:t xml:space="preserve"> The impact of </w:t>
      </w:r>
      <w:proofErr w:type="gramStart"/>
      <w:r w:rsidRPr="007E4F6F">
        <w:rPr>
          <w:rFonts w:ascii="Arial" w:eastAsia="Times New Roman" w:hAnsi="Arial" w:cs="Arial"/>
          <w:sz w:val="24"/>
          <w:szCs w:val="24"/>
          <w:lang w:val="en-US" w:eastAsia="pt-BR"/>
        </w:rPr>
        <w:t>brazil’s</w:t>
      </w:r>
      <w:proofErr w:type="gramEnd"/>
      <w:r w:rsidRPr="007E4F6F">
        <w:rPr>
          <w:rFonts w:ascii="Arial" w:eastAsia="Times New Roman" w:hAnsi="Arial" w:cs="Arial"/>
          <w:sz w:val="24"/>
          <w:szCs w:val="24"/>
          <w:lang w:val="en-US" w:eastAsia="pt-BR"/>
        </w:rPr>
        <w:t xml:space="preserve"> “broadband at school program” on student achievement. </w:t>
      </w:r>
      <w:proofErr w:type="gramStart"/>
      <w:r w:rsidRPr="007E4F6F">
        <w:rPr>
          <w:rFonts w:ascii="Arial" w:eastAsia="Times New Roman" w:hAnsi="Arial" w:cs="Arial"/>
          <w:b/>
          <w:iCs/>
          <w:sz w:val="24"/>
          <w:szCs w:val="24"/>
          <w:lang w:val="en-US" w:eastAsia="pt-BR"/>
        </w:rPr>
        <w:t>Journal of Economics and Economic Education Research</w:t>
      </w:r>
      <w:r w:rsidR="000163C9" w:rsidRPr="007E4F6F">
        <w:rPr>
          <w:rFonts w:ascii="Arial" w:eastAsia="Times New Roman" w:hAnsi="Arial" w:cs="Arial"/>
          <w:sz w:val="24"/>
          <w:szCs w:val="24"/>
          <w:lang w:val="en-US" w:eastAsia="pt-BR"/>
        </w:rPr>
        <w:t>,</w:t>
      </w:r>
      <w:r w:rsidRPr="007E4F6F">
        <w:rPr>
          <w:rFonts w:ascii="Arial" w:eastAsia="Times New Roman" w:hAnsi="Arial" w:cs="Arial"/>
          <w:sz w:val="24"/>
          <w:szCs w:val="24"/>
          <w:lang w:val="en-US" w:eastAsia="pt-BR"/>
        </w:rPr>
        <w:t xml:space="preserve"> v. </w:t>
      </w:r>
      <w:r w:rsidRPr="007E4F6F">
        <w:rPr>
          <w:rFonts w:ascii="Arial" w:eastAsia="Times New Roman" w:hAnsi="Arial" w:cs="Arial"/>
          <w:iCs/>
          <w:sz w:val="24"/>
          <w:szCs w:val="24"/>
          <w:lang w:val="en-US" w:eastAsia="pt-BR"/>
        </w:rPr>
        <w:t>17</w:t>
      </w:r>
      <w:r w:rsidR="000163C9" w:rsidRPr="007E4F6F">
        <w:rPr>
          <w:rFonts w:ascii="Arial" w:eastAsia="Times New Roman" w:hAnsi="Arial" w:cs="Arial"/>
          <w:iCs/>
          <w:sz w:val="24"/>
          <w:szCs w:val="24"/>
          <w:lang w:val="en-US" w:eastAsia="pt-BR"/>
        </w:rPr>
        <w:t>,</w:t>
      </w:r>
      <w:r w:rsidR="000163C9" w:rsidRPr="007E4F6F">
        <w:rPr>
          <w:rFonts w:ascii="Arial" w:eastAsia="Times New Roman" w:hAnsi="Arial" w:cs="Arial"/>
          <w:sz w:val="24"/>
          <w:szCs w:val="24"/>
          <w:lang w:val="en-US" w:eastAsia="pt-BR"/>
        </w:rPr>
        <w:t xml:space="preserve"> n. 1, p. 52–75,</w:t>
      </w:r>
      <w:r w:rsidRPr="007E4F6F">
        <w:rPr>
          <w:rFonts w:ascii="Arial" w:eastAsia="Times New Roman" w:hAnsi="Arial" w:cs="Arial"/>
          <w:sz w:val="24"/>
          <w:szCs w:val="24"/>
          <w:lang w:val="en-US" w:eastAsia="pt-BR"/>
        </w:rPr>
        <w:t xml:space="preserve"> 2016.</w:t>
      </w:r>
      <w:proofErr w:type="gramEnd"/>
      <w:r w:rsidRPr="007E4F6F">
        <w:rPr>
          <w:rFonts w:ascii="Arial" w:eastAsia="Times New Roman" w:hAnsi="Arial" w:cs="Arial"/>
          <w:sz w:val="24"/>
          <w:szCs w:val="24"/>
          <w:lang w:val="en-US" w:eastAsia="pt-BR"/>
        </w:rPr>
        <w:t xml:space="preserve">  </w:t>
      </w:r>
    </w:p>
    <w:p w14:paraId="432AD39D" w14:textId="5CCD1264" w:rsidR="004B45EF" w:rsidRPr="007E4F6F" w:rsidRDefault="000163C9" w:rsidP="004B45EF">
      <w:pPr>
        <w:spacing w:before="100" w:beforeAutospacing="1" w:after="100" w:afterAutospacing="1" w:line="240" w:lineRule="auto"/>
        <w:jc w:val="both"/>
        <w:rPr>
          <w:rFonts w:ascii="Arial" w:eastAsia="Times New Roman" w:hAnsi="Arial" w:cs="Arial"/>
          <w:sz w:val="24"/>
          <w:szCs w:val="24"/>
          <w:lang w:val="en-US" w:eastAsia="pt-BR"/>
        </w:rPr>
      </w:pPr>
      <w:r w:rsidRPr="007E4F6F">
        <w:rPr>
          <w:rFonts w:ascii="Arial" w:eastAsia="Times New Roman" w:hAnsi="Arial" w:cs="Arial"/>
          <w:sz w:val="24"/>
          <w:szCs w:val="24"/>
          <w:lang w:val="en-US" w:eastAsia="pt-BR"/>
        </w:rPr>
        <w:t>SPRIETSMA,</w:t>
      </w:r>
      <w:r w:rsidR="004B45EF" w:rsidRPr="007E4F6F">
        <w:rPr>
          <w:rFonts w:ascii="Arial" w:eastAsia="Times New Roman" w:hAnsi="Arial" w:cs="Arial"/>
          <w:sz w:val="24"/>
          <w:szCs w:val="24"/>
          <w:lang w:val="en-US" w:eastAsia="pt-BR"/>
        </w:rPr>
        <w:t xml:space="preserve"> </w:t>
      </w:r>
      <w:proofErr w:type="spellStart"/>
      <w:r w:rsidR="004B45EF" w:rsidRPr="007E4F6F">
        <w:rPr>
          <w:rFonts w:ascii="Arial" w:eastAsia="Times New Roman" w:hAnsi="Arial" w:cs="Arial"/>
          <w:sz w:val="24"/>
          <w:szCs w:val="24"/>
          <w:lang w:val="en-US" w:eastAsia="pt-BR"/>
        </w:rPr>
        <w:t>Maresa</w:t>
      </w:r>
      <w:proofErr w:type="spellEnd"/>
      <w:r w:rsidR="004B45EF" w:rsidRPr="007E4F6F">
        <w:rPr>
          <w:rFonts w:ascii="Arial" w:eastAsia="Times New Roman" w:hAnsi="Arial" w:cs="Arial"/>
          <w:sz w:val="24"/>
          <w:szCs w:val="24"/>
          <w:lang w:val="en-US" w:eastAsia="pt-BR"/>
        </w:rPr>
        <w:t xml:space="preserve">. Computers as pedagogical tools in Brazil: A pseudo-panel analysis. </w:t>
      </w:r>
      <w:proofErr w:type="gramStart"/>
      <w:r w:rsidR="004B45EF" w:rsidRPr="007E4F6F">
        <w:rPr>
          <w:rFonts w:ascii="Arial" w:eastAsia="Times New Roman" w:hAnsi="Arial" w:cs="Arial"/>
          <w:b/>
          <w:iCs/>
          <w:sz w:val="24"/>
          <w:szCs w:val="24"/>
          <w:lang w:val="en-US" w:eastAsia="pt-BR"/>
        </w:rPr>
        <w:t>Education Economics</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v. </w:t>
      </w:r>
      <w:r w:rsidRPr="007E4F6F">
        <w:rPr>
          <w:rFonts w:ascii="Arial" w:eastAsia="Times New Roman" w:hAnsi="Arial" w:cs="Arial"/>
          <w:iCs/>
          <w:sz w:val="24"/>
          <w:szCs w:val="24"/>
          <w:lang w:val="en-US" w:eastAsia="pt-BR"/>
        </w:rPr>
        <w:t>20,</w:t>
      </w:r>
      <w:r w:rsidRPr="007E4F6F">
        <w:rPr>
          <w:rFonts w:ascii="Arial" w:eastAsia="Times New Roman" w:hAnsi="Arial" w:cs="Arial"/>
          <w:sz w:val="24"/>
          <w:szCs w:val="24"/>
          <w:lang w:val="en-US" w:eastAsia="pt-BR"/>
        </w:rPr>
        <w:t xml:space="preserve"> n. 1, p. 19–32,</w:t>
      </w:r>
      <w:r w:rsidR="004B45EF" w:rsidRPr="007E4F6F">
        <w:rPr>
          <w:rFonts w:ascii="Arial" w:eastAsia="Times New Roman" w:hAnsi="Arial" w:cs="Arial"/>
          <w:sz w:val="24"/>
          <w:szCs w:val="24"/>
          <w:lang w:val="en-US" w:eastAsia="pt-BR"/>
        </w:rPr>
        <w:t xml:space="preserve"> 2012.</w:t>
      </w:r>
      <w:proofErr w:type="gramEnd"/>
    </w:p>
    <w:p w14:paraId="5D050A92" w14:textId="7CCBB658" w:rsidR="004B45EF" w:rsidRPr="007E4F6F" w:rsidRDefault="000163C9"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UNICEF.</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sz w:val="24"/>
          <w:szCs w:val="24"/>
          <w:lang w:val="en-US" w:eastAsia="pt-BR"/>
        </w:rPr>
        <w:t>Children.</w:t>
      </w:r>
      <w:proofErr w:type="gramEnd"/>
      <w:r w:rsidR="004B45EF" w:rsidRPr="007E4F6F">
        <w:rPr>
          <w:rFonts w:ascii="Arial" w:eastAsia="Times New Roman" w:hAnsi="Arial" w:cs="Arial"/>
          <w:sz w:val="24"/>
          <w:szCs w:val="24"/>
          <w:lang w:val="en-US" w:eastAsia="pt-BR"/>
        </w:rPr>
        <w:t xml:space="preserve"> ICT and development: Capturing the potential. </w:t>
      </w:r>
      <w:proofErr w:type="gramStart"/>
      <w:r w:rsidR="004B45EF" w:rsidRPr="007E4F6F">
        <w:rPr>
          <w:rFonts w:ascii="Arial" w:eastAsia="Times New Roman" w:hAnsi="Arial" w:cs="Arial"/>
          <w:sz w:val="24"/>
          <w:szCs w:val="24"/>
          <w:lang w:val="en-US" w:eastAsia="pt-BR"/>
        </w:rPr>
        <w:t>meeting</w:t>
      </w:r>
      <w:proofErr w:type="gramEnd"/>
      <w:r w:rsidR="004B45EF" w:rsidRPr="007E4F6F">
        <w:rPr>
          <w:rFonts w:ascii="Arial" w:eastAsia="Times New Roman" w:hAnsi="Arial" w:cs="Arial"/>
          <w:sz w:val="24"/>
          <w:szCs w:val="24"/>
          <w:lang w:val="en-US" w:eastAsia="pt-BR"/>
        </w:rPr>
        <w:t xml:space="preserve"> the challenges. </w:t>
      </w:r>
      <w:proofErr w:type="gramStart"/>
      <w:r w:rsidR="004B45EF" w:rsidRPr="007E4F6F">
        <w:rPr>
          <w:rFonts w:ascii="Arial" w:eastAsia="Times New Roman" w:hAnsi="Arial" w:cs="Arial"/>
          <w:b/>
          <w:iCs/>
          <w:sz w:val="24"/>
          <w:szCs w:val="24"/>
          <w:lang w:val="en-US" w:eastAsia="pt-BR"/>
        </w:rPr>
        <w:t>UNICEF Office of Research</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2013.</w:t>
      </w:r>
      <w:proofErr w:type="gramEnd"/>
    </w:p>
    <w:p w14:paraId="25736965" w14:textId="00FE4BA2" w:rsidR="004B45EF" w:rsidRPr="007E4F6F" w:rsidRDefault="004B45EF" w:rsidP="004B45EF">
      <w:pPr>
        <w:spacing w:before="100" w:beforeAutospacing="1" w:after="100" w:afterAutospacing="1" w:line="240" w:lineRule="auto"/>
        <w:jc w:val="both"/>
        <w:rPr>
          <w:rFonts w:ascii="Arial" w:eastAsia="Times New Roman" w:hAnsi="Arial" w:cs="Arial"/>
          <w:sz w:val="24"/>
          <w:szCs w:val="24"/>
          <w:lang w:val="en-US" w:eastAsia="pt-BR"/>
        </w:rPr>
      </w:pPr>
      <w:proofErr w:type="gramStart"/>
      <w:r w:rsidRPr="007E4F6F">
        <w:rPr>
          <w:rFonts w:ascii="Arial" w:eastAsia="Times New Roman" w:hAnsi="Arial" w:cs="Arial"/>
          <w:sz w:val="24"/>
          <w:szCs w:val="24"/>
          <w:lang w:val="en-US" w:eastAsia="pt-BR"/>
        </w:rPr>
        <w:t>UNICEF.</w:t>
      </w:r>
      <w:proofErr w:type="gramEnd"/>
      <w:r w:rsidRPr="007E4F6F">
        <w:rPr>
          <w:rFonts w:ascii="Arial" w:eastAsia="Times New Roman" w:hAnsi="Arial" w:cs="Arial"/>
          <w:sz w:val="24"/>
          <w:szCs w:val="24"/>
          <w:lang w:val="en-US" w:eastAsia="pt-BR"/>
        </w:rPr>
        <w:t xml:space="preserve"> </w:t>
      </w:r>
      <w:proofErr w:type="gramStart"/>
      <w:r w:rsidRPr="007E4F6F">
        <w:rPr>
          <w:rFonts w:ascii="Arial" w:eastAsia="Times New Roman" w:hAnsi="Arial" w:cs="Arial"/>
          <w:sz w:val="24"/>
          <w:szCs w:val="24"/>
          <w:lang w:val="en-US" w:eastAsia="pt-BR"/>
        </w:rPr>
        <w:t>Global Kids Online Comparative Report.</w:t>
      </w:r>
      <w:proofErr w:type="gramEnd"/>
      <w:r w:rsidRPr="007E4F6F">
        <w:rPr>
          <w:rFonts w:ascii="Arial" w:eastAsia="Times New Roman" w:hAnsi="Arial" w:cs="Arial"/>
          <w:sz w:val="24"/>
          <w:szCs w:val="24"/>
          <w:lang w:val="en-US" w:eastAsia="pt-BR"/>
        </w:rPr>
        <w:t xml:space="preserve"> </w:t>
      </w:r>
      <w:proofErr w:type="gramStart"/>
      <w:r w:rsidRPr="007E4F6F">
        <w:rPr>
          <w:rFonts w:ascii="Arial" w:eastAsia="Times New Roman" w:hAnsi="Arial" w:cs="Arial"/>
          <w:b/>
          <w:iCs/>
          <w:sz w:val="24"/>
          <w:szCs w:val="24"/>
          <w:lang w:val="en-US" w:eastAsia="pt-BR"/>
        </w:rPr>
        <w:t>UNICEF Office of Research</w:t>
      </w:r>
      <w:r w:rsidR="000163C9" w:rsidRPr="007E4F6F">
        <w:rPr>
          <w:rFonts w:ascii="Arial" w:eastAsia="Times New Roman" w:hAnsi="Arial" w:cs="Arial"/>
          <w:sz w:val="24"/>
          <w:szCs w:val="24"/>
          <w:lang w:val="en-US" w:eastAsia="pt-BR"/>
        </w:rPr>
        <w:t>,</w:t>
      </w:r>
      <w:r w:rsidRPr="007E4F6F">
        <w:rPr>
          <w:rFonts w:ascii="Arial" w:eastAsia="Times New Roman" w:hAnsi="Arial" w:cs="Arial"/>
          <w:b/>
          <w:sz w:val="24"/>
          <w:szCs w:val="24"/>
          <w:lang w:val="en-US" w:eastAsia="pt-BR"/>
        </w:rPr>
        <w:t xml:space="preserve"> </w:t>
      </w:r>
      <w:r w:rsidRPr="007E4F6F">
        <w:rPr>
          <w:rFonts w:ascii="Arial" w:eastAsia="Times New Roman" w:hAnsi="Arial" w:cs="Arial"/>
          <w:sz w:val="24"/>
          <w:szCs w:val="24"/>
          <w:lang w:val="en-US" w:eastAsia="pt-BR"/>
        </w:rPr>
        <w:t>2019.</w:t>
      </w:r>
      <w:proofErr w:type="gramEnd"/>
    </w:p>
    <w:p w14:paraId="579EFFD0" w14:textId="6EF9B9B2" w:rsidR="004B45EF" w:rsidRPr="00120A21" w:rsidRDefault="004B45EF" w:rsidP="004B45EF">
      <w:pPr>
        <w:spacing w:before="100" w:beforeAutospacing="1" w:after="100" w:afterAutospacing="1" w:line="240" w:lineRule="auto"/>
        <w:jc w:val="both"/>
        <w:rPr>
          <w:rFonts w:ascii="Arial" w:eastAsia="Times New Roman" w:hAnsi="Arial" w:cs="Arial"/>
          <w:sz w:val="24"/>
          <w:szCs w:val="24"/>
          <w:lang w:eastAsia="pt-BR"/>
        </w:rPr>
      </w:pPr>
      <w:proofErr w:type="gramStart"/>
      <w:r w:rsidRPr="007E4F6F">
        <w:rPr>
          <w:rFonts w:ascii="Arial" w:eastAsia="Times New Roman" w:hAnsi="Arial" w:cs="Arial"/>
          <w:sz w:val="24"/>
          <w:szCs w:val="24"/>
          <w:lang w:val="en-US" w:eastAsia="pt-BR"/>
        </w:rPr>
        <w:t>UNICEF.</w:t>
      </w:r>
      <w:proofErr w:type="gramEnd"/>
      <w:r w:rsidRPr="007E4F6F">
        <w:rPr>
          <w:rFonts w:ascii="Arial" w:eastAsia="Times New Roman" w:hAnsi="Arial" w:cs="Arial"/>
          <w:sz w:val="24"/>
          <w:szCs w:val="24"/>
          <w:lang w:val="en-US" w:eastAsia="pt-BR"/>
        </w:rPr>
        <w:t xml:space="preserve"> The state of the </w:t>
      </w:r>
      <w:proofErr w:type="spellStart"/>
      <w:proofErr w:type="gramStart"/>
      <w:r w:rsidRPr="007E4F6F">
        <w:rPr>
          <w:rFonts w:ascii="Arial" w:eastAsia="Times New Roman" w:hAnsi="Arial" w:cs="Arial"/>
          <w:sz w:val="24"/>
          <w:szCs w:val="24"/>
          <w:lang w:val="en-US" w:eastAsia="pt-BR"/>
        </w:rPr>
        <w:t>worlds</w:t>
      </w:r>
      <w:proofErr w:type="spellEnd"/>
      <w:proofErr w:type="gramEnd"/>
      <w:r w:rsidRPr="007E4F6F">
        <w:rPr>
          <w:rFonts w:ascii="Arial" w:eastAsia="Times New Roman" w:hAnsi="Arial" w:cs="Arial"/>
          <w:sz w:val="24"/>
          <w:szCs w:val="24"/>
          <w:lang w:val="en-US" w:eastAsia="pt-BR"/>
        </w:rPr>
        <w:t xml:space="preserve"> children 2017: Children in a digital world. </w:t>
      </w:r>
      <w:r w:rsidRPr="00120A21">
        <w:rPr>
          <w:rFonts w:ascii="Arial" w:eastAsia="Times New Roman" w:hAnsi="Arial" w:cs="Arial"/>
          <w:b/>
          <w:iCs/>
          <w:sz w:val="24"/>
          <w:szCs w:val="24"/>
          <w:lang w:eastAsia="pt-BR"/>
        </w:rPr>
        <w:t xml:space="preserve">UNICEF Office </w:t>
      </w:r>
      <w:proofErr w:type="spellStart"/>
      <w:r w:rsidRPr="00120A21">
        <w:rPr>
          <w:rFonts w:ascii="Arial" w:eastAsia="Times New Roman" w:hAnsi="Arial" w:cs="Arial"/>
          <w:b/>
          <w:iCs/>
          <w:sz w:val="24"/>
          <w:szCs w:val="24"/>
          <w:lang w:eastAsia="pt-BR"/>
        </w:rPr>
        <w:t>of</w:t>
      </w:r>
      <w:proofErr w:type="spellEnd"/>
      <w:r w:rsidRPr="00120A21">
        <w:rPr>
          <w:rFonts w:ascii="Arial" w:eastAsia="Times New Roman" w:hAnsi="Arial" w:cs="Arial"/>
          <w:b/>
          <w:iCs/>
          <w:sz w:val="24"/>
          <w:szCs w:val="24"/>
          <w:lang w:eastAsia="pt-BR"/>
        </w:rPr>
        <w:t xml:space="preserve"> </w:t>
      </w:r>
      <w:proofErr w:type="spellStart"/>
      <w:r w:rsidRPr="00120A21">
        <w:rPr>
          <w:rFonts w:ascii="Arial" w:eastAsia="Times New Roman" w:hAnsi="Arial" w:cs="Arial"/>
          <w:b/>
          <w:iCs/>
          <w:sz w:val="24"/>
          <w:szCs w:val="24"/>
          <w:lang w:eastAsia="pt-BR"/>
        </w:rPr>
        <w:t>Research</w:t>
      </w:r>
      <w:proofErr w:type="spellEnd"/>
      <w:r w:rsidR="000163C9">
        <w:rPr>
          <w:rFonts w:ascii="Arial" w:eastAsia="Times New Roman" w:hAnsi="Arial" w:cs="Arial"/>
          <w:sz w:val="24"/>
          <w:szCs w:val="24"/>
          <w:lang w:eastAsia="pt-BR"/>
        </w:rPr>
        <w:t>,</w:t>
      </w:r>
      <w:r w:rsidRPr="00120A21">
        <w:rPr>
          <w:rFonts w:ascii="Arial" w:eastAsia="Times New Roman" w:hAnsi="Arial" w:cs="Arial"/>
          <w:sz w:val="24"/>
          <w:szCs w:val="24"/>
          <w:lang w:eastAsia="pt-BR"/>
        </w:rPr>
        <w:t xml:space="preserve"> 2017.</w:t>
      </w:r>
    </w:p>
    <w:p w14:paraId="1AC1B092" w14:textId="0401B19B" w:rsidR="00535EBD" w:rsidRPr="007E4F6F" w:rsidRDefault="000163C9" w:rsidP="004B45EF">
      <w:pPr>
        <w:spacing w:before="100" w:beforeAutospacing="1" w:after="100" w:afterAutospacing="1" w:line="240" w:lineRule="auto"/>
        <w:jc w:val="both"/>
        <w:rPr>
          <w:rFonts w:ascii="Arial" w:eastAsia="Times New Roman" w:hAnsi="Arial" w:cs="Arial"/>
          <w:sz w:val="24"/>
          <w:szCs w:val="24"/>
          <w:lang w:val="en-US" w:eastAsia="pt-BR"/>
        </w:rPr>
      </w:pPr>
      <w:r w:rsidRPr="007E4F6F">
        <w:rPr>
          <w:rFonts w:ascii="Arial" w:eastAsia="Times New Roman" w:hAnsi="Arial" w:cs="Arial"/>
          <w:sz w:val="24"/>
          <w:szCs w:val="24"/>
          <w:lang w:val="en-US" w:eastAsia="pt-BR"/>
        </w:rPr>
        <w:t>TOYAMA,</w:t>
      </w:r>
      <w:r w:rsidR="00120A21" w:rsidRPr="007E4F6F">
        <w:rPr>
          <w:rFonts w:ascii="Arial" w:eastAsia="Times New Roman" w:hAnsi="Arial" w:cs="Arial"/>
          <w:sz w:val="24"/>
          <w:szCs w:val="24"/>
          <w:lang w:val="en-US" w:eastAsia="pt-BR"/>
        </w:rPr>
        <w:t xml:space="preserve"> </w:t>
      </w:r>
      <w:proofErr w:type="spellStart"/>
      <w:r w:rsidR="00120A21" w:rsidRPr="007E4F6F">
        <w:rPr>
          <w:rFonts w:ascii="Arial" w:eastAsia="Times New Roman" w:hAnsi="Arial" w:cs="Arial"/>
          <w:sz w:val="24"/>
          <w:szCs w:val="24"/>
          <w:lang w:val="en-US" w:eastAsia="pt-BR"/>
        </w:rPr>
        <w:t>Kentaro</w:t>
      </w:r>
      <w:proofErr w:type="spellEnd"/>
      <w:r w:rsidR="00120A21" w:rsidRPr="007E4F6F">
        <w:rPr>
          <w:rFonts w:ascii="Arial" w:eastAsia="Times New Roman" w:hAnsi="Arial" w:cs="Arial"/>
          <w:sz w:val="24"/>
          <w:szCs w:val="24"/>
          <w:lang w:val="en-US" w:eastAsia="pt-BR"/>
        </w:rPr>
        <w:t xml:space="preserve">. </w:t>
      </w:r>
      <w:proofErr w:type="gramStart"/>
      <w:r w:rsidR="00120A21" w:rsidRPr="007E4F6F">
        <w:rPr>
          <w:rFonts w:ascii="Arial" w:eastAsia="Times New Roman" w:hAnsi="Arial" w:cs="Arial"/>
          <w:sz w:val="24"/>
          <w:szCs w:val="24"/>
          <w:lang w:val="en-US" w:eastAsia="pt-BR"/>
        </w:rPr>
        <w:t>Technology as an amplifier in international development.</w:t>
      </w:r>
      <w:proofErr w:type="gramEnd"/>
      <w:r w:rsidR="00120A21" w:rsidRPr="007E4F6F">
        <w:rPr>
          <w:rFonts w:ascii="Arial" w:eastAsia="Times New Roman" w:hAnsi="Arial" w:cs="Arial"/>
          <w:sz w:val="24"/>
          <w:szCs w:val="24"/>
          <w:lang w:val="en-US" w:eastAsia="pt-BR"/>
        </w:rPr>
        <w:t xml:space="preserve"> Paper presented at 2011. </w:t>
      </w:r>
      <w:proofErr w:type="spellStart"/>
      <w:proofErr w:type="gramStart"/>
      <w:r w:rsidR="00120A21" w:rsidRPr="007E4F6F">
        <w:rPr>
          <w:rFonts w:ascii="Arial" w:eastAsia="Times New Roman" w:hAnsi="Arial" w:cs="Arial"/>
          <w:b/>
          <w:sz w:val="24"/>
          <w:szCs w:val="24"/>
          <w:lang w:val="en-US" w:eastAsia="pt-BR"/>
        </w:rPr>
        <w:t>iConference</w:t>
      </w:r>
      <w:proofErr w:type="spellEnd"/>
      <w:proofErr w:type="gramEnd"/>
      <w:r w:rsidR="00120A21" w:rsidRPr="007E4F6F">
        <w:rPr>
          <w:rFonts w:ascii="Arial" w:eastAsia="Times New Roman" w:hAnsi="Arial" w:cs="Arial"/>
          <w:b/>
          <w:sz w:val="24"/>
          <w:szCs w:val="24"/>
          <w:lang w:val="en-US" w:eastAsia="pt-BR"/>
        </w:rPr>
        <w:t>, Association for Computing Machinery</w:t>
      </w:r>
      <w:r w:rsidRPr="007E4F6F">
        <w:rPr>
          <w:rFonts w:ascii="Arial" w:eastAsia="Times New Roman" w:hAnsi="Arial" w:cs="Arial"/>
          <w:sz w:val="24"/>
          <w:szCs w:val="24"/>
          <w:lang w:val="en-US" w:eastAsia="pt-BR"/>
        </w:rPr>
        <w:t>,</w:t>
      </w:r>
      <w:r w:rsidR="0069353D" w:rsidRPr="007E4F6F">
        <w:rPr>
          <w:rFonts w:ascii="Arial" w:eastAsia="Times New Roman" w:hAnsi="Arial" w:cs="Arial"/>
          <w:sz w:val="24"/>
          <w:szCs w:val="24"/>
          <w:lang w:val="en-US" w:eastAsia="pt-BR"/>
        </w:rPr>
        <w:t xml:space="preserve"> New York</w:t>
      </w:r>
      <w:r w:rsidRPr="007E4F6F">
        <w:rPr>
          <w:rFonts w:ascii="Arial" w:eastAsia="Times New Roman" w:hAnsi="Arial" w:cs="Arial"/>
          <w:sz w:val="24"/>
          <w:szCs w:val="24"/>
          <w:lang w:val="en-US" w:eastAsia="pt-BR"/>
        </w:rPr>
        <w:t>, NY,</w:t>
      </w:r>
      <w:r w:rsidR="0069353D" w:rsidRPr="007E4F6F">
        <w:rPr>
          <w:rFonts w:ascii="Arial" w:eastAsia="Times New Roman" w:hAnsi="Arial" w:cs="Arial"/>
          <w:sz w:val="24"/>
          <w:szCs w:val="24"/>
          <w:lang w:val="en-US" w:eastAsia="pt-BR"/>
        </w:rPr>
        <w:t xml:space="preserve"> 2011</w:t>
      </w:r>
    </w:p>
    <w:p w14:paraId="09C8AA47" w14:textId="18743113" w:rsidR="004B45EF" w:rsidRPr="00120A21" w:rsidRDefault="000163C9" w:rsidP="004B45EF">
      <w:pPr>
        <w:spacing w:before="100" w:beforeAutospacing="1" w:after="100" w:afterAutospacing="1" w:line="240" w:lineRule="auto"/>
        <w:jc w:val="both"/>
        <w:rPr>
          <w:rFonts w:ascii="Arial" w:eastAsia="Times New Roman" w:hAnsi="Arial" w:cs="Arial"/>
          <w:sz w:val="24"/>
          <w:szCs w:val="24"/>
          <w:lang w:eastAsia="pt-BR"/>
        </w:rPr>
      </w:pPr>
      <w:r w:rsidRPr="007E4F6F">
        <w:rPr>
          <w:rFonts w:ascii="Arial" w:eastAsia="Times New Roman" w:hAnsi="Arial" w:cs="Arial"/>
          <w:sz w:val="24"/>
          <w:szCs w:val="24"/>
          <w:lang w:val="en-US" w:eastAsia="pt-BR"/>
        </w:rPr>
        <w:t xml:space="preserve">VU, </w:t>
      </w:r>
      <w:proofErr w:type="spellStart"/>
      <w:r w:rsidRPr="007E4F6F">
        <w:rPr>
          <w:rFonts w:ascii="Arial" w:eastAsia="Times New Roman" w:hAnsi="Arial" w:cs="Arial"/>
          <w:sz w:val="24"/>
          <w:szCs w:val="24"/>
          <w:lang w:val="en-US" w:eastAsia="pt-BR"/>
        </w:rPr>
        <w:t>Khuong</w:t>
      </w:r>
      <w:proofErr w:type="spellEnd"/>
      <w:r w:rsidR="004B45EF" w:rsidRPr="007E4F6F">
        <w:rPr>
          <w:rFonts w:ascii="Arial" w:eastAsia="Times New Roman" w:hAnsi="Arial" w:cs="Arial"/>
          <w:sz w:val="24"/>
          <w:szCs w:val="24"/>
          <w:lang w:val="en-US" w:eastAsia="pt-BR"/>
        </w:rPr>
        <w:t xml:space="preserve"> M. ICT as a source of economic growth in the information age: Empirical evidence from the 1996-2005 </w:t>
      </w:r>
      <w:proofErr w:type="gramStart"/>
      <w:r w:rsidR="004B45EF" w:rsidRPr="007E4F6F">
        <w:rPr>
          <w:rFonts w:ascii="Arial" w:eastAsia="Times New Roman" w:hAnsi="Arial" w:cs="Arial"/>
          <w:sz w:val="24"/>
          <w:szCs w:val="24"/>
          <w:lang w:val="en-US" w:eastAsia="pt-BR"/>
        </w:rPr>
        <w:t>period</w:t>
      </w:r>
      <w:proofErr w:type="gramEnd"/>
      <w:r w:rsidR="004B45EF" w:rsidRPr="007E4F6F">
        <w:rPr>
          <w:rFonts w:ascii="Arial" w:eastAsia="Times New Roman" w:hAnsi="Arial" w:cs="Arial"/>
          <w:sz w:val="24"/>
          <w:szCs w:val="24"/>
          <w:lang w:val="en-US" w:eastAsia="pt-BR"/>
        </w:rPr>
        <w:t xml:space="preserve">. </w:t>
      </w:r>
      <w:proofErr w:type="spellStart"/>
      <w:r w:rsidR="004B45EF" w:rsidRPr="00120A21">
        <w:rPr>
          <w:rFonts w:ascii="Arial" w:eastAsia="Times New Roman" w:hAnsi="Arial" w:cs="Arial"/>
          <w:b/>
          <w:iCs/>
          <w:sz w:val="24"/>
          <w:szCs w:val="24"/>
          <w:lang w:eastAsia="pt-BR"/>
        </w:rPr>
        <w:t>Telecommunications</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Policy</w:t>
      </w:r>
      <w:proofErr w:type="spellEnd"/>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v. </w:t>
      </w:r>
      <w:r>
        <w:rPr>
          <w:rFonts w:ascii="Arial" w:eastAsia="Times New Roman" w:hAnsi="Arial" w:cs="Arial"/>
          <w:iCs/>
          <w:sz w:val="24"/>
          <w:szCs w:val="24"/>
          <w:lang w:eastAsia="pt-BR"/>
        </w:rPr>
        <w:t>35,</w:t>
      </w:r>
      <w:r w:rsidR="004B45EF" w:rsidRPr="00120A21">
        <w:rPr>
          <w:rFonts w:ascii="Arial" w:eastAsia="Times New Roman" w:hAnsi="Arial" w:cs="Arial"/>
          <w:iCs/>
          <w:sz w:val="24"/>
          <w:szCs w:val="24"/>
          <w:lang w:eastAsia="pt-BR"/>
        </w:rPr>
        <w:t xml:space="preserve"> </w:t>
      </w:r>
      <w:r>
        <w:rPr>
          <w:rFonts w:ascii="Arial" w:eastAsia="Times New Roman" w:hAnsi="Arial" w:cs="Arial"/>
          <w:sz w:val="24"/>
          <w:szCs w:val="24"/>
          <w:lang w:eastAsia="pt-BR"/>
        </w:rPr>
        <w:t>n. 4, p. 357–372,</w:t>
      </w:r>
      <w:r w:rsidR="004B45EF" w:rsidRPr="00120A21">
        <w:rPr>
          <w:rFonts w:ascii="Arial" w:eastAsia="Times New Roman" w:hAnsi="Arial" w:cs="Arial"/>
          <w:sz w:val="24"/>
          <w:szCs w:val="24"/>
          <w:lang w:eastAsia="pt-BR"/>
        </w:rPr>
        <w:t xml:space="preserve"> 2011.</w:t>
      </w:r>
    </w:p>
    <w:p w14:paraId="723925DB" w14:textId="578DB404" w:rsidR="004B45EF" w:rsidRPr="00120A21" w:rsidRDefault="004B45EF" w:rsidP="004B45EF">
      <w:pPr>
        <w:spacing w:before="100" w:beforeAutospacing="1" w:after="100" w:afterAutospacing="1" w:line="240" w:lineRule="auto"/>
        <w:jc w:val="both"/>
        <w:rPr>
          <w:rFonts w:ascii="Arial" w:eastAsia="Times New Roman" w:hAnsi="Arial" w:cs="Arial"/>
          <w:sz w:val="24"/>
          <w:szCs w:val="24"/>
          <w:lang w:eastAsia="pt-BR"/>
        </w:rPr>
      </w:pPr>
      <w:r w:rsidRPr="00120A21">
        <w:rPr>
          <w:rFonts w:ascii="Arial" w:eastAsia="Times New Roman" w:hAnsi="Arial" w:cs="Arial"/>
          <w:sz w:val="24"/>
          <w:szCs w:val="24"/>
          <w:lang w:eastAsia="pt-BR"/>
        </w:rPr>
        <w:t>WAINER</w:t>
      </w:r>
      <w:r w:rsidR="000163C9">
        <w:rPr>
          <w:rFonts w:ascii="Arial" w:eastAsia="Times New Roman" w:hAnsi="Arial" w:cs="Arial"/>
          <w:sz w:val="24"/>
          <w:szCs w:val="24"/>
          <w:lang w:eastAsia="pt-BR"/>
        </w:rPr>
        <w:t xml:space="preserve">, Jacques; DWYER, Tom; DUTRA, Rodrigo S.; COVIC, André; MAGALHÃES, Valdo B.; FERREIRA, Luiz R. R.; PIMENTA, </w:t>
      </w:r>
      <w:proofErr w:type="spellStart"/>
      <w:r w:rsidR="000163C9">
        <w:rPr>
          <w:rFonts w:ascii="Arial" w:eastAsia="Times New Roman" w:hAnsi="Arial" w:cs="Arial"/>
          <w:sz w:val="24"/>
          <w:szCs w:val="24"/>
          <w:lang w:eastAsia="pt-BR"/>
        </w:rPr>
        <w:t>Valdiney</w:t>
      </w:r>
      <w:proofErr w:type="spellEnd"/>
      <w:r w:rsidR="000163C9">
        <w:rPr>
          <w:rFonts w:ascii="Arial" w:eastAsia="Times New Roman" w:hAnsi="Arial" w:cs="Arial"/>
          <w:sz w:val="24"/>
          <w:szCs w:val="24"/>
          <w:lang w:eastAsia="pt-BR"/>
        </w:rPr>
        <w:t xml:space="preserve"> A.; CLAUDIO,</w:t>
      </w:r>
      <w:r w:rsidRPr="00120A21">
        <w:rPr>
          <w:rFonts w:ascii="Arial" w:eastAsia="Times New Roman" w:hAnsi="Arial" w:cs="Arial"/>
          <w:sz w:val="24"/>
          <w:szCs w:val="24"/>
          <w:lang w:eastAsia="pt-BR"/>
        </w:rPr>
        <w:t xml:space="preserve"> </w:t>
      </w:r>
      <w:proofErr w:type="spellStart"/>
      <w:r w:rsidRPr="00120A21">
        <w:rPr>
          <w:rFonts w:ascii="Arial" w:eastAsia="Times New Roman" w:hAnsi="Arial" w:cs="Arial"/>
          <w:sz w:val="24"/>
          <w:szCs w:val="24"/>
          <w:lang w:eastAsia="pt-BR"/>
        </w:rPr>
        <w:t>Kleucio</w:t>
      </w:r>
      <w:proofErr w:type="spellEnd"/>
      <w:r w:rsidRPr="00120A21">
        <w:rPr>
          <w:rFonts w:ascii="Arial" w:eastAsia="Times New Roman" w:hAnsi="Arial" w:cs="Arial"/>
          <w:sz w:val="24"/>
          <w:szCs w:val="24"/>
          <w:lang w:eastAsia="pt-BR"/>
        </w:rPr>
        <w:t xml:space="preserve">. </w:t>
      </w:r>
      <w:r w:rsidRPr="007E4F6F">
        <w:rPr>
          <w:rFonts w:ascii="Arial" w:eastAsia="Times New Roman" w:hAnsi="Arial" w:cs="Arial"/>
          <w:sz w:val="24"/>
          <w:szCs w:val="24"/>
          <w:lang w:val="en-US" w:eastAsia="pt-BR"/>
        </w:rPr>
        <w:t xml:space="preserve">Too much computer and internet use is bad for your grades. </w:t>
      </w:r>
      <w:proofErr w:type="gramStart"/>
      <w:r w:rsidRPr="007E4F6F">
        <w:rPr>
          <w:rFonts w:ascii="Arial" w:eastAsia="Times New Roman" w:hAnsi="Arial" w:cs="Arial"/>
          <w:sz w:val="24"/>
          <w:szCs w:val="24"/>
          <w:lang w:val="en-US" w:eastAsia="pt-BR"/>
        </w:rPr>
        <w:t>especially</w:t>
      </w:r>
      <w:proofErr w:type="gramEnd"/>
      <w:r w:rsidRPr="007E4F6F">
        <w:rPr>
          <w:rFonts w:ascii="Arial" w:eastAsia="Times New Roman" w:hAnsi="Arial" w:cs="Arial"/>
          <w:sz w:val="24"/>
          <w:szCs w:val="24"/>
          <w:lang w:val="en-US" w:eastAsia="pt-BR"/>
        </w:rPr>
        <w:t xml:space="preserve"> if you are young and poor: Results from the 2001 </w:t>
      </w:r>
      <w:proofErr w:type="spellStart"/>
      <w:r w:rsidRPr="007E4F6F">
        <w:rPr>
          <w:rFonts w:ascii="Arial" w:eastAsia="Times New Roman" w:hAnsi="Arial" w:cs="Arial"/>
          <w:sz w:val="24"/>
          <w:szCs w:val="24"/>
          <w:lang w:val="en-US" w:eastAsia="pt-BR"/>
        </w:rPr>
        <w:t>brazilian</w:t>
      </w:r>
      <w:proofErr w:type="spellEnd"/>
      <w:r w:rsidRPr="007E4F6F">
        <w:rPr>
          <w:rFonts w:ascii="Arial" w:eastAsia="Times New Roman" w:hAnsi="Arial" w:cs="Arial"/>
          <w:sz w:val="24"/>
          <w:szCs w:val="24"/>
          <w:lang w:val="en-US" w:eastAsia="pt-BR"/>
        </w:rPr>
        <w:t xml:space="preserve"> SAEB. </w:t>
      </w:r>
      <w:proofErr w:type="spellStart"/>
      <w:r w:rsidRPr="00120A21">
        <w:rPr>
          <w:rFonts w:ascii="Arial" w:eastAsia="Times New Roman" w:hAnsi="Arial" w:cs="Arial"/>
          <w:b/>
          <w:iCs/>
          <w:sz w:val="24"/>
          <w:szCs w:val="24"/>
          <w:lang w:eastAsia="pt-BR"/>
        </w:rPr>
        <w:t>Computers</w:t>
      </w:r>
      <w:proofErr w:type="spellEnd"/>
      <w:r w:rsidRPr="00120A21">
        <w:rPr>
          <w:rFonts w:ascii="Arial" w:eastAsia="Times New Roman" w:hAnsi="Arial" w:cs="Arial"/>
          <w:b/>
          <w:iCs/>
          <w:sz w:val="24"/>
          <w:szCs w:val="24"/>
          <w:lang w:eastAsia="pt-BR"/>
        </w:rPr>
        <w:t xml:space="preserve"> </w:t>
      </w:r>
      <w:proofErr w:type="spellStart"/>
      <w:r w:rsidRPr="00120A21">
        <w:rPr>
          <w:rFonts w:ascii="Arial" w:eastAsia="Times New Roman" w:hAnsi="Arial" w:cs="Arial"/>
          <w:b/>
          <w:iCs/>
          <w:sz w:val="24"/>
          <w:szCs w:val="24"/>
          <w:lang w:eastAsia="pt-BR"/>
        </w:rPr>
        <w:t>and</w:t>
      </w:r>
      <w:proofErr w:type="spellEnd"/>
      <w:r w:rsidRPr="00120A21">
        <w:rPr>
          <w:rFonts w:ascii="Arial" w:eastAsia="Times New Roman" w:hAnsi="Arial" w:cs="Arial"/>
          <w:b/>
          <w:iCs/>
          <w:sz w:val="24"/>
          <w:szCs w:val="24"/>
          <w:lang w:eastAsia="pt-BR"/>
        </w:rPr>
        <w:t xml:space="preserve"> </w:t>
      </w:r>
      <w:proofErr w:type="spellStart"/>
      <w:r w:rsidRPr="00120A21">
        <w:rPr>
          <w:rFonts w:ascii="Arial" w:eastAsia="Times New Roman" w:hAnsi="Arial" w:cs="Arial"/>
          <w:b/>
          <w:iCs/>
          <w:sz w:val="24"/>
          <w:szCs w:val="24"/>
          <w:lang w:eastAsia="pt-BR"/>
        </w:rPr>
        <w:t>Education</w:t>
      </w:r>
      <w:proofErr w:type="spellEnd"/>
      <w:r w:rsidR="000163C9">
        <w:rPr>
          <w:rFonts w:ascii="Arial" w:eastAsia="Times New Roman" w:hAnsi="Arial" w:cs="Arial"/>
          <w:sz w:val="24"/>
          <w:szCs w:val="24"/>
          <w:lang w:eastAsia="pt-BR"/>
        </w:rPr>
        <w:t>,</w:t>
      </w:r>
      <w:r w:rsidRPr="00120A21">
        <w:rPr>
          <w:rFonts w:ascii="Arial" w:eastAsia="Times New Roman" w:hAnsi="Arial" w:cs="Arial"/>
          <w:sz w:val="24"/>
          <w:szCs w:val="24"/>
          <w:lang w:eastAsia="pt-BR"/>
        </w:rPr>
        <w:t xml:space="preserve"> v. </w:t>
      </w:r>
      <w:r w:rsidR="000163C9">
        <w:rPr>
          <w:rFonts w:ascii="Arial" w:eastAsia="Times New Roman" w:hAnsi="Arial" w:cs="Arial"/>
          <w:iCs/>
          <w:sz w:val="24"/>
          <w:szCs w:val="24"/>
          <w:lang w:eastAsia="pt-BR"/>
        </w:rPr>
        <w:t>51,</w:t>
      </w:r>
      <w:r w:rsidRPr="00120A21">
        <w:rPr>
          <w:rFonts w:ascii="Arial" w:eastAsia="Times New Roman" w:hAnsi="Arial" w:cs="Arial"/>
          <w:i/>
          <w:iCs/>
          <w:sz w:val="24"/>
          <w:szCs w:val="24"/>
          <w:lang w:eastAsia="pt-BR"/>
        </w:rPr>
        <w:t xml:space="preserve"> </w:t>
      </w:r>
      <w:r w:rsidR="000163C9">
        <w:rPr>
          <w:rFonts w:ascii="Arial" w:eastAsia="Times New Roman" w:hAnsi="Arial" w:cs="Arial"/>
          <w:sz w:val="24"/>
          <w:szCs w:val="24"/>
          <w:lang w:eastAsia="pt-BR"/>
        </w:rPr>
        <w:t>n. 4, p. 1417–1429,</w:t>
      </w:r>
      <w:r w:rsidRPr="00120A21">
        <w:rPr>
          <w:rFonts w:ascii="Arial" w:eastAsia="Times New Roman" w:hAnsi="Arial" w:cs="Arial"/>
          <w:sz w:val="24"/>
          <w:szCs w:val="24"/>
          <w:lang w:eastAsia="pt-BR"/>
        </w:rPr>
        <w:t xml:space="preserve"> 2008.</w:t>
      </w:r>
    </w:p>
    <w:p w14:paraId="156E2804" w14:textId="428EFB83" w:rsidR="004B45EF" w:rsidRPr="007E4F6F" w:rsidRDefault="000163C9" w:rsidP="004B45EF">
      <w:pPr>
        <w:spacing w:before="100" w:beforeAutospacing="1" w:after="100" w:afterAutospacing="1" w:line="240" w:lineRule="auto"/>
        <w:jc w:val="both"/>
        <w:rPr>
          <w:rFonts w:ascii="Arial" w:eastAsia="Times New Roman" w:hAnsi="Arial" w:cs="Arial"/>
          <w:sz w:val="24"/>
          <w:szCs w:val="24"/>
          <w:lang w:val="en-US" w:eastAsia="pt-BR"/>
        </w:rPr>
      </w:pPr>
      <w:r>
        <w:rPr>
          <w:rFonts w:ascii="Arial" w:eastAsia="Times New Roman" w:hAnsi="Arial" w:cs="Arial"/>
          <w:sz w:val="24"/>
          <w:szCs w:val="24"/>
          <w:lang w:eastAsia="pt-BR"/>
        </w:rPr>
        <w:t>WAINER, Jacques; VIEIRA, Paula; MELGUIZO,</w:t>
      </w:r>
      <w:r w:rsidR="004B45EF" w:rsidRPr="00120A21">
        <w:rPr>
          <w:rFonts w:ascii="Arial" w:eastAsia="Times New Roman" w:hAnsi="Arial" w:cs="Arial"/>
          <w:sz w:val="24"/>
          <w:szCs w:val="24"/>
          <w:lang w:eastAsia="pt-BR"/>
        </w:rPr>
        <w:t xml:space="preserve"> Tatiana. </w:t>
      </w:r>
      <w:proofErr w:type="gramStart"/>
      <w:r w:rsidR="004B45EF" w:rsidRPr="007E4F6F">
        <w:rPr>
          <w:rFonts w:ascii="Arial" w:eastAsia="Times New Roman" w:hAnsi="Arial" w:cs="Arial"/>
          <w:sz w:val="24"/>
          <w:szCs w:val="24"/>
          <w:lang w:val="en-US" w:eastAsia="pt-BR"/>
        </w:rPr>
        <w:t>The association between having access to computers and Internet and educational achievement for primary students in Brazil.</w:t>
      </w:r>
      <w:proofErr w:type="gramEnd"/>
      <w:r w:rsidR="004B45EF" w:rsidRPr="007E4F6F">
        <w:rPr>
          <w:rFonts w:ascii="Arial" w:eastAsia="Times New Roman" w:hAnsi="Arial" w:cs="Arial"/>
          <w:sz w:val="24"/>
          <w:szCs w:val="24"/>
          <w:lang w:val="en-US" w:eastAsia="pt-BR"/>
        </w:rPr>
        <w:t xml:space="preserve"> </w:t>
      </w:r>
      <w:proofErr w:type="gramStart"/>
      <w:r w:rsidR="004B45EF" w:rsidRPr="007E4F6F">
        <w:rPr>
          <w:rFonts w:ascii="Arial" w:eastAsia="Times New Roman" w:hAnsi="Arial" w:cs="Arial"/>
          <w:b/>
          <w:iCs/>
          <w:sz w:val="24"/>
          <w:szCs w:val="24"/>
          <w:lang w:val="en-US" w:eastAsia="pt-BR"/>
        </w:rPr>
        <w:t>Computers and Education</w:t>
      </w:r>
      <w:r w:rsidRPr="007E4F6F">
        <w:rPr>
          <w:rFonts w:ascii="Arial" w:eastAsia="Times New Roman" w:hAnsi="Arial" w:cs="Arial"/>
          <w:sz w:val="24"/>
          <w:szCs w:val="24"/>
          <w:lang w:val="en-US" w:eastAsia="pt-BR"/>
        </w:rPr>
        <w:t>,</w:t>
      </w:r>
      <w:r w:rsidR="004B45EF" w:rsidRPr="007E4F6F">
        <w:rPr>
          <w:rFonts w:ascii="Arial" w:eastAsia="Times New Roman" w:hAnsi="Arial" w:cs="Arial"/>
          <w:sz w:val="24"/>
          <w:szCs w:val="24"/>
          <w:lang w:val="en-US" w:eastAsia="pt-BR"/>
        </w:rPr>
        <w:t xml:space="preserve"> v. </w:t>
      </w:r>
      <w:r w:rsidR="004B45EF" w:rsidRPr="007E4F6F">
        <w:rPr>
          <w:rFonts w:ascii="Arial" w:eastAsia="Times New Roman" w:hAnsi="Arial" w:cs="Arial"/>
          <w:iCs/>
          <w:sz w:val="24"/>
          <w:szCs w:val="24"/>
          <w:lang w:val="en-US" w:eastAsia="pt-BR"/>
        </w:rPr>
        <w:t>80</w:t>
      </w:r>
      <w:r w:rsidRPr="007E4F6F">
        <w:rPr>
          <w:rFonts w:ascii="Arial" w:eastAsia="Times New Roman" w:hAnsi="Arial" w:cs="Arial"/>
          <w:sz w:val="24"/>
          <w:szCs w:val="24"/>
          <w:lang w:val="en-US" w:eastAsia="pt-BR"/>
        </w:rPr>
        <w:t>, p. 68–76,</w:t>
      </w:r>
      <w:r w:rsidR="004B45EF" w:rsidRPr="007E4F6F">
        <w:rPr>
          <w:rFonts w:ascii="Arial" w:eastAsia="Times New Roman" w:hAnsi="Arial" w:cs="Arial"/>
          <w:sz w:val="24"/>
          <w:szCs w:val="24"/>
          <w:lang w:val="en-US" w:eastAsia="pt-BR"/>
        </w:rPr>
        <w:t xml:space="preserve"> 2015.</w:t>
      </w:r>
      <w:proofErr w:type="gramEnd"/>
    </w:p>
    <w:p w14:paraId="3E01D2D5" w14:textId="45696CF7" w:rsidR="004B45EF" w:rsidRPr="00120A21" w:rsidRDefault="000163C9" w:rsidP="004B45EF">
      <w:pPr>
        <w:spacing w:before="100" w:beforeAutospacing="1" w:after="100" w:afterAutospacing="1" w:line="240" w:lineRule="auto"/>
        <w:jc w:val="both"/>
        <w:rPr>
          <w:rFonts w:ascii="Arial" w:eastAsia="Times New Roman" w:hAnsi="Arial" w:cs="Arial"/>
          <w:sz w:val="24"/>
          <w:szCs w:val="24"/>
          <w:lang w:eastAsia="pt-BR"/>
        </w:rPr>
      </w:pPr>
      <w:proofErr w:type="gramStart"/>
      <w:r w:rsidRPr="007E4F6F">
        <w:rPr>
          <w:rFonts w:ascii="Arial" w:eastAsia="Times New Roman" w:hAnsi="Arial" w:cs="Arial"/>
          <w:sz w:val="24"/>
          <w:szCs w:val="24"/>
          <w:lang w:val="en-US" w:eastAsia="pt-BR"/>
        </w:rPr>
        <w:t xml:space="preserve">ZHAO, </w:t>
      </w:r>
      <w:proofErr w:type="spellStart"/>
      <w:r w:rsidRPr="007E4F6F">
        <w:rPr>
          <w:rFonts w:ascii="Arial" w:eastAsia="Times New Roman" w:hAnsi="Arial" w:cs="Arial"/>
          <w:sz w:val="24"/>
          <w:szCs w:val="24"/>
          <w:lang w:val="en-US" w:eastAsia="pt-BR"/>
        </w:rPr>
        <w:t>Liung</w:t>
      </w:r>
      <w:proofErr w:type="spellEnd"/>
      <w:r w:rsidRPr="007E4F6F">
        <w:rPr>
          <w:rFonts w:ascii="Arial" w:eastAsia="Times New Roman" w:hAnsi="Arial" w:cs="Arial"/>
          <w:sz w:val="24"/>
          <w:szCs w:val="24"/>
          <w:lang w:val="en-US" w:eastAsia="pt-BR"/>
        </w:rPr>
        <w:t xml:space="preserve">; LU, </w:t>
      </w:r>
      <w:proofErr w:type="spellStart"/>
      <w:r w:rsidRPr="007E4F6F">
        <w:rPr>
          <w:rFonts w:ascii="Arial" w:eastAsia="Times New Roman" w:hAnsi="Arial" w:cs="Arial"/>
          <w:sz w:val="24"/>
          <w:szCs w:val="24"/>
          <w:lang w:val="en-US" w:eastAsia="pt-BR"/>
        </w:rPr>
        <w:t>Yaobin</w:t>
      </w:r>
      <w:proofErr w:type="spellEnd"/>
      <w:r w:rsidRPr="007E4F6F">
        <w:rPr>
          <w:rFonts w:ascii="Arial" w:eastAsia="Times New Roman" w:hAnsi="Arial" w:cs="Arial"/>
          <w:sz w:val="24"/>
          <w:szCs w:val="24"/>
          <w:lang w:val="en-US" w:eastAsia="pt-BR"/>
        </w:rPr>
        <w:t>; HUANG, Wayne; WANG,</w:t>
      </w:r>
      <w:r w:rsidR="004B45EF" w:rsidRPr="007E4F6F">
        <w:rPr>
          <w:rFonts w:ascii="Arial" w:eastAsia="Times New Roman" w:hAnsi="Arial" w:cs="Arial"/>
          <w:sz w:val="24"/>
          <w:szCs w:val="24"/>
          <w:lang w:val="en-US" w:eastAsia="pt-BR"/>
        </w:rPr>
        <w:t xml:space="preserve"> </w:t>
      </w:r>
      <w:proofErr w:type="spellStart"/>
      <w:r w:rsidR="004B45EF" w:rsidRPr="007E4F6F">
        <w:rPr>
          <w:rFonts w:ascii="Arial" w:eastAsia="Times New Roman" w:hAnsi="Arial" w:cs="Arial"/>
          <w:sz w:val="24"/>
          <w:szCs w:val="24"/>
          <w:lang w:val="en-US" w:eastAsia="pt-BR"/>
        </w:rPr>
        <w:t>Qiuhong</w:t>
      </w:r>
      <w:proofErr w:type="spellEnd"/>
      <w:r w:rsidR="004B45EF" w:rsidRPr="007E4F6F">
        <w:rPr>
          <w:rFonts w:ascii="Arial" w:eastAsia="Times New Roman" w:hAnsi="Arial" w:cs="Arial"/>
          <w:sz w:val="24"/>
          <w:szCs w:val="24"/>
          <w:lang w:val="en-US" w:eastAsia="pt-BR"/>
        </w:rPr>
        <w:t>.</w:t>
      </w:r>
      <w:proofErr w:type="gramEnd"/>
      <w:r w:rsidR="004B45EF" w:rsidRPr="007E4F6F">
        <w:rPr>
          <w:rFonts w:ascii="Arial" w:eastAsia="Times New Roman" w:hAnsi="Arial" w:cs="Arial"/>
          <w:sz w:val="24"/>
          <w:szCs w:val="24"/>
          <w:lang w:val="en-US" w:eastAsia="pt-BR"/>
        </w:rPr>
        <w:t xml:space="preserve"> Internet inequality: The relationship between high school students’ internet use in different locations and their internet self-efficacy. </w:t>
      </w:r>
      <w:proofErr w:type="spellStart"/>
      <w:r w:rsidR="004B45EF" w:rsidRPr="00120A21">
        <w:rPr>
          <w:rFonts w:ascii="Arial" w:eastAsia="Times New Roman" w:hAnsi="Arial" w:cs="Arial"/>
          <w:b/>
          <w:iCs/>
          <w:sz w:val="24"/>
          <w:szCs w:val="24"/>
          <w:lang w:eastAsia="pt-BR"/>
        </w:rPr>
        <w:t>Computers</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and</w:t>
      </w:r>
      <w:proofErr w:type="spellEnd"/>
      <w:r w:rsidR="004B45EF" w:rsidRPr="00120A21">
        <w:rPr>
          <w:rFonts w:ascii="Arial" w:eastAsia="Times New Roman" w:hAnsi="Arial" w:cs="Arial"/>
          <w:b/>
          <w:iCs/>
          <w:sz w:val="24"/>
          <w:szCs w:val="24"/>
          <w:lang w:eastAsia="pt-BR"/>
        </w:rPr>
        <w:t xml:space="preserve"> </w:t>
      </w:r>
      <w:proofErr w:type="spellStart"/>
      <w:r w:rsidR="004B45EF" w:rsidRPr="00120A21">
        <w:rPr>
          <w:rFonts w:ascii="Arial" w:eastAsia="Times New Roman" w:hAnsi="Arial" w:cs="Arial"/>
          <w:b/>
          <w:iCs/>
          <w:sz w:val="24"/>
          <w:szCs w:val="24"/>
          <w:lang w:eastAsia="pt-BR"/>
        </w:rPr>
        <w:t>Education</w:t>
      </w:r>
      <w:proofErr w:type="spellEnd"/>
      <w:r>
        <w:rPr>
          <w:rFonts w:ascii="Arial" w:eastAsia="Times New Roman" w:hAnsi="Arial" w:cs="Arial"/>
          <w:sz w:val="24"/>
          <w:szCs w:val="24"/>
          <w:lang w:eastAsia="pt-BR"/>
        </w:rPr>
        <w:t>,</w:t>
      </w:r>
      <w:r w:rsidR="004B45EF" w:rsidRPr="00120A21">
        <w:rPr>
          <w:rFonts w:ascii="Arial" w:eastAsia="Times New Roman" w:hAnsi="Arial" w:cs="Arial"/>
          <w:sz w:val="24"/>
          <w:szCs w:val="24"/>
          <w:lang w:eastAsia="pt-BR"/>
        </w:rPr>
        <w:t xml:space="preserve"> v. </w:t>
      </w:r>
      <w:r w:rsidR="004B45EF" w:rsidRPr="00120A21">
        <w:rPr>
          <w:rFonts w:ascii="Arial" w:eastAsia="Times New Roman" w:hAnsi="Arial" w:cs="Arial"/>
          <w:iCs/>
          <w:sz w:val="24"/>
          <w:szCs w:val="24"/>
          <w:lang w:eastAsia="pt-BR"/>
        </w:rPr>
        <w:t>55</w:t>
      </w:r>
      <w:r>
        <w:rPr>
          <w:rFonts w:ascii="Arial" w:eastAsia="Times New Roman" w:hAnsi="Arial" w:cs="Arial"/>
          <w:sz w:val="24"/>
          <w:szCs w:val="24"/>
          <w:lang w:eastAsia="pt-BR"/>
        </w:rPr>
        <w:t>, p. 1405–1423,</w:t>
      </w:r>
      <w:r w:rsidR="004B45EF" w:rsidRPr="00120A21">
        <w:rPr>
          <w:rFonts w:ascii="Arial" w:eastAsia="Times New Roman" w:hAnsi="Arial" w:cs="Arial"/>
          <w:sz w:val="24"/>
          <w:szCs w:val="24"/>
          <w:lang w:eastAsia="pt-BR"/>
        </w:rPr>
        <w:t xml:space="preserve"> 2010.</w:t>
      </w:r>
    </w:p>
    <w:p w14:paraId="1D325021" w14:textId="2E38B64B" w:rsidR="003E289B" w:rsidRDefault="003E289B" w:rsidP="004B45EF">
      <w:pPr>
        <w:spacing w:line="240" w:lineRule="auto"/>
        <w:jc w:val="both"/>
        <w:rPr>
          <w:rFonts w:ascii="Arial" w:hAnsi="Arial" w:cs="Arial"/>
          <w:b/>
          <w:bCs/>
          <w:sz w:val="24"/>
          <w:szCs w:val="24"/>
        </w:rPr>
      </w:pPr>
    </w:p>
    <w:p w14:paraId="42E4632C" w14:textId="77777777" w:rsidR="004B45EF" w:rsidRDefault="004B45EF" w:rsidP="004B45EF">
      <w:pPr>
        <w:spacing w:line="240" w:lineRule="auto"/>
        <w:jc w:val="both"/>
        <w:rPr>
          <w:rFonts w:ascii="Arial" w:hAnsi="Arial" w:cs="Arial"/>
          <w:b/>
          <w:bCs/>
          <w:sz w:val="24"/>
          <w:szCs w:val="24"/>
        </w:rPr>
      </w:pPr>
    </w:p>
    <w:p w14:paraId="6548124C" w14:textId="77777777" w:rsidR="00C739F5" w:rsidRDefault="00C739F5" w:rsidP="004B45EF">
      <w:pPr>
        <w:spacing w:line="240" w:lineRule="auto"/>
        <w:jc w:val="both"/>
        <w:rPr>
          <w:rFonts w:ascii="Arial" w:hAnsi="Arial" w:cs="Arial"/>
          <w:b/>
          <w:bCs/>
          <w:sz w:val="24"/>
          <w:szCs w:val="24"/>
        </w:rPr>
      </w:pPr>
    </w:p>
    <w:p w14:paraId="18F2DEAE" w14:textId="77777777" w:rsidR="00C739F5" w:rsidRDefault="00C739F5" w:rsidP="004B45EF">
      <w:pPr>
        <w:spacing w:line="240" w:lineRule="auto"/>
        <w:jc w:val="both"/>
        <w:rPr>
          <w:rFonts w:ascii="Arial" w:hAnsi="Arial" w:cs="Arial"/>
          <w:b/>
          <w:bCs/>
          <w:sz w:val="24"/>
          <w:szCs w:val="24"/>
        </w:rPr>
      </w:pPr>
    </w:p>
    <w:p w14:paraId="4EBD63F4" w14:textId="2289B9EB" w:rsidR="004B45EF" w:rsidRPr="00410DB5" w:rsidRDefault="00476D5B" w:rsidP="004B45EF">
      <w:pPr>
        <w:spacing w:line="480" w:lineRule="auto"/>
        <w:jc w:val="both"/>
        <w:rPr>
          <w:rFonts w:ascii="Arial" w:hAnsi="Arial" w:cs="Arial"/>
          <w:b/>
          <w:bCs/>
          <w:sz w:val="24"/>
          <w:szCs w:val="24"/>
        </w:rPr>
      </w:pPr>
      <w:r>
        <w:rPr>
          <w:rFonts w:ascii="Arial" w:hAnsi="Arial" w:cs="Arial"/>
          <w:b/>
          <w:bCs/>
          <w:sz w:val="24"/>
          <w:szCs w:val="24"/>
        </w:rPr>
        <w:lastRenderedPageBreak/>
        <w:t>ANEXOS</w:t>
      </w:r>
    </w:p>
    <w:p w14:paraId="52B06C32" w14:textId="1E8EC9DE" w:rsidR="004B45EF" w:rsidRPr="0038372F" w:rsidRDefault="00476D5B" w:rsidP="004B45EF">
      <w:pPr>
        <w:pStyle w:val="Legenda"/>
        <w:keepNext/>
        <w:jc w:val="center"/>
        <w:rPr>
          <w:rFonts w:ascii="Arial" w:hAnsi="Arial" w:cs="Arial"/>
          <w:i w:val="0"/>
          <w:iCs w:val="0"/>
          <w:color w:val="auto"/>
          <w:sz w:val="24"/>
          <w:szCs w:val="24"/>
        </w:rPr>
      </w:pPr>
      <w:r>
        <w:rPr>
          <w:rFonts w:ascii="Arial" w:hAnsi="Arial" w:cs="Arial"/>
          <w:i w:val="0"/>
          <w:iCs w:val="0"/>
          <w:color w:val="auto"/>
          <w:sz w:val="24"/>
          <w:szCs w:val="24"/>
        </w:rPr>
        <w:t>Anexo</w:t>
      </w:r>
      <w:r w:rsidR="004B45EF" w:rsidRPr="0038372F">
        <w:rPr>
          <w:rFonts w:ascii="Arial" w:hAnsi="Arial" w:cs="Arial"/>
          <w:i w:val="0"/>
          <w:iCs w:val="0"/>
          <w:color w:val="auto"/>
          <w:sz w:val="24"/>
          <w:szCs w:val="24"/>
        </w:rPr>
        <w:t xml:space="preserve"> </w:t>
      </w:r>
      <w:r w:rsidR="004B45EF" w:rsidRPr="0038372F">
        <w:rPr>
          <w:rFonts w:ascii="Arial" w:hAnsi="Arial" w:cs="Arial"/>
          <w:i w:val="0"/>
          <w:iCs w:val="0"/>
          <w:color w:val="auto"/>
          <w:sz w:val="24"/>
          <w:szCs w:val="24"/>
        </w:rPr>
        <w:fldChar w:fldCharType="begin"/>
      </w:r>
      <w:r w:rsidR="004B45EF" w:rsidRPr="0038372F">
        <w:rPr>
          <w:rFonts w:ascii="Arial" w:hAnsi="Arial" w:cs="Arial"/>
          <w:i w:val="0"/>
          <w:iCs w:val="0"/>
          <w:color w:val="auto"/>
          <w:sz w:val="24"/>
          <w:szCs w:val="24"/>
        </w:rPr>
        <w:instrText xml:space="preserve"> SEQ Apêndice \* ARABIC </w:instrText>
      </w:r>
      <w:r w:rsidR="004B45EF" w:rsidRPr="0038372F">
        <w:rPr>
          <w:rFonts w:ascii="Arial" w:hAnsi="Arial" w:cs="Arial"/>
          <w:i w:val="0"/>
          <w:iCs w:val="0"/>
          <w:color w:val="auto"/>
          <w:sz w:val="24"/>
          <w:szCs w:val="24"/>
        </w:rPr>
        <w:fldChar w:fldCharType="separate"/>
      </w:r>
      <w:r w:rsidR="00E073E3">
        <w:rPr>
          <w:rFonts w:ascii="Arial" w:hAnsi="Arial" w:cs="Arial"/>
          <w:i w:val="0"/>
          <w:iCs w:val="0"/>
          <w:noProof/>
          <w:color w:val="auto"/>
          <w:sz w:val="24"/>
          <w:szCs w:val="24"/>
        </w:rPr>
        <w:t>1</w:t>
      </w:r>
      <w:r w:rsidR="004B45EF" w:rsidRPr="0038372F">
        <w:rPr>
          <w:rFonts w:ascii="Arial" w:hAnsi="Arial" w:cs="Arial"/>
          <w:i w:val="0"/>
          <w:iCs w:val="0"/>
          <w:color w:val="auto"/>
          <w:sz w:val="24"/>
          <w:szCs w:val="24"/>
        </w:rPr>
        <w:fldChar w:fldCharType="end"/>
      </w:r>
      <w:r w:rsidR="004B45EF" w:rsidRPr="0038372F">
        <w:rPr>
          <w:rFonts w:ascii="Arial" w:hAnsi="Arial" w:cs="Arial"/>
          <w:i w:val="0"/>
          <w:iCs w:val="0"/>
          <w:color w:val="auto"/>
          <w:sz w:val="24"/>
          <w:szCs w:val="24"/>
        </w:rPr>
        <w:t xml:space="preserve"> - Parte 1 da Ata de Reunião de Seleção das Cidades do Projeto Piloto </w:t>
      </w:r>
      <w:proofErr w:type="gramStart"/>
      <w:r w:rsidR="004B45EF" w:rsidRPr="0038372F">
        <w:rPr>
          <w:rFonts w:ascii="Arial" w:hAnsi="Arial" w:cs="Arial"/>
          <w:i w:val="0"/>
          <w:iCs w:val="0"/>
          <w:color w:val="auto"/>
          <w:sz w:val="24"/>
          <w:szCs w:val="24"/>
        </w:rPr>
        <w:t>do Cidades</w:t>
      </w:r>
      <w:proofErr w:type="gramEnd"/>
      <w:r w:rsidR="004B45EF" w:rsidRPr="0038372F">
        <w:rPr>
          <w:rFonts w:ascii="Arial" w:hAnsi="Arial" w:cs="Arial"/>
          <w:i w:val="0"/>
          <w:iCs w:val="0"/>
          <w:color w:val="auto"/>
          <w:sz w:val="24"/>
          <w:szCs w:val="24"/>
        </w:rPr>
        <w:t xml:space="preserve"> Digitais</w:t>
      </w:r>
    </w:p>
    <w:p w14:paraId="55338ADC" w14:textId="77777777" w:rsidR="004B45EF" w:rsidRDefault="004B45EF" w:rsidP="004B45EF">
      <w:pPr>
        <w:keepNext/>
        <w:spacing w:after="0"/>
        <w:jc w:val="center"/>
      </w:pPr>
      <w:r>
        <w:rPr>
          <w:rFonts w:ascii="Arial" w:hAnsi="Arial" w:cs="Arial"/>
          <w:b/>
          <w:bCs/>
          <w:noProof/>
          <w:sz w:val="24"/>
          <w:szCs w:val="24"/>
          <w:lang w:eastAsia="pt-BR"/>
        </w:rPr>
        <w:drawing>
          <wp:inline distT="0" distB="0" distL="0" distR="0" wp14:anchorId="260D499E" wp14:editId="66CE062B">
            <wp:extent cx="5401415" cy="7632000"/>
            <wp:effectExtent l="0" t="0" r="889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54">
                      <a:extLst>
                        <a:ext uri="{28A0092B-C50C-407E-A947-70E740481C1C}">
                          <a14:useLocalDpi xmlns:a14="http://schemas.microsoft.com/office/drawing/2010/main" val="0"/>
                        </a:ext>
                      </a:extLst>
                    </a:blip>
                    <a:stretch>
                      <a:fillRect/>
                    </a:stretch>
                  </pic:blipFill>
                  <pic:spPr>
                    <a:xfrm>
                      <a:off x="0" y="0"/>
                      <a:ext cx="5401415" cy="7632000"/>
                    </a:xfrm>
                    <a:prstGeom prst="rect">
                      <a:avLst/>
                    </a:prstGeom>
                  </pic:spPr>
                </pic:pic>
              </a:graphicData>
            </a:graphic>
          </wp:inline>
        </w:drawing>
      </w:r>
    </w:p>
    <w:p w14:paraId="35630BD0" w14:textId="77777777" w:rsidR="004B45EF" w:rsidRPr="00D83588" w:rsidRDefault="004B45EF" w:rsidP="004B45EF">
      <w:pPr>
        <w:pStyle w:val="Legenda"/>
        <w:jc w:val="center"/>
        <w:rPr>
          <w:rFonts w:ascii="Arial" w:hAnsi="Arial" w:cs="Arial"/>
          <w:i w:val="0"/>
          <w:iCs w:val="0"/>
          <w:color w:val="auto"/>
          <w:sz w:val="20"/>
          <w:szCs w:val="20"/>
        </w:rPr>
      </w:pPr>
      <w:r w:rsidRPr="00D83588">
        <w:rPr>
          <w:rFonts w:ascii="Arial" w:hAnsi="Arial" w:cs="Arial"/>
          <w:i w:val="0"/>
          <w:iCs w:val="0"/>
          <w:color w:val="auto"/>
          <w:sz w:val="20"/>
          <w:szCs w:val="20"/>
        </w:rPr>
        <w:t>Fonte: CGU</w:t>
      </w:r>
    </w:p>
    <w:p w14:paraId="33C90800" w14:textId="2D29A565" w:rsidR="004B45EF" w:rsidRPr="0038372F" w:rsidRDefault="00476D5B" w:rsidP="004B45EF">
      <w:pPr>
        <w:pStyle w:val="Legenda"/>
        <w:keepNext/>
        <w:jc w:val="center"/>
        <w:rPr>
          <w:rFonts w:ascii="Arial" w:hAnsi="Arial" w:cs="Arial"/>
          <w:i w:val="0"/>
          <w:iCs w:val="0"/>
          <w:color w:val="auto"/>
          <w:sz w:val="24"/>
          <w:szCs w:val="24"/>
        </w:rPr>
      </w:pPr>
      <w:r>
        <w:rPr>
          <w:rFonts w:ascii="Arial" w:hAnsi="Arial" w:cs="Arial"/>
          <w:i w:val="0"/>
          <w:iCs w:val="0"/>
          <w:color w:val="auto"/>
          <w:sz w:val="24"/>
          <w:szCs w:val="24"/>
        </w:rPr>
        <w:lastRenderedPageBreak/>
        <w:t>Anexo</w:t>
      </w:r>
      <w:r w:rsidR="004B45EF" w:rsidRPr="0038372F">
        <w:rPr>
          <w:rFonts w:ascii="Arial" w:hAnsi="Arial" w:cs="Arial"/>
          <w:i w:val="0"/>
          <w:iCs w:val="0"/>
          <w:color w:val="auto"/>
          <w:sz w:val="24"/>
          <w:szCs w:val="24"/>
        </w:rPr>
        <w:t xml:space="preserve"> </w:t>
      </w:r>
      <w:r w:rsidR="004B45EF" w:rsidRPr="0038372F">
        <w:rPr>
          <w:rFonts w:ascii="Arial" w:hAnsi="Arial" w:cs="Arial"/>
          <w:i w:val="0"/>
          <w:iCs w:val="0"/>
          <w:color w:val="auto"/>
          <w:sz w:val="24"/>
          <w:szCs w:val="24"/>
        </w:rPr>
        <w:fldChar w:fldCharType="begin"/>
      </w:r>
      <w:r w:rsidR="004B45EF" w:rsidRPr="0038372F">
        <w:rPr>
          <w:rFonts w:ascii="Arial" w:hAnsi="Arial" w:cs="Arial"/>
          <w:i w:val="0"/>
          <w:iCs w:val="0"/>
          <w:color w:val="auto"/>
          <w:sz w:val="24"/>
          <w:szCs w:val="24"/>
        </w:rPr>
        <w:instrText xml:space="preserve"> SEQ Apêndice \* ARABIC </w:instrText>
      </w:r>
      <w:r w:rsidR="004B45EF" w:rsidRPr="0038372F">
        <w:rPr>
          <w:rFonts w:ascii="Arial" w:hAnsi="Arial" w:cs="Arial"/>
          <w:i w:val="0"/>
          <w:iCs w:val="0"/>
          <w:color w:val="auto"/>
          <w:sz w:val="24"/>
          <w:szCs w:val="24"/>
        </w:rPr>
        <w:fldChar w:fldCharType="separate"/>
      </w:r>
      <w:r w:rsidR="00E073E3">
        <w:rPr>
          <w:rFonts w:ascii="Arial" w:hAnsi="Arial" w:cs="Arial"/>
          <w:i w:val="0"/>
          <w:iCs w:val="0"/>
          <w:noProof/>
          <w:color w:val="auto"/>
          <w:sz w:val="24"/>
          <w:szCs w:val="24"/>
        </w:rPr>
        <w:t>2</w:t>
      </w:r>
      <w:r w:rsidR="004B45EF" w:rsidRPr="0038372F">
        <w:rPr>
          <w:rFonts w:ascii="Arial" w:hAnsi="Arial" w:cs="Arial"/>
          <w:i w:val="0"/>
          <w:iCs w:val="0"/>
          <w:color w:val="auto"/>
          <w:sz w:val="24"/>
          <w:szCs w:val="24"/>
        </w:rPr>
        <w:fldChar w:fldCharType="end"/>
      </w:r>
      <w:r w:rsidR="004B45EF" w:rsidRPr="0038372F">
        <w:rPr>
          <w:rFonts w:ascii="Arial" w:hAnsi="Arial" w:cs="Arial"/>
          <w:i w:val="0"/>
          <w:iCs w:val="0"/>
          <w:color w:val="auto"/>
          <w:sz w:val="24"/>
          <w:szCs w:val="24"/>
        </w:rPr>
        <w:t xml:space="preserve"> - Parte 2 da Ata de Reunião de Seleção das Cidades do Projeto Piloto </w:t>
      </w:r>
      <w:proofErr w:type="gramStart"/>
      <w:r w:rsidR="004B45EF" w:rsidRPr="0038372F">
        <w:rPr>
          <w:rFonts w:ascii="Arial" w:hAnsi="Arial" w:cs="Arial"/>
          <w:i w:val="0"/>
          <w:iCs w:val="0"/>
          <w:color w:val="auto"/>
          <w:sz w:val="24"/>
          <w:szCs w:val="24"/>
        </w:rPr>
        <w:t>do Cidades</w:t>
      </w:r>
      <w:proofErr w:type="gramEnd"/>
      <w:r w:rsidR="004B45EF" w:rsidRPr="0038372F">
        <w:rPr>
          <w:rFonts w:ascii="Arial" w:hAnsi="Arial" w:cs="Arial"/>
          <w:i w:val="0"/>
          <w:iCs w:val="0"/>
          <w:color w:val="auto"/>
          <w:sz w:val="24"/>
          <w:szCs w:val="24"/>
        </w:rPr>
        <w:t xml:space="preserve"> Digitais</w:t>
      </w:r>
    </w:p>
    <w:p w14:paraId="4244AEE2" w14:textId="77777777" w:rsidR="004B45EF" w:rsidRDefault="004B45EF" w:rsidP="004B45EF">
      <w:pPr>
        <w:spacing w:after="0"/>
        <w:jc w:val="center"/>
      </w:pPr>
      <w:r>
        <w:rPr>
          <w:rFonts w:ascii="Arial" w:hAnsi="Arial" w:cs="Arial"/>
          <w:b/>
          <w:bCs/>
          <w:noProof/>
          <w:sz w:val="24"/>
          <w:szCs w:val="24"/>
          <w:lang w:eastAsia="pt-BR"/>
        </w:rPr>
        <w:drawing>
          <wp:inline distT="0" distB="0" distL="0" distR="0" wp14:anchorId="08CF7C50" wp14:editId="1AE0B0A1">
            <wp:extent cx="5401410" cy="7632000"/>
            <wp:effectExtent l="0" t="0" r="889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55">
                      <a:extLst>
                        <a:ext uri="{28A0092B-C50C-407E-A947-70E740481C1C}">
                          <a14:useLocalDpi xmlns:a14="http://schemas.microsoft.com/office/drawing/2010/main" val="0"/>
                        </a:ext>
                      </a:extLst>
                    </a:blip>
                    <a:stretch>
                      <a:fillRect/>
                    </a:stretch>
                  </pic:blipFill>
                  <pic:spPr>
                    <a:xfrm>
                      <a:off x="0" y="0"/>
                      <a:ext cx="5401410" cy="7632000"/>
                    </a:xfrm>
                    <a:prstGeom prst="rect">
                      <a:avLst/>
                    </a:prstGeom>
                  </pic:spPr>
                </pic:pic>
              </a:graphicData>
            </a:graphic>
          </wp:inline>
        </w:drawing>
      </w:r>
    </w:p>
    <w:p w14:paraId="5FF5E77F" w14:textId="77777777" w:rsidR="004B45EF" w:rsidRPr="00D83588" w:rsidRDefault="004B45EF" w:rsidP="004B45EF">
      <w:pPr>
        <w:pStyle w:val="Legenda"/>
        <w:jc w:val="center"/>
        <w:rPr>
          <w:rFonts w:ascii="Arial" w:hAnsi="Arial" w:cs="Arial"/>
          <w:i w:val="0"/>
          <w:iCs w:val="0"/>
          <w:color w:val="auto"/>
          <w:sz w:val="20"/>
          <w:szCs w:val="20"/>
        </w:rPr>
      </w:pPr>
      <w:r w:rsidRPr="00D83588">
        <w:rPr>
          <w:rFonts w:ascii="Arial" w:hAnsi="Arial" w:cs="Arial"/>
          <w:i w:val="0"/>
          <w:iCs w:val="0"/>
          <w:color w:val="auto"/>
          <w:sz w:val="20"/>
          <w:szCs w:val="20"/>
        </w:rPr>
        <w:t>Fonte: CGU</w:t>
      </w:r>
    </w:p>
    <w:p w14:paraId="77BED357" w14:textId="77777777" w:rsidR="004B45EF" w:rsidRPr="00D83588" w:rsidRDefault="004B45EF" w:rsidP="004B45EF">
      <w:pPr>
        <w:jc w:val="center"/>
      </w:pPr>
    </w:p>
    <w:p w14:paraId="6EBEB97F" w14:textId="66D35EA4" w:rsidR="004B45EF" w:rsidRPr="0038372F" w:rsidRDefault="00476D5B" w:rsidP="004B45EF">
      <w:pPr>
        <w:pStyle w:val="Legenda"/>
        <w:keepNext/>
        <w:jc w:val="center"/>
        <w:rPr>
          <w:rFonts w:ascii="Arial" w:hAnsi="Arial" w:cs="Arial"/>
          <w:i w:val="0"/>
          <w:iCs w:val="0"/>
          <w:color w:val="auto"/>
          <w:sz w:val="24"/>
          <w:szCs w:val="24"/>
        </w:rPr>
      </w:pPr>
      <w:r>
        <w:rPr>
          <w:rFonts w:ascii="Arial" w:hAnsi="Arial" w:cs="Arial"/>
          <w:i w:val="0"/>
          <w:iCs w:val="0"/>
          <w:color w:val="auto"/>
          <w:sz w:val="24"/>
          <w:szCs w:val="24"/>
        </w:rPr>
        <w:lastRenderedPageBreak/>
        <w:t>Anexo</w:t>
      </w:r>
      <w:r w:rsidR="004B45EF" w:rsidRPr="0038372F">
        <w:rPr>
          <w:rFonts w:ascii="Arial" w:hAnsi="Arial" w:cs="Arial"/>
          <w:i w:val="0"/>
          <w:iCs w:val="0"/>
          <w:color w:val="auto"/>
          <w:sz w:val="24"/>
          <w:szCs w:val="24"/>
        </w:rPr>
        <w:t xml:space="preserve"> </w:t>
      </w:r>
      <w:r w:rsidR="004B45EF" w:rsidRPr="0038372F">
        <w:rPr>
          <w:rFonts w:ascii="Arial" w:hAnsi="Arial" w:cs="Arial"/>
          <w:i w:val="0"/>
          <w:iCs w:val="0"/>
          <w:color w:val="auto"/>
          <w:sz w:val="24"/>
          <w:szCs w:val="24"/>
        </w:rPr>
        <w:fldChar w:fldCharType="begin"/>
      </w:r>
      <w:r w:rsidR="004B45EF" w:rsidRPr="0038372F">
        <w:rPr>
          <w:rFonts w:ascii="Arial" w:hAnsi="Arial" w:cs="Arial"/>
          <w:i w:val="0"/>
          <w:iCs w:val="0"/>
          <w:color w:val="auto"/>
          <w:sz w:val="24"/>
          <w:szCs w:val="24"/>
        </w:rPr>
        <w:instrText xml:space="preserve"> SEQ Apêndice \* ARABIC </w:instrText>
      </w:r>
      <w:r w:rsidR="004B45EF" w:rsidRPr="0038372F">
        <w:rPr>
          <w:rFonts w:ascii="Arial" w:hAnsi="Arial" w:cs="Arial"/>
          <w:i w:val="0"/>
          <w:iCs w:val="0"/>
          <w:color w:val="auto"/>
          <w:sz w:val="24"/>
          <w:szCs w:val="24"/>
        </w:rPr>
        <w:fldChar w:fldCharType="separate"/>
      </w:r>
      <w:r w:rsidR="00E073E3">
        <w:rPr>
          <w:rFonts w:ascii="Arial" w:hAnsi="Arial" w:cs="Arial"/>
          <w:i w:val="0"/>
          <w:iCs w:val="0"/>
          <w:noProof/>
          <w:color w:val="auto"/>
          <w:sz w:val="24"/>
          <w:szCs w:val="24"/>
        </w:rPr>
        <w:t>3</w:t>
      </w:r>
      <w:r w:rsidR="004B45EF" w:rsidRPr="0038372F">
        <w:rPr>
          <w:rFonts w:ascii="Arial" w:hAnsi="Arial" w:cs="Arial"/>
          <w:i w:val="0"/>
          <w:iCs w:val="0"/>
          <w:color w:val="auto"/>
          <w:sz w:val="24"/>
          <w:szCs w:val="24"/>
        </w:rPr>
        <w:fldChar w:fldCharType="end"/>
      </w:r>
      <w:r w:rsidR="004B45EF" w:rsidRPr="0038372F">
        <w:rPr>
          <w:rFonts w:ascii="Arial" w:hAnsi="Arial" w:cs="Arial"/>
          <w:i w:val="0"/>
          <w:iCs w:val="0"/>
          <w:color w:val="auto"/>
          <w:sz w:val="24"/>
          <w:szCs w:val="24"/>
        </w:rPr>
        <w:t xml:space="preserve"> - Parte 3 da Ata de Reunião de Seleção das Cidades do Projeto Piloto </w:t>
      </w:r>
      <w:proofErr w:type="gramStart"/>
      <w:r w:rsidR="004B45EF" w:rsidRPr="0038372F">
        <w:rPr>
          <w:rFonts w:ascii="Arial" w:hAnsi="Arial" w:cs="Arial"/>
          <w:i w:val="0"/>
          <w:iCs w:val="0"/>
          <w:color w:val="auto"/>
          <w:sz w:val="24"/>
          <w:szCs w:val="24"/>
        </w:rPr>
        <w:t>do Cidades</w:t>
      </w:r>
      <w:proofErr w:type="gramEnd"/>
      <w:r w:rsidR="004B45EF" w:rsidRPr="0038372F">
        <w:rPr>
          <w:rFonts w:ascii="Arial" w:hAnsi="Arial" w:cs="Arial"/>
          <w:i w:val="0"/>
          <w:iCs w:val="0"/>
          <w:color w:val="auto"/>
          <w:sz w:val="24"/>
          <w:szCs w:val="24"/>
        </w:rPr>
        <w:t xml:space="preserve"> Digitais</w:t>
      </w:r>
    </w:p>
    <w:p w14:paraId="25DF37F2" w14:textId="77777777" w:rsidR="004B45EF" w:rsidRDefault="004B45EF" w:rsidP="004B45EF">
      <w:pPr>
        <w:spacing w:after="0"/>
        <w:jc w:val="center"/>
      </w:pPr>
      <w:r>
        <w:rPr>
          <w:rFonts w:ascii="Arial" w:hAnsi="Arial" w:cs="Arial"/>
          <w:b/>
          <w:bCs/>
          <w:noProof/>
          <w:sz w:val="24"/>
          <w:szCs w:val="24"/>
          <w:lang w:eastAsia="pt-BR"/>
        </w:rPr>
        <w:drawing>
          <wp:inline distT="0" distB="0" distL="0" distR="0" wp14:anchorId="38E4C05E" wp14:editId="3AB4B29C">
            <wp:extent cx="5401411" cy="7632000"/>
            <wp:effectExtent l="0" t="0" r="889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56">
                      <a:extLst>
                        <a:ext uri="{28A0092B-C50C-407E-A947-70E740481C1C}">
                          <a14:useLocalDpi xmlns:a14="http://schemas.microsoft.com/office/drawing/2010/main" val="0"/>
                        </a:ext>
                      </a:extLst>
                    </a:blip>
                    <a:stretch>
                      <a:fillRect/>
                    </a:stretch>
                  </pic:blipFill>
                  <pic:spPr>
                    <a:xfrm>
                      <a:off x="0" y="0"/>
                      <a:ext cx="5401411" cy="7632000"/>
                    </a:xfrm>
                    <a:prstGeom prst="rect">
                      <a:avLst/>
                    </a:prstGeom>
                  </pic:spPr>
                </pic:pic>
              </a:graphicData>
            </a:graphic>
          </wp:inline>
        </w:drawing>
      </w:r>
    </w:p>
    <w:p w14:paraId="7F720DA9" w14:textId="77777777" w:rsidR="004B45EF" w:rsidRPr="00D83588" w:rsidRDefault="004B45EF" w:rsidP="004B45EF">
      <w:pPr>
        <w:pStyle w:val="Legenda"/>
        <w:jc w:val="center"/>
        <w:rPr>
          <w:rFonts w:ascii="Arial" w:hAnsi="Arial" w:cs="Arial"/>
          <w:i w:val="0"/>
          <w:iCs w:val="0"/>
          <w:color w:val="auto"/>
          <w:sz w:val="20"/>
          <w:szCs w:val="20"/>
        </w:rPr>
      </w:pPr>
      <w:r w:rsidRPr="00D83588">
        <w:rPr>
          <w:rFonts w:ascii="Arial" w:hAnsi="Arial" w:cs="Arial"/>
          <w:i w:val="0"/>
          <w:iCs w:val="0"/>
          <w:color w:val="auto"/>
          <w:sz w:val="20"/>
          <w:szCs w:val="20"/>
        </w:rPr>
        <w:t>Fonte: CGU</w:t>
      </w:r>
    </w:p>
    <w:p w14:paraId="558308ED" w14:textId="77777777" w:rsidR="004B45EF" w:rsidRPr="00D83588" w:rsidRDefault="004B45EF" w:rsidP="004B45EF">
      <w:pPr>
        <w:jc w:val="center"/>
      </w:pPr>
    </w:p>
    <w:p w14:paraId="1EFA41BE" w14:textId="75EF9FF9" w:rsidR="004B45EF" w:rsidRPr="0038372F" w:rsidRDefault="00476D5B" w:rsidP="004B45EF">
      <w:pPr>
        <w:pStyle w:val="Legenda"/>
        <w:keepNext/>
        <w:jc w:val="center"/>
        <w:rPr>
          <w:rFonts w:ascii="Arial" w:hAnsi="Arial" w:cs="Arial"/>
          <w:i w:val="0"/>
          <w:iCs w:val="0"/>
          <w:color w:val="auto"/>
          <w:sz w:val="24"/>
          <w:szCs w:val="24"/>
        </w:rPr>
      </w:pPr>
      <w:r>
        <w:rPr>
          <w:rFonts w:ascii="Arial" w:hAnsi="Arial" w:cs="Arial"/>
          <w:i w:val="0"/>
          <w:iCs w:val="0"/>
          <w:color w:val="auto"/>
          <w:sz w:val="24"/>
          <w:szCs w:val="24"/>
        </w:rPr>
        <w:lastRenderedPageBreak/>
        <w:t>Anexo</w:t>
      </w:r>
      <w:r w:rsidR="004B45EF" w:rsidRPr="0038372F">
        <w:rPr>
          <w:rFonts w:ascii="Arial" w:hAnsi="Arial" w:cs="Arial"/>
          <w:i w:val="0"/>
          <w:iCs w:val="0"/>
          <w:color w:val="auto"/>
          <w:sz w:val="24"/>
          <w:szCs w:val="24"/>
        </w:rPr>
        <w:t xml:space="preserve"> </w:t>
      </w:r>
      <w:r w:rsidR="004B45EF" w:rsidRPr="0038372F">
        <w:rPr>
          <w:rFonts w:ascii="Arial" w:hAnsi="Arial" w:cs="Arial"/>
          <w:i w:val="0"/>
          <w:iCs w:val="0"/>
          <w:color w:val="auto"/>
          <w:sz w:val="24"/>
          <w:szCs w:val="24"/>
        </w:rPr>
        <w:fldChar w:fldCharType="begin"/>
      </w:r>
      <w:r w:rsidR="004B45EF" w:rsidRPr="0038372F">
        <w:rPr>
          <w:rFonts w:ascii="Arial" w:hAnsi="Arial" w:cs="Arial"/>
          <w:i w:val="0"/>
          <w:iCs w:val="0"/>
          <w:color w:val="auto"/>
          <w:sz w:val="24"/>
          <w:szCs w:val="24"/>
        </w:rPr>
        <w:instrText xml:space="preserve"> SEQ Apêndice \* ARABIC </w:instrText>
      </w:r>
      <w:r w:rsidR="004B45EF" w:rsidRPr="0038372F">
        <w:rPr>
          <w:rFonts w:ascii="Arial" w:hAnsi="Arial" w:cs="Arial"/>
          <w:i w:val="0"/>
          <w:iCs w:val="0"/>
          <w:color w:val="auto"/>
          <w:sz w:val="24"/>
          <w:szCs w:val="24"/>
        </w:rPr>
        <w:fldChar w:fldCharType="separate"/>
      </w:r>
      <w:r w:rsidR="00E073E3">
        <w:rPr>
          <w:rFonts w:ascii="Arial" w:hAnsi="Arial" w:cs="Arial"/>
          <w:i w:val="0"/>
          <w:iCs w:val="0"/>
          <w:noProof/>
          <w:color w:val="auto"/>
          <w:sz w:val="24"/>
          <w:szCs w:val="24"/>
        </w:rPr>
        <w:t>4</w:t>
      </w:r>
      <w:r w:rsidR="004B45EF" w:rsidRPr="0038372F">
        <w:rPr>
          <w:rFonts w:ascii="Arial" w:hAnsi="Arial" w:cs="Arial"/>
          <w:i w:val="0"/>
          <w:iCs w:val="0"/>
          <w:color w:val="auto"/>
          <w:sz w:val="24"/>
          <w:szCs w:val="24"/>
        </w:rPr>
        <w:fldChar w:fldCharType="end"/>
      </w:r>
      <w:r w:rsidR="004B45EF" w:rsidRPr="0038372F">
        <w:rPr>
          <w:rFonts w:ascii="Arial" w:hAnsi="Arial" w:cs="Arial"/>
          <w:i w:val="0"/>
          <w:iCs w:val="0"/>
          <w:color w:val="auto"/>
          <w:sz w:val="24"/>
          <w:szCs w:val="24"/>
        </w:rPr>
        <w:t xml:space="preserve"> - Parte 4 da Ata de Reunião de Seleção das Cidades do Projeto Piloto </w:t>
      </w:r>
      <w:proofErr w:type="gramStart"/>
      <w:r w:rsidR="004B45EF" w:rsidRPr="0038372F">
        <w:rPr>
          <w:rFonts w:ascii="Arial" w:hAnsi="Arial" w:cs="Arial"/>
          <w:i w:val="0"/>
          <w:iCs w:val="0"/>
          <w:color w:val="auto"/>
          <w:sz w:val="24"/>
          <w:szCs w:val="24"/>
        </w:rPr>
        <w:t>do Cidades</w:t>
      </w:r>
      <w:proofErr w:type="gramEnd"/>
      <w:r w:rsidR="004B45EF" w:rsidRPr="0038372F">
        <w:rPr>
          <w:rFonts w:ascii="Arial" w:hAnsi="Arial" w:cs="Arial"/>
          <w:i w:val="0"/>
          <w:iCs w:val="0"/>
          <w:color w:val="auto"/>
          <w:sz w:val="24"/>
          <w:szCs w:val="24"/>
        </w:rPr>
        <w:t xml:space="preserve"> Digitais</w:t>
      </w:r>
    </w:p>
    <w:p w14:paraId="01B8E11B" w14:textId="77777777" w:rsidR="004B45EF" w:rsidRDefault="004B45EF" w:rsidP="004B45EF">
      <w:pPr>
        <w:spacing w:after="0"/>
        <w:jc w:val="center"/>
      </w:pPr>
      <w:r>
        <w:rPr>
          <w:rFonts w:ascii="Arial" w:hAnsi="Arial" w:cs="Arial"/>
          <w:b/>
          <w:bCs/>
          <w:noProof/>
          <w:sz w:val="24"/>
          <w:szCs w:val="24"/>
          <w:lang w:eastAsia="pt-BR"/>
        </w:rPr>
        <w:drawing>
          <wp:inline distT="0" distB="0" distL="0" distR="0" wp14:anchorId="4134EA0E" wp14:editId="2603FDB2">
            <wp:extent cx="5401410" cy="7632000"/>
            <wp:effectExtent l="0" t="0" r="889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57">
                      <a:extLst>
                        <a:ext uri="{28A0092B-C50C-407E-A947-70E740481C1C}">
                          <a14:useLocalDpi xmlns:a14="http://schemas.microsoft.com/office/drawing/2010/main" val="0"/>
                        </a:ext>
                      </a:extLst>
                    </a:blip>
                    <a:stretch>
                      <a:fillRect/>
                    </a:stretch>
                  </pic:blipFill>
                  <pic:spPr>
                    <a:xfrm>
                      <a:off x="0" y="0"/>
                      <a:ext cx="5401410" cy="7632000"/>
                    </a:xfrm>
                    <a:prstGeom prst="rect">
                      <a:avLst/>
                    </a:prstGeom>
                  </pic:spPr>
                </pic:pic>
              </a:graphicData>
            </a:graphic>
          </wp:inline>
        </w:drawing>
      </w:r>
    </w:p>
    <w:p w14:paraId="2CA07C70" w14:textId="77777777" w:rsidR="004B45EF" w:rsidRPr="00D83588" w:rsidRDefault="004B45EF" w:rsidP="004B45EF">
      <w:pPr>
        <w:pStyle w:val="Legenda"/>
        <w:jc w:val="center"/>
        <w:rPr>
          <w:rFonts w:ascii="Arial" w:hAnsi="Arial" w:cs="Arial"/>
          <w:i w:val="0"/>
          <w:iCs w:val="0"/>
          <w:color w:val="auto"/>
          <w:sz w:val="20"/>
          <w:szCs w:val="20"/>
        </w:rPr>
      </w:pPr>
      <w:r w:rsidRPr="00D83588">
        <w:rPr>
          <w:rFonts w:ascii="Arial" w:hAnsi="Arial" w:cs="Arial"/>
          <w:i w:val="0"/>
          <w:iCs w:val="0"/>
          <w:color w:val="auto"/>
          <w:sz w:val="20"/>
          <w:szCs w:val="20"/>
        </w:rPr>
        <w:t>Fonte: CGU</w:t>
      </w:r>
    </w:p>
    <w:p w14:paraId="23D28DF0" w14:textId="77777777" w:rsidR="004B45EF" w:rsidRPr="00410DB5" w:rsidRDefault="004B45EF" w:rsidP="004B45EF">
      <w:pPr>
        <w:jc w:val="center"/>
      </w:pPr>
    </w:p>
    <w:p w14:paraId="5F9BF1F9" w14:textId="14198B7F" w:rsidR="004B45EF" w:rsidRPr="0038372F" w:rsidRDefault="00476D5B" w:rsidP="004B45EF">
      <w:pPr>
        <w:pStyle w:val="Legenda"/>
        <w:keepNext/>
        <w:jc w:val="center"/>
        <w:rPr>
          <w:rFonts w:ascii="Arial" w:hAnsi="Arial" w:cs="Arial"/>
          <w:i w:val="0"/>
          <w:iCs w:val="0"/>
          <w:color w:val="auto"/>
          <w:sz w:val="24"/>
          <w:szCs w:val="24"/>
        </w:rPr>
      </w:pPr>
      <w:r>
        <w:rPr>
          <w:rFonts w:ascii="Arial" w:hAnsi="Arial" w:cs="Arial"/>
          <w:i w:val="0"/>
          <w:iCs w:val="0"/>
          <w:color w:val="auto"/>
          <w:sz w:val="24"/>
          <w:szCs w:val="24"/>
        </w:rPr>
        <w:lastRenderedPageBreak/>
        <w:t>Anexo</w:t>
      </w:r>
      <w:r w:rsidR="004B45EF" w:rsidRPr="0038372F">
        <w:rPr>
          <w:rFonts w:ascii="Arial" w:hAnsi="Arial" w:cs="Arial"/>
          <w:i w:val="0"/>
          <w:iCs w:val="0"/>
          <w:color w:val="auto"/>
          <w:sz w:val="24"/>
          <w:szCs w:val="24"/>
        </w:rPr>
        <w:t xml:space="preserve"> </w:t>
      </w:r>
      <w:r w:rsidR="004B45EF" w:rsidRPr="0038372F">
        <w:rPr>
          <w:rFonts w:ascii="Arial" w:hAnsi="Arial" w:cs="Arial"/>
          <w:i w:val="0"/>
          <w:iCs w:val="0"/>
          <w:color w:val="auto"/>
          <w:sz w:val="24"/>
          <w:szCs w:val="24"/>
        </w:rPr>
        <w:fldChar w:fldCharType="begin"/>
      </w:r>
      <w:r w:rsidR="004B45EF" w:rsidRPr="0038372F">
        <w:rPr>
          <w:rFonts w:ascii="Arial" w:hAnsi="Arial" w:cs="Arial"/>
          <w:i w:val="0"/>
          <w:iCs w:val="0"/>
          <w:color w:val="auto"/>
          <w:sz w:val="24"/>
          <w:szCs w:val="24"/>
        </w:rPr>
        <w:instrText xml:space="preserve"> SEQ Apêndice \* ARABIC </w:instrText>
      </w:r>
      <w:r w:rsidR="004B45EF" w:rsidRPr="0038372F">
        <w:rPr>
          <w:rFonts w:ascii="Arial" w:hAnsi="Arial" w:cs="Arial"/>
          <w:i w:val="0"/>
          <w:iCs w:val="0"/>
          <w:color w:val="auto"/>
          <w:sz w:val="24"/>
          <w:szCs w:val="24"/>
        </w:rPr>
        <w:fldChar w:fldCharType="separate"/>
      </w:r>
      <w:r w:rsidR="00E073E3">
        <w:rPr>
          <w:rFonts w:ascii="Arial" w:hAnsi="Arial" w:cs="Arial"/>
          <w:i w:val="0"/>
          <w:iCs w:val="0"/>
          <w:noProof/>
          <w:color w:val="auto"/>
          <w:sz w:val="24"/>
          <w:szCs w:val="24"/>
        </w:rPr>
        <w:t>5</w:t>
      </w:r>
      <w:r w:rsidR="004B45EF" w:rsidRPr="0038372F">
        <w:rPr>
          <w:rFonts w:ascii="Arial" w:hAnsi="Arial" w:cs="Arial"/>
          <w:i w:val="0"/>
          <w:iCs w:val="0"/>
          <w:color w:val="auto"/>
          <w:sz w:val="24"/>
          <w:szCs w:val="24"/>
        </w:rPr>
        <w:fldChar w:fldCharType="end"/>
      </w:r>
      <w:r w:rsidR="004B45EF" w:rsidRPr="0038372F">
        <w:rPr>
          <w:rFonts w:ascii="Arial" w:hAnsi="Arial" w:cs="Arial"/>
          <w:i w:val="0"/>
          <w:iCs w:val="0"/>
          <w:color w:val="auto"/>
          <w:sz w:val="24"/>
          <w:szCs w:val="24"/>
        </w:rPr>
        <w:t xml:space="preserve"> - Parte 5 da Ata de Reunião de Seleção das Cidades do Projeto Piloto </w:t>
      </w:r>
      <w:proofErr w:type="gramStart"/>
      <w:r w:rsidR="004B45EF" w:rsidRPr="0038372F">
        <w:rPr>
          <w:rFonts w:ascii="Arial" w:hAnsi="Arial" w:cs="Arial"/>
          <w:i w:val="0"/>
          <w:iCs w:val="0"/>
          <w:color w:val="auto"/>
          <w:sz w:val="24"/>
          <w:szCs w:val="24"/>
        </w:rPr>
        <w:t>do Cidades</w:t>
      </w:r>
      <w:proofErr w:type="gramEnd"/>
      <w:r w:rsidR="004B45EF" w:rsidRPr="0038372F">
        <w:rPr>
          <w:rFonts w:ascii="Arial" w:hAnsi="Arial" w:cs="Arial"/>
          <w:i w:val="0"/>
          <w:iCs w:val="0"/>
          <w:color w:val="auto"/>
          <w:sz w:val="24"/>
          <w:szCs w:val="24"/>
        </w:rPr>
        <w:t xml:space="preserve"> Digitais</w:t>
      </w:r>
    </w:p>
    <w:p w14:paraId="7C9EC9BA" w14:textId="77777777" w:rsidR="004B45EF" w:rsidRDefault="004B45EF" w:rsidP="004B45EF">
      <w:pPr>
        <w:pStyle w:val="Legenda"/>
        <w:keepNext/>
        <w:jc w:val="center"/>
        <w:rPr>
          <w:rFonts w:ascii="Arial" w:hAnsi="Arial" w:cs="Arial"/>
          <w:b/>
          <w:bCs/>
          <w:sz w:val="24"/>
          <w:szCs w:val="24"/>
        </w:rPr>
      </w:pPr>
      <w:r>
        <w:rPr>
          <w:rFonts w:ascii="Arial" w:hAnsi="Arial" w:cs="Arial"/>
          <w:b/>
          <w:bCs/>
          <w:noProof/>
          <w:sz w:val="24"/>
          <w:szCs w:val="24"/>
          <w:lang w:eastAsia="pt-BR"/>
        </w:rPr>
        <w:drawing>
          <wp:inline distT="0" distB="0" distL="0" distR="0" wp14:anchorId="02284AA4" wp14:editId="5EC43929">
            <wp:extent cx="5401410" cy="7632000"/>
            <wp:effectExtent l="0" t="0" r="889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58">
                      <a:extLst>
                        <a:ext uri="{28A0092B-C50C-407E-A947-70E740481C1C}">
                          <a14:useLocalDpi xmlns:a14="http://schemas.microsoft.com/office/drawing/2010/main" val="0"/>
                        </a:ext>
                      </a:extLst>
                    </a:blip>
                    <a:stretch>
                      <a:fillRect/>
                    </a:stretch>
                  </pic:blipFill>
                  <pic:spPr>
                    <a:xfrm>
                      <a:off x="0" y="0"/>
                      <a:ext cx="5401410" cy="7632000"/>
                    </a:xfrm>
                    <a:prstGeom prst="rect">
                      <a:avLst/>
                    </a:prstGeom>
                  </pic:spPr>
                </pic:pic>
              </a:graphicData>
            </a:graphic>
          </wp:inline>
        </w:drawing>
      </w:r>
    </w:p>
    <w:p w14:paraId="72ADD077" w14:textId="77777777" w:rsidR="004B45EF" w:rsidRPr="00D83588" w:rsidRDefault="004B45EF" w:rsidP="004B45EF">
      <w:pPr>
        <w:pStyle w:val="Legenda"/>
        <w:jc w:val="center"/>
        <w:rPr>
          <w:rFonts w:ascii="Arial" w:hAnsi="Arial" w:cs="Arial"/>
          <w:i w:val="0"/>
          <w:iCs w:val="0"/>
          <w:color w:val="auto"/>
          <w:sz w:val="20"/>
          <w:szCs w:val="20"/>
        </w:rPr>
      </w:pPr>
      <w:r w:rsidRPr="00D83588">
        <w:rPr>
          <w:rFonts w:ascii="Arial" w:hAnsi="Arial" w:cs="Arial"/>
          <w:i w:val="0"/>
          <w:iCs w:val="0"/>
          <w:color w:val="auto"/>
          <w:sz w:val="20"/>
          <w:szCs w:val="20"/>
        </w:rPr>
        <w:t>Fonte: CGU</w:t>
      </w:r>
    </w:p>
    <w:p w14:paraId="1373420B" w14:textId="77777777" w:rsidR="004B45EF" w:rsidRDefault="004B45EF" w:rsidP="004B45EF"/>
    <w:p w14:paraId="58F950FA" w14:textId="04A184A2" w:rsidR="001A6888" w:rsidRPr="0038372F" w:rsidRDefault="00476D5B" w:rsidP="001A6888">
      <w:pPr>
        <w:pStyle w:val="Legenda"/>
        <w:keepNext/>
        <w:jc w:val="center"/>
        <w:rPr>
          <w:rFonts w:ascii="Arial" w:hAnsi="Arial" w:cs="Arial"/>
          <w:i w:val="0"/>
          <w:color w:val="auto"/>
          <w:sz w:val="24"/>
          <w:szCs w:val="22"/>
        </w:rPr>
      </w:pPr>
      <w:r>
        <w:rPr>
          <w:rFonts w:ascii="Arial" w:hAnsi="Arial" w:cs="Arial"/>
          <w:i w:val="0"/>
          <w:color w:val="auto"/>
          <w:sz w:val="24"/>
          <w:szCs w:val="22"/>
        </w:rPr>
        <w:lastRenderedPageBreak/>
        <w:t>Anexo</w:t>
      </w:r>
      <w:r w:rsidR="001A6888" w:rsidRPr="0038372F">
        <w:rPr>
          <w:rFonts w:ascii="Arial" w:hAnsi="Arial" w:cs="Arial"/>
          <w:i w:val="0"/>
          <w:color w:val="auto"/>
          <w:sz w:val="24"/>
          <w:szCs w:val="22"/>
        </w:rPr>
        <w:t xml:space="preserve"> </w:t>
      </w:r>
      <w:r w:rsidR="001A6888" w:rsidRPr="0038372F">
        <w:rPr>
          <w:rFonts w:ascii="Arial" w:hAnsi="Arial" w:cs="Arial"/>
          <w:i w:val="0"/>
          <w:color w:val="auto"/>
          <w:sz w:val="24"/>
          <w:szCs w:val="22"/>
        </w:rPr>
        <w:fldChar w:fldCharType="begin"/>
      </w:r>
      <w:r w:rsidR="001A6888" w:rsidRPr="0038372F">
        <w:rPr>
          <w:rFonts w:ascii="Arial" w:hAnsi="Arial" w:cs="Arial"/>
          <w:i w:val="0"/>
          <w:color w:val="auto"/>
          <w:sz w:val="24"/>
          <w:szCs w:val="22"/>
        </w:rPr>
        <w:instrText xml:space="preserve"> SEQ Apêndice \* ARABIC </w:instrText>
      </w:r>
      <w:r w:rsidR="001A6888" w:rsidRPr="0038372F">
        <w:rPr>
          <w:rFonts w:ascii="Arial" w:hAnsi="Arial" w:cs="Arial"/>
          <w:i w:val="0"/>
          <w:color w:val="auto"/>
          <w:sz w:val="24"/>
          <w:szCs w:val="22"/>
        </w:rPr>
        <w:fldChar w:fldCharType="separate"/>
      </w:r>
      <w:r w:rsidR="00E073E3">
        <w:rPr>
          <w:rFonts w:ascii="Arial" w:hAnsi="Arial" w:cs="Arial"/>
          <w:i w:val="0"/>
          <w:noProof/>
          <w:color w:val="auto"/>
          <w:sz w:val="24"/>
          <w:szCs w:val="22"/>
        </w:rPr>
        <w:t>6</w:t>
      </w:r>
      <w:r w:rsidR="001A6888" w:rsidRPr="0038372F">
        <w:rPr>
          <w:rFonts w:ascii="Arial" w:hAnsi="Arial" w:cs="Arial"/>
          <w:i w:val="0"/>
          <w:color w:val="auto"/>
          <w:sz w:val="24"/>
          <w:szCs w:val="22"/>
        </w:rPr>
        <w:fldChar w:fldCharType="end"/>
      </w:r>
      <w:r w:rsidR="001A6888" w:rsidRPr="0038372F">
        <w:rPr>
          <w:rFonts w:ascii="Arial" w:hAnsi="Arial" w:cs="Arial"/>
          <w:i w:val="0"/>
          <w:color w:val="auto"/>
          <w:sz w:val="24"/>
          <w:szCs w:val="22"/>
        </w:rPr>
        <w:t xml:space="preserve"> - Mapa de </w:t>
      </w:r>
      <w:proofErr w:type="spellStart"/>
      <w:r w:rsidR="001A6888" w:rsidRPr="0038372F">
        <w:rPr>
          <w:rFonts w:ascii="Arial" w:hAnsi="Arial" w:cs="Arial"/>
          <w:iCs w:val="0"/>
          <w:color w:val="auto"/>
          <w:sz w:val="24"/>
          <w:szCs w:val="22"/>
        </w:rPr>
        <w:t>Backdone</w:t>
      </w:r>
      <w:proofErr w:type="spellEnd"/>
      <w:r w:rsidR="001A6888" w:rsidRPr="0038372F">
        <w:rPr>
          <w:rFonts w:ascii="Arial" w:hAnsi="Arial" w:cs="Arial"/>
          <w:i w:val="0"/>
          <w:color w:val="auto"/>
          <w:sz w:val="24"/>
          <w:szCs w:val="22"/>
        </w:rPr>
        <w:t xml:space="preserve"> entre o final do ano de 2012 e início de 2013</w:t>
      </w:r>
    </w:p>
    <w:p w14:paraId="6FA47AE2" w14:textId="77777777" w:rsidR="001A6888" w:rsidRDefault="001A6888" w:rsidP="001A6888">
      <w:pPr>
        <w:pStyle w:val="Legenda"/>
        <w:keepNext/>
        <w:spacing w:after="0"/>
        <w:jc w:val="center"/>
        <w:rPr>
          <w:rFonts w:ascii="Arial" w:hAnsi="Arial" w:cs="Arial"/>
          <w:i w:val="0"/>
          <w:iCs w:val="0"/>
          <w:color w:val="auto"/>
          <w:sz w:val="20"/>
          <w:szCs w:val="20"/>
        </w:rPr>
      </w:pPr>
      <w:r>
        <w:rPr>
          <w:noProof/>
          <w:lang w:eastAsia="pt-BR"/>
        </w:rPr>
        <w:drawing>
          <wp:inline distT="0" distB="0" distL="0" distR="0" wp14:anchorId="68B3E6F6" wp14:editId="58B0498D">
            <wp:extent cx="4608000" cy="406094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59">
                      <a:extLst>
                        <a:ext uri="{28A0092B-C50C-407E-A947-70E740481C1C}">
                          <a14:useLocalDpi xmlns:a14="http://schemas.microsoft.com/office/drawing/2010/main" val="0"/>
                        </a:ext>
                      </a:extLst>
                    </a:blip>
                    <a:srcRect t="7159"/>
                    <a:stretch/>
                  </pic:blipFill>
                  <pic:spPr bwMode="auto">
                    <a:xfrm>
                      <a:off x="0" y="0"/>
                      <a:ext cx="4608000" cy="4060945"/>
                    </a:xfrm>
                    <a:prstGeom prst="rect">
                      <a:avLst/>
                    </a:prstGeom>
                    <a:ln>
                      <a:noFill/>
                    </a:ln>
                    <a:extLst>
                      <a:ext uri="{53640926-AAD7-44D8-BBD7-CCE9431645EC}">
                        <a14:shadowObscured xmlns:a14="http://schemas.microsoft.com/office/drawing/2010/main"/>
                      </a:ext>
                    </a:extLst>
                  </pic:spPr>
                </pic:pic>
              </a:graphicData>
            </a:graphic>
          </wp:inline>
        </w:drawing>
      </w:r>
    </w:p>
    <w:p w14:paraId="140B2345" w14:textId="77777777" w:rsidR="001A6888" w:rsidRPr="002A4E85" w:rsidRDefault="001A6888" w:rsidP="001A6888">
      <w:pPr>
        <w:jc w:val="center"/>
        <w:rPr>
          <w:rFonts w:ascii="Arial" w:hAnsi="Arial" w:cs="Arial"/>
          <w:sz w:val="20"/>
          <w:szCs w:val="20"/>
        </w:rPr>
      </w:pPr>
      <w:r w:rsidRPr="00D2461F">
        <w:rPr>
          <w:rFonts w:ascii="Arial" w:hAnsi="Arial" w:cs="Arial"/>
          <w:sz w:val="20"/>
          <w:szCs w:val="20"/>
        </w:rPr>
        <w:t>Fonte: TELEBRA</w:t>
      </w:r>
      <w:r>
        <w:rPr>
          <w:rFonts w:ascii="Arial" w:hAnsi="Arial" w:cs="Arial"/>
          <w:sz w:val="20"/>
          <w:szCs w:val="20"/>
        </w:rPr>
        <w:t>S</w:t>
      </w:r>
    </w:p>
    <w:p w14:paraId="0A54C897" w14:textId="77777777" w:rsidR="001A6888" w:rsidRDefault="001A6888" w:rsidP="001A6888"/>
    <w:p w14:paraId="719FF702" w14:textId="77777777" w:rsidR="001A6888" w:rsidRDefault="001A6888" w:rsidP="001A6888"/>
    <w:p w14:paraId="20D403BC" w14:textId="77777777" w:rsidR="001A6888" w:rsidRDefault="001A6888" w:rsidP="001A6888"/>
    <w:p w14:paraId="00A00E74" w14:textId="77777777" w:rsidR="001A6888" w:rsidRDefault="001A6888" w:rsidP="001A6888"/>
    <w:p w14:paraId="175732BD" w14:textId="77777777" w:rsidR="001A6888" w:rsidRDefault="001A6888" w:rsidP="001A6888"/>
    <w:p w14:paraId="074231CA" w14:textId="518FC232" w:rsidR="001A6888" w:rsidRPr="0038372F" w:rsidRDefault="00476D5B" w:rsidP="001A6888">
      <w:pPr>
        <w:pStyle w:val="Legenda"/>
        <w:keepNext/>
        <w:jc w:val="center"/>
        <w:rPr>
          <w:rFonts w:ascii="Arial" w:hAnsi="Arial" w:cs="Arial"/>
          <w:i w:val="0"/>
          <w:color w:val="auto"/>
          <w:sz w:val="24"/>
          <w:szCs w:val="22"/>
        </w:rPr>
      </w:pPr>
      <w:r>
        <w:rPr>
          <w:rFonts w:ascii="Arial" w:hAnsi="Arial" w:cs="Arial"/>
          <w:i w:val="0"/>
          <w:color w:val="auto"/>
          <w:sz w:val="24"/>
          <w:szCs w:val="22"/>
        </w:rPr>
        <w:lastRenderedPageBreak/>
        <w:t>Anexo</w:t>
      </w:r>
      <w:r w:rsidR="001A6888" w:rsidRPr="0038372F">
        <w:rPr>
          <w:rFonts w:ascii="Arial" w:hAnsi="Arial" w:cs="Arial"/>
          <w:i w:val="0"/>
          <w:color w:val="auto"/>
          <w:sz w:val="24"/>
          <w:szCs w:val="22"/>
        </w:rPr>
        <w:t xml:space="preserve"> </w:t>
      </w:r>
      <w:r w:rsidR="001A6888" w:rsidRPr="0038372F">
        <w:rPr>
          <w:rFonts w:ascii="Arial" w:hAnsi="Arial" w:cs="Arial"/>
          <w:i w:val="0"/>
          <w:color w:val="auto"/>
          <w:sz w:val="24"/>
          <w:szCs w:val="22"/>
        </w:rPr>
        <w:fldChar w:fldCharType="begin"/>
      </w:r>
      <w:r w:rsidR="001A6888" w:rsidRPr="0038372F">
        <w:rPr>
          <w:rFonts w:ascii="Arial" w:hAnsi="Arial" w:cs="Arial"/>
          <w:i w:val="0"/>
          <w:color w:val="auto"/>
          <w:sz w:val="24"/>
          <w:szCs w:val="22"/>
        </w:rPr>
        <w:instrText xml:space="preserve"> SEQ Apêndice \* ARABIC </w:instrText>
      </w:r>
      <w:r w:rsidR="001A6888" w:rsidRPr="0038372F">
        <w:rPr>
          <w:rFonts w:ascii="Arial" w:hAnsi="Arial" w:cs="Arial"/>
          <w:i w:val="0"/>
          <w:color w:val="auto"/>
          <w:sz w:val="24"/>
          <w:szCs w:val="22"/>
        </w:rPr>
        <w:fldChar w:fldCharType="separate"/>
      </w:r>
      <w:r w:rsidR="00E073E3">
        <w:rPr>
          <w:rFonts w:ascii="Arial" w:hAnsi="Arial" w:cs="Arial"/>
          <w:i w:val="0"/>
          <w:noProof/>
          <w:color w:val="auto"/>
          <w:sz w:val="24"/>
          <w:szCs w:val="22"/>
        </w:rPr>
        <w:t>7</w:t>
      </w:r>
      <w:r w:rsidR="001A6888" w:rsidRPr="0038372F">
        <w:rPr>
          <w:rFonts w:ascii="Arial" w:hAnsi="Arial" w:cs="Arial"/>
          <w:i w:val="0"/>
          <w:color w:val="auto"/>
          <w:sz w:val="24"/>
          <w:szCs w:val="22"/>
        </w:rPr>
        <w:fldChar w:fldCharType="end"/>
      </w:r>
      <w:r w:rsidR="001A6888" w:rsidRPr="0038372F">
        <w:rPr>
          <w:rFonts w:ascii="Arial" w:hAnsi="Arial" w:cs="Arial"/>
          <w:i w:val="0"/>
          <w:color w:val="auto"/>
          <w:sz w:val="24"/>
          <w:szCs w:val="22"/>
        </w:rPr>
        <w:t xml:space="preserve"> - Mapa de </w:t>
      </w:r>
      <w:proofErr w:type="spellStart"/>
      <w:r w:rsidR="001A6888" w:rsidRPr="0038372F">
        <w:rPr>
          <w:rFonts w:ascii="Arial" w:hAnsi="Arial" w:cs="Arial"/>
          <w:iCs w:val="0"/>
          <w:color w:val="auto"/>
          <w:sz w:val="24"/>
          <w:szCs w:val="22"/>
        </w:rPr>
        <w:t>Backdone</w:t>
      </w:r>
      <w:proofErr w:type="spellEnd"/>
      <w:r w:rsidR="001A6888" w:rsidRPr="0038372F">
        <w:rPr>
          <w:rFonts w:ascii="Arial" w:hAnsi="Arial" w:cs="Arial"/>
          <w:i w:val="0"/>
          <w:color w:val="auto"/>
          <w:sz w:val="24"/>
          <w:szCs w:val="22"/>
        </w:rPr>
        <w:t xml:space="preserve"> no fim do ano de 2013</w:t>
      </w:r>
    </w:p>
    <w:p w14:paraId="117CC90C" w14:textId="77777777" w:rsidR="001A6888" w:rsidRDefault="001A6888" w:rsidP="001A6888">
      <w:pPr>
        <w:spacing w:after="0"/>
        <w:jc w:val="center"/>
        <w:rPr>
          <w:rFonts w:ascii="Arial" w:hAnsi="Arial" w:cs="Arial"/>
          <w:sz w:val="20"/>
          <w:szCs w:val="20"/>
        </w:rPr>
      </w:pPr>
      <w:r>
        <w:rPr>
          <w:noProof/>
          <w:lang w:eastAsia="pt-BR"/>
        </w:rPr>
        <w:drawing>
          <wp:inline distT="0" distB="0" distL="0" distR="0" wp14:anchorId="7E028C6C" wp14:editId="42D20225">
            <wp:extent cx="4608000" cy="3938400"/>
            <wp:effectExtent l="0" t="0" r="254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rotWithShape="1">
                    <a:blip r:embed="rId60">
                      <a:extLst>
                        <a:ext uri="{28A0092B-C50C-407E-A947-70E740481C1C}">
                          <a14:useLocalDpi xmlns:a14="http://schemas.microsoft.com/office/drawing/2010/main" val="0"/>
                        </a:ext>
                      </a:extLst>
                    </a:blip>
                    <a:srcRect t="5713"/>
                    <a:stretch/>
                  </pic:blipFill>
                  <pic:spPr bwMode="auto">
                    <a:xfrm>
                      <a:off x="0" y="0"/>
                      <a:ext cx="4608000" cy="3938400"/>
                    </a:xfrm>
                    <a:prstGeom prst="rect">
                      <a:avLst/>
                    </a:prstGeom>
                    <a:ln>
                      <a:noFill/>
                    </a:ln>
                    <a:extLst>
                      <a:ext uri="{53640926-AAD7-44D8-BBD7-CCE9431645EC}">
                        <a14:shadowObscured xmlns:a14="http://schemas.microsoft.com/office/drawing/2010/main"/>
                      </a:ext>
                    </a:extLst>
                  </pic:spPr>
                </pic:pic>
              </a:graphicData>
            </a:graphic>
          </wp:inline>
        </w:drawing>
      </w:r>
    </w:p>
    <w:p w14:paraId="7B398518" w14:textId="77777777" w:rsidR="001A6888" w:rsidRDefault="001A6888" w:rsidP="001A6888">
      <w:pPr>
        <w:jc w:val="center"/>
        <w:rPr>
          <w:rFonts w:ascii="Arial" w:hAnsi="Arial" w:cs="Arial"/>
          <w:sz w:val="20"/>
          <w:szCs w:val="20"/>
        </w:rPr>
      </w:pPr>
      <w:r w:rsidRPr="00D2461F">
        <w:rPr>
          <w:rFonts w:ascii="Arial" w:hAnsi="Arial" w:cs="Arial"/>
          <w:sz w:val="20"/>
          <w:szCs w:val="20"/>
        </w:rPr>
        <w:t>Fonte: TELEBRA</w:t>
      </w:r>
      <w:r>
        <w:rPr>
          <w:rFonts w:ascii="Arial" w:hAnsi="Arial" w:cs="Arial"/>
          <w:sz w:val="20"/>
          <w:szCs w:val="20"/>
        </w:rPr>
        <w:t>S</w:t>
      </w:r>
    </w:p>
    <w:p w14:paraId="2801FFEA" w14:textId="77777777" w:rsidR="001A6888" w:rsidRDefault="001A6888" w:rsidP="004B45EF">
      <w:pPr>
        <w:pStyle w:val="Legenda"/>
        <w:keepNext/>
        <w:jc w:val="center"/>
        <w:rPr>
          <w:rFonts w:ascii="Arial" w:hAnsi="Arial" w:cs="Arial"/>
          <w:i w:val="0"/>
          <w:color w:val="auto"/>
          <w:sz w:val="24"/>
          <w:szCs w:val="24"/>
        </w:rPr>
      </w:pPr>
    </w:p>
    <w:p w14:paraId="0DA92979" w14:textId="77777777" w:rsidR="001A6888" w:rsidRDefault="001A6888" w:rsidP="001A6888"/>
    <w:p w14:paraId="2DA8CD3E" w14:textId="77777777" w:rsidR="001A6888" w:rsidRDefault="001A6888" w:rsidP="001A6888"/>
    <w:p w14:paraId="3FD68589" w14:textId="77777777" w:rsidR="001A6888" w:rsidRDefault="001A6888" w:rsidP="001A6888"/>
    <w:p w14:paraId="23CDB396" w14:textId="77777777" w:rsidR="001A6888" w:rsidRDefault="001A6888" w:rsidP="001A6888"/>
    <w:p w14:paraId="256F3AAA" w14:textId="77777777" w:rsidR="001A6888" w:rsidRDefault="001A6888" w:rsidP="001A6888"/>
    <w:p w14:paraId="372A55F0" w14:textId="77777777" w:rsidR="001A6888" w:rsidRDefault="001A6888" w:rsidP="001A6888"/>
    <w:p w14:paraId="6E2FAB48" w14:textId="77777777" w:rsidR="001A6888" w:rsidRDefault="001A6888" w:rsidP="001A6888"/>
    <w:p w14:paraId="35CAD3DB" w14:textId="77777777" w:rsidR="001A6888" w:rsidRDefault="001A6888" w:rsidP="001A6888"/>
    <w:p w14:paraId="412E4536" w14:textId="77777777" w:rsidR="001A6888" w:rsidRDefault="001A6888" w:rsidP="001A6888"/>
    <w:p w14:paraId="2721FB7D" w14:textId="77777777" w:rsidR="001A6888" w:rsidRDefault="001A6888" w:rsidP="001A6888"/>
    <w:p w14:paraId="5DB9C034" w14:textId="77777777" w:rsidR="001A6888" w:rsidRDefault="001A6888" w:rsidP="001A6888"/>
    <w:p w14:paraId="3A0F63E8" w14:textId="77777777" w:rsidR="001A6888" w:rsidRDefault="001A6888" w:rsidP="001A6888"/>
    <w:p w14:paraId="7B788D06" w14:textId="77777777" w:rsidR="001A6888" w:rsidRPr="001A6888" w:rsidRDefault="001A6888" w:rsidP="001A6888"/>
    <w:p w14:paraId="47B95C63" w14:textId="626ECCF4" w:rsidR="004B45EF" w:rsidRPr="0038372F" w:rsidRDefault="00476D5B" w:rsidP="004B45EF">
      <w:pPr>
        <w:pStyle w:val="Legenda"/>
        <w:keepNext/>
        <w:jc w:val="center"/>
        <w:rPr>
          <w:rFonts w:ascii="Arial" w:hAnsi="Arial" w:cs="Arial"/>
          <w:i w:val="0"/>
          <w:color w:val="auto"/>
          <w:sz w:val="24"/>
          <w:szCs w:val="24"/>
        </w:rPr>
      </w:pPr>
      <w:r>
        <w:rPr>
          <w:rFonts w:ascii="Arial" w:hAnsi="Arial" w:cs="Arial"/>
          <w:i w:val="0"/>
          <w:color w:val="auto"/>
          <w:sz w:val="24"/>
          <w:szCs w:val="24"/>
        </w:rPr>
        <w:lastRenderedPageBreak/>
        <w:t>Anexo</w:t>
      </w:r>
      <w:r w:rsidR="004B45EF" w:rsidRPr="0038372F">
        <w:rPr>
          <w:rFonts w:ascii="Arial" w:hAnsi="Arial" w:cs="Arial"/>
          <w:i w:val="0"/>
          <w:color w:val="auto"/>
          <w:sz w:val="24"/>
          <w:szCs w:val="24"/>
        </w:rPr>
        <w:t xml:space="preserve"> </w:t>
      </w:r>
      <w:r w:rsidR="004B45EF" w:rsidRPr="0038372F">
        <w:rPr>
          <w:rFonts w:ascii="Arial" w:hAnsi="Arial" w:cs="Arial"/>
          <w:i w:val="0"/>
          <w:color w:val="auto"/>
          <w:sz w:val="24"/>
          <w:szCs w:val="24"/>
        </w:rPr>
        <w:fldChar w:fldCharType="begin"/>
      </w:r>
      <w:r w:rsidR="004B45EF" w:rsidRPr="0038372F">
        <w:rPr>
          <w:rFonts w:ascii="Arial" w:hAnsi="Arial" w:cs="Arial"/>
          <w:i w:val="0"/>
          <w:color w:val="auto"/>
          <w:sz w:val="24"/>
          <w:szCs w:val="24"/>
        </w:rPr>
        <w:instrText xml:space="preserve"> SEQ Apêndice \* ARABIC </w:instrText>
      </w:r>
      <w:r w:rsidR="004B45EF" w:rsidRPr="0038372F">
        <w:rPr>
          <w:rFonts w:ascii="Arial" w:hAnsi="Arial" w:cs="Arial"/>
          <w:i w:val="0"/>
          <w:color w:val="auto"/>
          <w:sz w:val="24"/>
          <w:szCs w:val="24"/>
        </w:rPr>
        <w:fldChar w:fldCharType="separate"/>
      </w:r>
      <w:r w:rsidR="00E073E3">
        <w:rPr>
          <w:rFonts w:ascii="Arial" w:hAnsi="Arial" w:cs="Arial"/>
          <w:i w:val="0"/>
          <w:noProof/>
          <w:color w:val="auto"/>
          <w:sz w:val="24"/>
          <w:szCs w:val="24"/>
        </w:rPr>
        <w:t>8</w:t>
      </w:r>
      <w:r w:rsidR="004B45EF" w:rsidRPr="0038372F">
        <w:rPr>
          <w:rFonts w:ascii="Arial" w:hAnsi="Arial" w:cs="Arial"/>
          <w:i w:val="0"/>
          <w:color w:val="auto"/>
          <w:sz w:val="24"/>
          <w:szCs w:val="24"/>
        </w:rPr>
        <w:fldChar w:fldCharType="end"/>
      </w:r>
      <w:r w:rsidR="004B45EF" w:rsidRPr="0038372F">
        <w:rPr>
          <w:rFonts w:ascii="Arial" w:hAnsi="Arial" w:cs="Arial"/>
          <w:i w:val="0"/>
          <w:color w:val="auto"/>
          <w:sz w:val="24"/>
          <w:szCs w:val="24"/>
        </w:rPr>
        <w:t xml:space="preserve"> - Cidades Selecionadas pelo Projeto Piloto por Região</w:t>
      </w:r>
    </w:p>
    <w:tbl>
      <w:tblPr>
        <w:tblStyle w:val="TabeladeLista6Colorida1"/>
        <w:tblW w:w="0" w:type="auto"/>
        <w:jc w:val="center"/>
        <w:shd w:val="clear" w:color="auto" w:fill="FFFFFF" w:themeFill="background1"/>
        <w:tblLook w:val="04A0" w:firstRow="1" w:lastRow="0" w:firstColumn="1" w:lastColumn="0" w:noHBand="0" w:noVBand="1"/>
      </w:tblPr>
      <w:tblGrid>
        <w:gridCol w:w="1483"/>
        <w:gridCol w:w="1572"/>
        <w:gridCol w:w="1495"/>
        <w:gridCol w:w="1272"/>
        <w:gridCol w:w="1495"/>
      </w:tblGrid>
      <w:tr w:rsidR="004B45EF" w:rsidRPr="003A2074" w14:paraId="799E81EF" w14:textId="77777777" w:rsidTr="005601A3">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shd w:val="clear" w:color="auto" w:fill="FFFFFF" w:themeFill="background1"/>
            <w:noWrap/>
            <w:vAlign w:val="center"/>
            <w:hideMark/>
          </w:tcPr>
          <w:p w14:paraId="2D1A2B3E" w14:textId="77777777" w:rsidR="004B45EF" w:rsidRPr="003A2074" w:rsidRDefault="004B45EF" w:rsidP="004B45EF">
            <w:pPr>
              <w:jc w:val="center"/>
              <w:rPr>
                <w:rFonts w:ascii="Calibri" w:eastAsia="Times New Roman" w:hAnsi="Calibri" w:cs="Calibri"/>
                <w:color w:val="000000"/>
                <w:lang w:eastAsia="pt-BR"/>
              </w:rPr>
            </w:pPr>
            <w:r>
              <w:rPr>
                <w:rFonts w:ascii="Calibri" w:eastAsia="Times New Roman" w:hAnsi="Calibri" w:cs="Calibri"/>
                <w:color w:val="000000"/>
                <w:lang w:eastAsia="pt-BR"/>
              </w:rPr>
              <w:t>Região</w:t>
            </w:r>
          </w:p>
        </w:tc>
        <w:tc>
          <w:tcPr>
            <w:tcW w:w="0" w:type="auto"/>
            <w:tcBorders>
              <w:top w:val="single" w:sz="12" w:space="0" w:color="auto"/>
            </w:tcBorders>
            <w:shd w:val="clear" w:color="auto" w:fill="FFFFFF" w:themeFill="background1"/>
            <w:noWrap/>
            <w:vAlign w:val="center"/>
            <w:hideMark/>
          </w:tcPr>
          <w:p w14:paraId="5FF9A4DD" w14:textId="77777777" w:rsidR="004B45EF" w:rsidRPr="00F060B1"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sidRPr="00F060B1">
              <w:rPr>
                <w:rFonts w:ascii="Arial" w:eastAsia="Times New Roman" w:hAnsi="Arial" w:cs="Arial"/>
                <w:color w:val="000000"/>
                <w:sz w:val="20"/>
                <w:szCs w:val="20"/>
                <w:lang w:eastAsia="pt-BR"/>
              </w:rPr>
              <w:t>Envolvidas no</w:t>
            </w:r>
          </w:p>
          <w:p w14:paraId="0736AD19" w14:textId="77777777" w:rsidR="004B45EF" w:rsidRPr="003A2074"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F060B1">
              <w:rPr>
                <w:rFonts w:ascii="Arial" w:eastAsia="Times New Roman" w:hAnsi="Arial" w:cs="Arial"/>
                <w:color w:val="000000"/>
                <w:sz w:val="20"/>
                <w:szCs w:val="20"/>
                <w:lang w:eastAsia="pt-BR"/>
              </w:rPr>
              <w:t>Processo</w:t>
            </w:r>
          </w:p>
        </w:tc>
        <w:tc>
          <w:tcPr>
            <w:tcW w:w="0" w:type="auto"/>
            <w:tcBorders>
              <w:top w:val="single" w:sz="12" w:space="0" w:color="auto"/>
            </w:tcBorders>
            <w:shd w:val="clear" w:color="auto" w:fill="FFFFFF" w:themeFill="background1"/>
            <w:noWrap/>
            <w:vAlign w:val="center"/>
            <w:hideMark/>
          </w:tcPr>
          <w:p w14:paraId="579B4064" w14:textId="77777777" w:rsidR="004B45EF"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sidRPr="00F060B1">
              <w:rPr>
                <w:rFonts w:ascii="Arial" w:eastAsia="Times New Roman" w:hAnsi="Arial" w:cs="Arial"/>
                <w:color w:val="000000"/>
                <w:sz w:val="20"/>
                <w:szCs w:val="20"/>
                <w:lang w:eastAsia="pt-BR"/>
              </w:rPr>
              <w:t>Selecionadas</w:t>
            </w:r>
          </w:p>
          <w:p w14:paraId="7A0231E3" w14:textId="77777777" w:rsidR="004B45EF" w:rsidRPr="003A2074"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Pr>
                <w:rFonts w:ascii="Arial" w:eastAsia="Times New Roman" w:hAnsi="Arial" w:cs="Arial"/>
                <w:color w:val="000000"/>
                <w:sz w:val="20"/>
                <w:szCs w:val="20"/>
                <w:lang w:eastAsia="pt-BR"/>
              </w:rPr>
              <w:t>No Processo</w:t>
            </w:r>
          </w:p>
        </w:tc>
        <w:tc>
          <w:tcPr>
            <w:tcW w:w="0" w:type="auto"/>
            <w:tcBorders>
              <w:top w:val="single" w:sz="12" w:space="0" w:color="auto"/>
            </w:tcBorders>
            <w:shd w:val="clear" w:color="auto" w:fill="FFFFFF" w:themeFill="background1"/>
            <w:noWrap/>
            <w:vAlign w:val="center"/>
            <w:hideMark/>
          </w:tcPr>
          <w:p w14:paraId="4140D171" w14:textId="77777777" w:rsidR="004B45EF"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sidRPr="00F060B1">
              <w:rPr>
                <w:rFonts w:ascii="Arial" w:eastAsia="Times New Roman" w:hAnsi="Arial" w:cs="Arial"/>
                <w:color w:val="000000"/>
                <w:sz w:val="20"/>
                <w:szCs w:val="20"/>
                <w:lang w:eastAsia="pt-BR"/>
              </w:rPr>
              <w:t>% Cidades</w:t>
            </w:r>
          </w:p>
          <w:p w14:paraId="6EAFBF2E" w14:textId="77777777" w:rsidR="004B45EF" w:rsidRPr="003A2074"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sidRPr="00F060B1">
              <w:rPr>
                <w:rFonts w:ascii="Arial" w:eastAsia="Times New Roman" w:hAnsi="Arial" w:cs="Arial"/>
                <w:color w:val="000000"/>
                <w:sz w:val="20"/>
                <w:szCs w:val="20"/>
                <w:lang w:eastAsia="pt-BR"/>
              </w:rPr>
              <w:t>Envolvidas</w:t>
            </w:r>
          </w:p>
        </w:tc>
        <w:tc>
          <w:tcPr>
            <w:tcW w:w="0" w:type="auto"/>
            <w:tcBorders>
              <w:top w:val="single" w:sz="12" w:space="0" w:color="auto"/>
            </w:tcBorders>
            <w:shd w:val="clear" w:color="auto" w:fill="FFFFFF" w:themeFill="background1"/>
            <w:noWrap/>
            <w:vAlign w:val="center"/>
            <w:hideMark/>
          </w:tcPr>
          <w:p w14:paraId="67462D76" w14:textId="77777777" w:rsidR="004B45EF" w:rsidRPr="00F060B1"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 </w:t>
            </w:r>
            <w:r w:rsidRPr="00F060B1">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idades</w:t>
            </w:r>
          </w:p>
          <w:p w14:paraId="0A4AFB7C" w14:textId="77777777" w:rsidR="004B45EF" w:rsidRPr="003A2074"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F060B1">
              <w:rPr>
                <w:rFonts w:ascii="Arial" w:eastAsia="Times New Roman" w:hAnsi="Arial" w:cs="Arial"/>
                <w:color w:val="000000"/>
                <w:sz w:val="20"/>
                <w:szCs w:val="20"/>
                <w:lang w:eastAsia="pt-BR"/>
              </w:rPr>
              <w:t>Selecionadas</w:t>
            </w:r>
          </w:p>
        </w:tc>
      </w:tr>
      <w:tr w:rsidR="004B45EF" w:rsidRPr="003A2074" w14:paraId="08ECC153"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50EBAF60" w14:textId="77777777" w:rsidR="004B45EF" w:rsidRPr="003A2074" w:rsidRDefault="004B45EF" w:rsidP="004B45EF">
            <w:pPr>
              <w:rPr>
                <w:rFonts w:ascii="Calibri" w:eastAsia="Times New Roman" w:hAnsi="Calibri" w:cs="Calibri"/>
                <w:color w:val="000000"/>
                <w:lang w:eastAsia="pt-BR"/>
              </w:rPr>
            </w:pPr>
            <w:r w:rsidRPr="003A2074">
              <w:rPr>
                <w:rFonts w:ascii="Arial" w:eastAsia="Times New Roman" w:hAnsi="Arial" w:cs="Arial"/>
                <w:color w:val="000000"/>
                <w:sz w:val="20"/>
                <w:szCs w:val="20"/>
                <w:lang w:eastAsia="pt-BR"/>
              </w:rPr>
              <w:t>Norte</w:t>
            </w:r>
          </w:p>
        </w:tc>
        <w:tc>
          <w:tcPr>
            <w:tcW w:w="0" w:type="auto"/>
            <w:shd w:val="clear" w:color="auto" w:fill="FFFFFF" w:themeFill="background1"/>
            <w:noWrap/>
            <w:vAlign w:val="center"/>
            <w:hideMark/>
          </w:tcPr>
          <w:p w14:paraId="7CB3D1F5"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18</w:t>
            </w:r>
          </w:p>
        </w:tc>
        <w:tc>
          <w:tcPr>
            <w:tcW w:w="0" w:type="auto"/>
            <w:shd w:val="clear" w:color="auto" w:fill="FFFFFF" w:themeFill="background1"/>
            <w:noWrap/>
            <w:vAlign w:val="center"/>
            <w:hideMark/>
          </w:tcPr>
          <w:p w14:paraId="198AAD46"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13</w:t>
            </w:r>
          </w:p>
        </w:tc>
        <w:tc>
          <w:tcPr>
            <w:tcW w:w="0" w:type="auto"/>
            <w:shd w:val="clear" w:color="auto" w:fill="FFFFFF" w:themeFill="background1"/>
            <w:noWrap/>
            <w:vAlign w:val="center"/>
            <w:hideMark/>
          </w:tcPr>
          <w:p w14:paraId="78262746"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9%</w:t>
            </w:r>
          </w:p>
        </w:tc>
        <w:tc>
          <w:tcPr>
            <w:tcW w:w="0" w:type="auto"/>
            <w:shd w:val="clear" w:color="auto" w:fill="FFFFFF" w:themeFill="background1"/>
            <w:noWrap/>
            <w:vAlign w:val="center"/>
            <w:hideMark/>
          </w:tcPr>
          <w:p w14:paraId="6ABDA841"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18%</w:t>
            </w:r>
          </w:p>
        </w:tc>
      </w:tr>
      <w:tr w:rsidR="004B45EF" w:rsidRPr="003A2074" w14:paraId="55F6DA7B"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7DC13C5B" w14:textId="77777777" w:rsidR="004B45EF" w:rsidRPr="003A2074" w:rsidRDefault="004B45EF" w:rsidP="004B45EF">
            <w:pPr>
              <w:rPr>
                <w:rFonts w:ascii="Calibri" w:eastAsia="Times New Roman" w:hAnsi="Calibri" w:cs="Calibri"/>
                <w:color w:val="000000"/>
                <w:lang w:eastAsia="pt-BR"/>
              </w:rPr>
            </w:pPr>
            <w:r w:rsidRPr="003A2074">
              <w:rPr>
                <w:rFonts w:ascii="Arial" w:eastAsia="Times New Roman" w:hAnsi="Arial" w:cs="Arial"/>
                <w:color w:val="000000"/>
                <w:sz w:val="20"/>
                <w:szCs w:val="20"/>
                <w:lang w:eastAsia="pt-BR"/>
              </w:rPr>
              <w:t>Nordeste</w:t>
            </w:r>
          </w:p>
        </w:tc>
        <w:tc>
          <w:tcPr>
            <w:tcW w:w="0" w:type="auto"/>
            <w:shd w:val="clear" w:color="auto" w:fill="FFFFFF" w:themeFill="background1"/>
            <w:noWrap/>
            <w:vAlign w:val="center"/>
            <w:hideMark/>
          </w:tcPr>
          <w:p w14:paraId="79355987"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105</w:t>
            </w:r>
          </w:p>
        </w:tc>
        <w:tc>
          <w:tcPr>
            <w:tcW w:w="0" w:type="auto"/>
            <w:shd w:val="clear" w:color="auto" w:fill="FFFFFF" w:themeFill="background1"/>
            <w:noWrap/>
            <w:vAlign w:val="center"/>
            <w:hideMark/>
          </w:tcPr>
          <w:p w14:paraId="0EB89498"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33</w:t>
            </w:r>
          </w:p>
        </w:tc>
        <w:tc>
          <w:tcPr>
            <w:tcW w:w="0" w:type="auto"/>
            <w:shd w:val="clear" w:color="auto" w:fill="FFFFFF" w:themeFill="background1"/>
            <w:noWrap/>
            <w:vAlign w:val="center"/>
            <w:hideMark/>
          </w:tcPr>
          <w:p w14:paraId="5A294B22"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55%</w:t>
            </w:r>
          </w:p>
        </w:tc>
        <w:tc>
          <w:tcPr>
            <w:tcW w:w="0" w:type="auto"/>
            <w:shd w:val="clear" w:color="auto" w:fill="FFFFFF" w:themeFill="background1"/>
            <w:noWrap/>
            <w:vAlign w:val="center"/>
            <w:hideMark/>
          </w:tcPr>
          <w:p w14:paraId="7D342EDD"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46%</w:t>
            </w:r>
          </w:p>
        </w:tc>
      </w:tr>
      <w:tr w:rsidR="004B45EF" w:rsidRPr="003A2074" w14:paraId="5245B203"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7A2886CF" w14:textId="77777777" w:rsidR="004B45EF" w:rsidRPr="003A2074" w:rsidRDefault="004B45EF" w:rsidP="004B45EF">
            <w:pPr>
              <w:rPr>
                <w:rFonts w:ascii="Calibri" w:eastAsia="Times New Roman" w:hAnsi="Calibri" w:cs="Calibri"/>
                <w:color w:val="000000"/>
                <w:lang w:eastAsia="pt-BR"/>
              </w:rPr>
            </w:pPr>
            <w:r w:rsidRPr="003A2074">
              <w:rPr>
                <w:rFonts w:ascii="Arial" w:eastAsia="Times New Roman" w:hAnsi="Arial" w:cs="Arial"/>
                <w:color w:val="000000"/>
                <w:sz w:val="20"/>
                <w:szCs w:val="20"/>
                <w:lang w:eastAsia="pt-BR"/>
              </w:rPr>
              <w:t>Sudeste</w:t>
            </w:r>
          </w:p>
        </w:tc>
        <w:tc>
          <w:tcPr>
            <w:tcW w:w="0" w:type="auto"/>
            <w:shd w:val="clear" w:color="auto" w:fill="FFFFFF" w:themeFill="background1"/>
            <w:noWrap/>
            <w:vAlign w:val="center"/>
            <w:hideMark/>
          </w:tcPr>
          <w:p w14:paraId="7FC8A323"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29</w:t>
            </w:r>
          </w:p>
        </w:tc>
        <w:tc>
          <w:tcPr>
            <w:tcW w:w="0" w:type="auto"/>
            <w:shd w:val="clear" w:color="auto" w:fill="FFFFFF" w:themeFill="background1"/>
            <w:noWrap/>
            <w:vAlign w:val="center"/>
            <w:hideMark/>
          </w:tcPr>
          <w:p w14:paraId="4F27844E"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13</w:t>
            </w:r>
          </w:p>
        </w:tc>
        <w:tc>
          <w:tcPr>
            <w:tcW w:w="0" w:type="auto"/>
            <w:shd w:val="clear" w:color="auto" w:fill="FFFFFF" w:themeFill="background1"/>
            <w:noWrap/>
            <w:vAlign w:val="center"/>
            <w:hideMark/>
          </w:tcPr>
          <w:p w14:paraId="3A0B714A"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15%</w:t>
            </w:r>
          </w:p>
        </w:tc>
        <w:tc>
          <w:tcPr>
            <w:tcW w:w="0" w:type="auto"/>
            <w:shd w:val="clear" w:color="auto" w:fill="FFFFFF" w:themeFill="background1"/>
            <w:noWrap/>
            <w:vAlign w:val="center"/>
            <w:hideMark/>
          </w:tcPr>
          <w:p w14:paraId="6405EC43"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18%</w:t>
            </w:r>
          </w:p>
        </w:tc>
      </w:tr>
      <w:tr w:rsidR="004B45EF" w:rsidRPr="003A2074" w14:paraId="13F5B180"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56CAF79A" w14:textId="77777777" w:rsidR="004B45EF" w:rsidRPr="003A2074" w:rsidRDefault="004B45EF" w:rsidP="004B45EF">
            <w:pPr>
              <w:rPr>
                <w:rFonts w:ascii="Calibri" w:eastAsia="Times New Roman" w:hAnsi="Calibri" w:cs="Calibri"/>
                <w:color w:val="000000"/>
                <w:lang w:eastAsia="pt-BR"/>
              </w:rPr>
            </w:pPr>
            <w:r w:rsidRPr="003A2074">
              <w:rPr>
                <w:rFonts w:ascii="Arial" w:eastAsia="Times New Roman" w:hAnsi="Arial" w:cs="Arial"/>
                <w:color w:val="000000"/>
                <w:sz w:val="20"/>
                <w:szCs w:val="20"/>
                <w:lang w:eastAsia="pt-BR"/>
              </w:rPr>
              <w:t>Sul</w:t>
            </w:r>
          </w:p>
        </w:tc>
        <w:tc>
          <w:tcPr>
            <w:tcW w:w="0" w:type="auto"/>
            <w:shd w:val="clear" w:color="auto" w:fill="FFFFFF" w:themeFill="background1"/>
            <w:noWrap/>
            <w:vAlign w:val="center"/>
            <w:hideMark/>
          </w:tcPr>
          <w:p w14:paraId="4389B8F8"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34</w:t>
            </w:r>
          </w:p>
        </w:tc>
        <w:tc>
          <w:tcPr>
            <w:tcW w:w="0" w:type="auto"/>
            <w:shd w:val="clear" w:color="auto" w:fill="FFFFFF" w:themeFill="background1"/>
            <w:noWrap/>
            <w:vAlign w:val="center"/>
            <w:hideMark/>
          </w:tcPr>
          <w:p w14:paraId="1589DCC3"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12</w:t>
            </w:r>
          </w:p>
        </w:tc>
        <w:tc>
          <w:tcPr>
            <w:tcW w:w="0" w:type="auto"/>
            <w:shd w:val="clear" w:color="auto" w:fill="FFFFFF" w:themeFill="background1"/>
            <w:noWrap/>
            <w:vAlign w:val="center"/>
            <w:hideMark/>
          </w:tcPr>
          <w:p w14:paraId="64E6D012"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18%</w:t>
            </w:r>
          </w:p>
        </w:tc>
        <w:tc>
          <w:tcPr>
            <w:tcW w:w="0" w:type="auto"/>
            <w:shd w:val="clear" w:color="auto" w:fill="FFFFFF" w:themeFill="background1"/>
            <w:noWrap/>
            <w:vAlign w:val="center"/>
            <w:hideMark/>
          </w:tcPr>
          <w:p w14:paraId="05C93B54"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17%</w:t>
            </w:r>
          </w:p>
        </w:tc>
      </w:tr>
      <w:tr w:rsidR="004B45EF" w:rsidRPr="003A2074" w14:paraId="34FB699B"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53A746E1" w14:textId="77777777" w:rsidR="004B45EF" w:rsidRPr="003A2074" w:rsidRDefault="004B45EF" w:rsidP="004B45EF">
            <w:pPr>
              <w:rPr>
                <w:rFonts w:ascii="Calibri" w:eastAsia="Times New Roman" w:hAnsi="Calibri" w:cs="Calibri"/>
                <w:color w:val="000000"/>
                <w:lang w:eastAsia="pt-BR"/>
              </w:rPr>
            </w:pPr>
            <w:r w:rsidRPr="003A2074">
              <w:rPr>
                <w:rFonts w:ascii="Arial" w:eastAsia="Times New Roman" w:hAnsi="Arial" w:cs="Arial"/>
                <w:color w:val="000000"/>
                <w:sz w:val="20"/>
                <w:szCs w:val="20"/>
                <w:lang w:eastAsia="pt-BR"/>
              </w:rPr>
              <w:t>Centro-Oeste</w:t>
            </w:r>
          </w:p>
        </w:tc>
        <w:tc>
          <w:tcPr>
            <w:tcW w:w="0" w:type="auto"/>
            <w:shd w:val="clear" w:color="auto" w:fill="FFFFFF" w:themeFill="background1"/>
            <w:noWrap/>
            <w:vAlign w:val="center"/>
            <w:hideMark/>
          </w:tcPr>
          <w:p w14:paraId="5356F53D"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3A2074">
              <w:rPr>
                <w:rFonts w:ascii="Calibri" w:eastAsia="Times New Roman" w:hAnsi="Calibri" w:cs="Calibri"/>
                <w:color w:val="000000"/>
                <w:lang w:eastAsia="pt-BR"/>
              </w:rPr>
              <w:t>4</w:t>
            </w:r>
            <w:proofErr w:type="gramEnd"/>
          </w:p>
        </w:tc>
        <w:tc>
          <w:tcPr>
            <w:tcW w:w="0" w:type="auto"/>
            <w:shd w:val="clear" w:color="auto" w:fill="FFFFFF" w:themeFill="background1"/>
            <w:noWrap/>
            <w:vAlign w:val="center"/>
            <w:hideMark/>
          </w:tcPr>
          <w:p w14:paraId="4A0AF449"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3A2074">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214A672B"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2%</w:t>
            </w:r>
          </w:p>
        </w:tc>
        <w:tc>
          <w:tcPr>
            <w:tcW w:w="0" w:type="auto"/>
            <w:shd w:val="clear" w:color="auto" w:fill="FFFFFF" w:themeFill="background1"/>
            <w:noWrap/>
            <w:vAlign w:val="center"/>
            <w:hideMark/>
          </w:tcPr>
          <w:p w14:paraId="3E649D82"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w:t>
            </w:r>
          </w:p>
        </w:tc>
      </w:tr>
      <w:tr w:rsidR="004B45EF" w:rsidRPr="003A2074" w14:paraId="0A1D9FB2"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2C0F2FEF" w14:textId="77777777" w:rsidR="004B45EF" w:rsidRPr="003A2074" w:rsidRDefault="004B45EF" w:rsidP="004B45EF">
            <w:pPr>
              <w:rPr>
                <w:rFonts w:ascii="Calibri" w:eastAsia="Times New Roman" w:hAnsi="Calibri" w:cs="Calibri"/>
                <w:color w:val="000000"/>
                <w:lang w:eastAsia="pt-BR"/>
              </w:rPr>
            </w:pPr>
            <w:r w:rsidRPr="003A2074">
              <w:rPr>
                <w:rFonts w:ascii="Arial" w:eastAsia="Times New Roman" w:hAnsi="Arial" w:cs="Arial"/>
                <w:color w:val="000000"/>
                <w:sz w:val="20"/>
                <w:szCs w:val="20"/>
                <w:lang w:eastAsia="pt-BR"/>
              </w:rPr>
              <w:t>Total</w:t>
            </w:r>
          </w:p>
        </w:tc>
        <w:tc>
          <w:tcPr>
            <w:tcW w:w="0" w:type="auto"/>
            <w:shd w:val="clear" w:color="auto" w:fill="FFFFFF" w:themeFill="background1"/>
            <w:noWrap/>
            <w:vAlign w:val="center"/>
            <w:hideMark/>
          </w:tcPr>
          <w:p w14:paraId="5DAEA862"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190</w:t>
            </w:r>
          </w:p>
        </w:tc>
        <w:tc>
          <w:tcPr>
            <w:tcW w:w="0" w:type="auto"/>
            <w:shd w:val="clear" w:color="auto" w:fill="FFFFFF" w:themeFill="background1"/>
            <w:noWrap/>
            <w:vAlign w:val="center"/>
            <w:hideMark/>
          </w:tcPr>
          <w:p w14:paraId="107E9929"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72</w:t>
            </w:r>
          </w:p>
        </w:tc>
        <w:tc>
          <w:tcPr>
            <w:tcW w:w="0" w:type="auto"/>
            <w:shd w:val="clear" w:color="auto" w:fill="FFFFFF" w:themeFill="background1"/>
            <w:noWrap/>
            <w:vAlign w:val="center"/>
            <w:hideMark/>
          </w:tcPr>
          <w:p w14:paraId="63C68066"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
        </w:tc>
        <w:tc>
          <w:tcPr>
            <w:tcW w:w="0" w:type="auto"/>
            <w:shd w:val="clear" w:color="auto" w:fill="FFFFFF" w:themeFill="background1"/>
            <w:noWrap/>
            <w:vAlign w:val="center"/>
            <w:hideMark/>
          </w:tcPr>
          <w:p w14:paraId="5138C656" w14:textId="77777777" w:rsidR="004B45EF" w:rsidRPr="003A2074"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
        </w:tc>
      </w:tr>
      <w:tr w:rsidR="004B45EF" w:rsidRPr="003A2074" w14:paraId="4D50B5D2" w14:textId="77777777" w:rsidTr="005601A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shd w:val="clear" w:color="auto" w:fill="FFFFFF" w:themeFill="background1"/>
            <w:noWrap/>
            <w:vAlign w:val="center"/>
            <w:hideMark/>
          </w:tcPr>
          <w:p w14:paraId="2D8429F6" w14:textId="77777777" w:rsidR="004B45EF" w:rsidRPr="00D941B8" w:rsidRDefault="004B45EF" w:rsidP="004B45EF">
            <w:pPr>
              <w:rPr>
                <w:rFonts w:ascii="Calibri" w:eastAsia="Times New Roman" w:hAnsi="Calibri" w:cs="Calibri"/>
                <w:b w:val="0"/>
                <w:bCs w:val="0"/>
                <w:color w:val="000000"/>
                <w:lang w:eastAsia="pt-BR"/>
              </w:rPr>
            </w:pPr>
            <w:r w:rsidRPr="003A2074">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w:t>
            </w:r>
          </w:p>
        </w:tc>
        <w:tc>
          <w:tcPr>
            <w:tcW w:w="0" w:type="auto"/>
            <w:tcBorders>
              <w:bottom w:val="single" w:sz="12" w:space="0" w:color="auto"/>
            </w:tcBorders>
            <w:shd w:val="clear" w:color="auto" w:fill="FFFFFF" w:themeFill="background1"/>
            <w:noWrap/>
            <w:vAlign w:val="center"/>
            <w:hideMark/>
          </w:tcPr>
          <w:p w14:paraId="424A81FB"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
        </w:tc>
        <w:tc>
          <w:tcPr>
            <w:tcW w:w="0" w:type="auto"/>
            <w:tcBorders>
              <w:bottom w:val="single" w:sz="12" w:space="0" w:color="auto"/>
            </w:tcBorders>
            <w:shd w:val="clear" w:color="auto" w:fill="FFFFFF" w:themeFill="background1"/>
            <w:noWrap/>
            <w:vAlign w:val="center"/>
            <w:hideMark/>
          </w:tcPr>
          <w:p w14:paraId="3F695C31"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3A2074">
              <w:rPr>
                <w:rFonts w:ascii="Calibri" w:eastAsia="Times New Roman" w:hAnsi="Calibri" w:cs="Calibri"/>
                <w:color w:val="000000"/>
                <w:lang w:eastAsia="pt-BR"/>
              </w:rPr>
              <w:t>38%</w:t>
            </w:r>
          </w:p>
        </w:tc>
        <w:tc>
          <w:tcPr>
            <w:tcW w:w="0" w:type="auto"/>
            <w:tcBorders>
              <w:bottom w:val="single" w:sz="12" w:space="0" w:color="auto"/>
            </w:tcBorders>
            <w:shd w:val="clear" w:color="auto" w:fill="FFFFFF" w:themeFill="background1"/>
            <w:noWrap/>
            <w:vAlign w:val="center"/>
            <w:hideMark/>
          </w:tcPr>
          <w:p w14:paraId="48028DC1"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
        </w:tc>
        <w:tc>
          <w:tcPr>
            <w:tcW w:w="0" w:type="auto"/>
            <w:tcBorders>
              <w:bottom w:val="single" w:sz="12" w:space="0" w:color="auto"/>
            </w:tcBorders>
            <w:shd w:val="clear" w:color="auto" w:fill="FFFFFF" w:themeFill="background1"/>
            <w:noWrap/>
            <w:vAlign w:val="center"/>
            <w:hideMark/>
          </w:tcPr>
          <w:p w14:paraId="250509AB" w14:textId="77777777" w:rsidR="004B45EF" w:rsidRPr="003A2074"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
        </w:tc>
      </w:tr>
    </w:tbl>
    <w:p w14:paraId="7964FA1D" w14:textId="77777777" w:rsidR="00385F78" w:rsidRPr="00F83986" w:rsidRDefault="00385F78" w:rsidP="00385F78">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6131A35C" w14:textId="77777777" w:rsidR="004B45EF" w:rsidRDefault="004B45EF" w:rsidP="004B45EF">
      <w:pPr>
        <w:pStyle w:val="Legenda"/>
        <w:keepNext/>
        <w:jc w:val="center"/>
        <w:rPr>
          <w:rFonts w:ascii="Arial" w:hAnsi="Arial" w:cs="Arial"/>
          <w:i w:val="0"/>
          <w:color w:val="auto"/>
          <w:sz w:val="20"/>
        </w:rPr>
      </w:pPr>
    </w:p>
    <w:p w14:paraId="4854EDAB" w14:textId="77777777" w:rsidR="004B45EF" w:rsidRDefault="004B45EF" w:rsidP="004B45EF"/>
    <w:p w14:paraId="7D2E8C83" w14:textId="77777777" w:rsidR="004B45EF" w:rsidRDefault="004B45EF" w:rsidP="004B45EF"/>
    <w:p w14:paraId="7DD18428" w14:textId="77777777" w:rsidR="004B45EF" w:rsidRDefault="004B45EF" w:rsidP="004B45EF"/>
    <w:p w14:paraId="69C7FB6C" w14:textId="77777777" w:rsidR="004B45EF" w:rsidRDefault="004B45EF" w:rsidP="004B45EF"/>
    <w:p w14:paraId="3805590B" w14:textId="77777777" w:rsidR="004B45EF" w:rsidRDefault="004B45EF" w:rsidP="004B45EF"/>
    <w:p w14:paraId="4035C9AC" w14:textId="77777777" w:rsidR="004B45EF" w:rsidRDefault="004B45EF" w:rsidP="004B45EF"/>
    <w:p w14:paraId="6A869AAE" w14:textId="77777777" w:rsidR="004B45EF" w:rsidRDefault="004B45EF" w:rsidP="004B45EF"/>
    <w:p w14:paraId="48E90530" w14:textId="77777777" w:rsidR="004B45EF" w:rsidRDefault="004B45EF" w:rsidP="004B45EF"/>
    <w:p w14:paraId="2E78E592" w14:textId="77777777" w:rsidR="004B45EF" w:rsidRDefault="004B45EF" w:rsidP="004B45EF"/>
    <w:p w14:paraId="6F0BD16D" w14:textId="77777777" w:rsidR="004B45EF" w:rsidRDefault="004B45EF" w:rsidP="004B45EF"/>
    <w:p w14:paraId="336E3610" w14:textId="77777777" w:rsidR="004B45EF" w:rsidRDefault="004B45EF" w:rsidP="004B45EF"/>
    <w:p w14:paraId="261CDA35" w14:textId="77777777" w:rsidR="004B45EF" w:rsidRDefault="004B45EF" w:rsidP="004B45EF"/>
    <w:p w14:paraId="3BEBE74A" w14:textId="77777777" w:rsidR="004B45EF" w:rsidRDefault="004B45EF" w:rsidP="004B45EF"/>
    <w:p w14:paraId="6414D906" w14:textId="77777777" w:rsidR="004B45EF" w:rsidRDefault="004B45EF" w:rsidP="004B45EF"/>
    <w:p w14:paraId="0ED69E8A" w14:textId="77777777" w:rsidR="004B45EF" w:rsidRDefault="004B45EF" w:rsidP="004B45EF"/>
    <w:p w14:paraId="5A8CC210" w14:textId="77777777" w:rsidR="004B45EF" w:rsidRDefault="004B45EF" w:rsidP="004B45EF"/>
    <w:p w14:paraId="64FDC6E9" w14:textId="77777777" w:rsidR="004B45EF" w:rsidRDefault="004B45EF" w:rsidP="004B45EF"/>
    <w:p w14:paraId="76C4D672" w14:textId="77777777" w:rsidR="004B45EF" w:rsidRDefault="004B45EF" w:rsidP="004B45EF"/>
    <w:p w14:paraId="7863D2A4" w14:textId="77777777" w:rsidR="004B45EF" w:rsidRDefault="004B45EF" w:rsidP="004B45EF"/>
    <w:p w14:paraId="2894C7E7" w14:textId="77777777" w:rsidR="004B45EF" w:rsidRDefault="004B45EF" w:rsidP="004B45EF"/>
    <w:p w14:paraId="6EC5B92A" w14:textId="77777777" w:rsidR="004B45EF" w:rsidRPr="00EA21C4" w:rsidRDefault="004B45EF" w:rsidP="004B45EF"/>
    <w:p w14:paraId="325D6EB4" w14:textId="1E292EAC" w:rsidR="004B45EF" w:rsidRPr="0038372F" w:rsidRDefault="00476D5B" w:rsidP="004B45EF">
      <w:pPr>
        <w:pStyle w:val="Legenda"/>
        <w:keepNext/>
        <w:jc w:val="center"/>
        <w:rPr>
          <w:rFonts w:ascii="Arial" w:hAnsi="Arial" w:cs="Arial"/>
          <w:i w:val="0"/>
          <w:color w:val="auto"/>
          <w:sz w:val="24"/>
          <w:szCs w:val="22"/>
        </w:rPr>
      </w:pPr>
      <w:r>
        <w:rPr>
          <w:rFonts w:ascii="Arial" w:hAnsi="Arial" w:cs="Arial"/>
          <w:i w:val="0"/>
          <w:color w:val="auto"/>
          <w:sz w:val="24"/>
          <w:szCs w:val="22"/>
        </w:rPr>
        <w:lastRenderedPageBreak/>
        <w:t>Anexo</w:t>
      </w:r>
      <w:r w:rsidR="004B45EF" w:rsidRPr="0038372F">
        <w:rPr>
          <w:rFonts w:ascii="Arial" w:hAnsi="Arial" w:cs="Arial"/>
          <w:i w:val="0"/>
          <w:color w:val="auto"/>
          <w:sz w:val="24"/>
          <w:szCs w:val="22"/>
        </w:rPr>
        <w:t xml:space="preserve"> </w:t>
      </w:r>
      <w:r w:rsidR="004B45EF" w:rsidRPr="0038372F">
        <w:rPr>
          <w:rFonts w:ascii="Arial" w:hAnsi="Arial" w:cs="Arial"/>
          <w:i w:val="0"/>
          <w:color w:val="auto"/>
          <w:sz w:val="24"/>
          <w:szCs w:val="22"/>
        </w:rPr>
        <w:fldChar w:fldCharType="begin"/>
      </w:r>
      <w:r w:rsidR="004B45EF" w:rsidRPr="0038372F">
        <w:rPr>
          <w:rFonts w:ascii="Arial" w:hAnsi="Arial" w:cs="Arial"/>
          <w:i w:val="0"/>
          <w:color w:val="auto"/>
          <w:sz w:val="24"/>
          <w:szCs w:val="22"/>
        </w:rPr>
        <w:instrText xml:space="preserve"> SEQ Apêndice \* ARABIC </w:instrText>
      </w:r>
      <w:r w:rsidR="004B45EF" w:rsidRPr="0038372F">
        <w:rPr>
          <w:rFonts w:ascii="Arial" w:hAnsi="Arial" w:cs="Arial"/>
          <w:i w:val="0"/>
          <w:color w:val="auto"/>
          <w:sz w:val="24"/>
          <w:szCs w:val="22"/>
        </w:rPr>
        <w:fldChar w:fldCharType="separate"/>
      </w:r>
      <w:r w:rsidR="00E073E3">
        <w:rPr>
          <w:rFonts w:ascii="Arial" w:hAnsi="Arial" w:cs="Arial"/>
          <w:i w:val="0"/>
          <w:noProof/>
          <w:color w:val="auto"/>
          <w:sz w:val="24"/>
          <w:szCs w:val="22"/>
        </w:rPr>
        <w:t>9</w:t>
      </w:r>
      <w:r w:rsidR="004B45EF" w:rsidRPr="0038372F">
        <w:rPr>
          <w:rFonts w:ascii="Arial" w:hAnsi="Arial" w:cs="Arial"/>
          <w:i w:val="0"/>
          <w:color w:val="auto"/>
          <w:sz w:val="24"/>
          <w:szCs w:val="22"/>
        </w:rPr>
        <w:fldChar w:fldCharType="end"/>
      </w:r>
      <w:r w:rsidR="004B45EF" w:rsidRPr="0038372F">
        <w:rPr>
          <w:rFonts w:ascii="Arial" w:hAnsi="Arial" w:cs="Arial"/>
          <w:i w:val="0"/>
          <w:color w:val="auto"/>
          <w:sz w:val="24"/>
          <w:szCs w:val="22"/>
        </w:rPr>
        <w:t xml:space="preserve"> - Cidades Contempladas pelo Projeto Piloto por UF</w:t>
      </w:r>
    </w:p>
    <w:tbl>
      <w:tblPr>
        <w:tblStyle w:val="TabeladeLista6Colorida1"/>
        <w:tblW w:w="0" w:type="auto"/>
        <w:jc w:val="center"/>
        <w:shd w:val="clear" w:color="auto" w:fill="FFFFFF" w:themeFill="background1"/>
        <w:tblLook w:val="04A0" w:firstRow="1" w:lastRow="0" w:firstColumn="1" w:lastColumn="0" w:noHBand="0" w:noVBand="1"/>
      </w:tblPr>
      <w:tblGrid>
        <w:gridCol w:w="2100"/>
        <w:gridCol w:w="1572"/>
        <w:gridCol w:w="1495"/>
        <w:gridCol w:w="1272"/>
        <w:gridCol w:w="1495"/>
      </w:tblGrid>
      <w:tr w:rsidR="004B45EF" w:rsidRPr="001239D5" w14:paraId="22884A2A" w14:textId="77777777" w:rsidTr="005601A3">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shd w:val="clear" w:color="auto" w:fill="FFFFFF" w:themeFill="background1"/>
            <w:noWrap/>
            <w:vAlign w:val="center"/>
            <w:hideMark/>
          </w:tcPr>
          <w:p w14:paraId="456CBF57" w14:textId="77777777" w:rsidR="004B45EF" w:rsidRPr="001239D5" w:rsidRDefault="004B45EF" w:rsidP="004B45EF">
            <w:pPr>
              <w:jc w:val="center"/>
              <w:rPr>
                <w:rFonts w:ascii="Calibri" w:eastAsia="Times New Roman" w:hAnsi="Calibri" w:cs="Calibri"/>
                <w:color w:val="000000"/>
                <w:lang w:eastAsia="pt-BR"/>
              </w:rPr>
            </w:pPr>
            <w:r w:rsidRPr="00F060B1">
              <w:rPr>
                <w:rFonts w:ascii="Arial" w:eastAsia="Times New Roman" w:hAnsi="Arial" w:cs="Arial"/>
                <w:color w:val="000000"/>
                <w:sz w:val="20"/>
                <w:szCs w:val="20"/>
                <w:lang w:eastAsia="pt-BR"/>
              </w:rPr>
              <w:t>Região</w:t>
            </w:r>
          </w:p>
        </w:tc>
        <w:tc>
          <w:tcPr>
            <w:tcW w:w="0" w:type="auto"/>
            <w:tcBorders>
              <w:top w:val="single" w:sz="12" w:space="0" w:color="auto"/>
            </w:tcBorders>
            <w:shd w:val="clear" w:color="auto" w:fill="FFFFFF" w:themeFill="background1"/>
            <w:noWrap/>
            <w:vAlign w:val="center"/>
            <w:hideMark/>
          </w:tcPr>
          <w:p w14:paraId="77F53F2C" w14:textId="77777777" w:rsidR="004B45EF" w:rsidRPr="00F060B1"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sidRPr="00F060B1">
              <w:rPr>
                <w:rFonts w:ascii="Arial" w:eastAsia="Times New Roman" w:hAnsi="Arial" w:cs="Arial"/>
                <w:color w:val="000000"/>
                <w:sz w:val="20"/>
                <w:szCs w:val="20"/>
                <w:lang w:eastAsia="pt-BR"/>
              </w:rPr>
              <w:t>Envolvidas no</w:t>
            </w:r>
          </w:p>
          <w:p w14:paraId="168581A2" w14:textId="77777777" w:rsidR="004B45EF" w:rsidRPr="001239D5"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F060B1">
              <w:rPr>
                <w:rFonts w:ascii="Arial" w:eastAsia="Times New Roman" w:hAnsi="Arial" w:cs="Arial"/>
                <w:color w:val="000000"/>
                <w:sz w:val="20"/>
                <w:szCs w:val="20"/>
                <w:lang w:eastAsia="pt-BR"/>
              </w:rPr>
              <w:t>Processo</w:t>
            </w:r>
          </w:p>
        </w:tc>
        <w:tc>
          <w:tcPr>
            <w:tcW w:w="0" w:type="auto"/>
            <w:tcBorders>
              <w:top w:val="single" w:sz="12" w:space="0" w:color="auto"/>
            </w:tcBorders>
            <w:shd w:val="clear" w:color="auto" w:fill="FFFFFF" w:themeFill="background1"/>
            <w:noWrap/>
            <w:vAlign w:val="center"/>
            <w:hideMark/>
          </w:tcPr>
          <w:p w14:paraId="1ACAE711" w14:textId="77777777" w:rsidR="004B45EF" w:rsidRPr="001239D5"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F060B1">
              <w:rPr>
                <w:rFonts w:ascii="Arial" w:eastAsia="Times New Roman" w:hAnsi="Arial" w:cs="Arial"/>
                <w:color w:val="000000"/>
                <w:sz w:val="20"/>
                <w:szCs w:val="20"/>
                <w:lang w:eastAsia="pt-BR"/>
              </w:rPr>
              <w:t>Selecionadas</w:t>
            </w:r>
          </w:p>
        </w:tc>
        <w:tc>
          <w:tcPr>
            <w:tcW w:w="0" w:type="auto"/>
            <w:tcBorders>
              <w:top w:val="single" w:sz="12" w:space="0" w:color="auto"/>
            </w:tcBorders>
            <w:shd w:val="clear" w:color="auto" w:fill="FFFFFF" w:themeFill="background1"/>
            <w:noWrap/>
            <w:vAlign w:val="center"/>
            <w:hideMark/>
          </w:tcPr>
          <w:p w14:paraId="750F2807" w14:textId="77777777" w:rsidR="004B45EF" w:rsidRPr="00F060B1"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sidRPr="00F060B1">
              <w:rPr>
                <w:rFonts w:ascii="Arial" w:eastAsia="Times New Roman" w:hAnsi="Arial" w:cs="Arial"/>
                <w:color w:val="000000"/>
                <w:sz w:val="20"/>
                <w:szCs w:val="20"/>
                <w:lang w:eastAsia="pt-BR"/>
              </w:rPr>
              <w:t>% Cidades</w:t>
            </w:r>
          </w:p>
          <w:p w14:paraId="617F7EDD" w14:textId="77777777" w:rsidR="004B45EF" w:rsidRPr="001239D5"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F060B1">
              <w:rPr>
                <w:rFonts w:ascii="Arial" w:eastAsia="Times New Roman" w:hAnsi="Arial" w:cs="Arial"/>
                <w:color w:val="000000"/>
                <w:sz w:val="20"/>
                <w:szCs w:val="20"/>
                <w:lang w:eastAsia="pt-BR"/>
              </w:rPr>
              <w:t>Envolvidas</w:t>
            </w:r>
          </w:p>
        </w:tc>
        <w:tc>
          <w:tcPr>
            <w:tcW w:w="0" w:type="auto"/>
            <w:tcBorders>
              <w:top w:val="single" w:sz="12" w:space="0" w:color="auto"/>
            </w:tcBorders>
            <w:shd w:val="clear" w:color="auto" w:fill="FFFFFF" w:themeFill="background1"/>
            <w:noWrap/>
            <w:vAlign w:val="center"/>
            <w:hideMark/>
          </w:tcPr>
          <w:p w14:paraId="7332DAE5" w14:textId="77777777" w:rsidR="004B45EF" w:rsidRPr="00F060B1"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sidRPr="00F060B1">
              <w:rPr>
                <w:rFonts w:ascii="Arial" w:eastAsia="Times New Roman" w:hAnsi="Arial" w:cs="Arial"/>
                <w:color w:val="000000"/>
                <w:sz w:val="20"/>
                <w:szCs w:val="20"/>
                <w:lang w:eastAsia="pt-BR"/>
              </w:rPr>
              <w:t xml:space="preserve">% Cidades </w:t>
            </w:r>
          </w:p>
          <w:p w14:paraId="010471A4" w14:textId="77777777" w:rsidR="004B45EF" w:rsidRPr="001239D5" w:rsidRDefault="004B45EF" w:rsidP="004B45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F060B1">
              <w:rPr>
                <w:rFonts w:ascii="Arial" w:eastAsia="Times New Roman" w:hAnsi="Arial" w:cs="Arial"/>
                <w:color w:val="000000"/>
                <w:sz w:val="20"/>
                <w:szCs w:val="20"/>
                <w:lang w:eastAsia="pt-BR"/>
              </w:rPr>
              <w:t>Selecionadas</w:t>
            </w:r>
          </w:p>
        </w:tc>
      </w:tr>
      <w:tr w:rsidR="004B45EF" w:rsidRPr="001239D5" w14:paraId="6718D477"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tcPr>
          <w:p w14:paraId="6191FFD4" w14:textId="77777777" w:rsidR="004B45EF"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Rondônia</w:t>
            </w:r>
          </w:p>
        </w:tc>
        <w:tc>
          <w:tcPr>
            <w:tcW w:w="0" w:type="auto"/>
            <w:shd w:val="clear" w:color="auto" w:fill="FFFFFF" w:themeFill="background1"/>
            <w:noWrap/>
            <w:vAlign w:val="center"/>
          </w:tcPr>
          <w:p w14:paraId="391053CD"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Pr>
                <w:rFonts w:ascii="Calibri" w:eastAsia="Times New Roman" w:hAnsi="Calibri" w:cs="Calibri"/>
                <w:color w:val="000000"/>
                <w:lang w:eastAsia="pt-BR"/>
              </w:rPr>
              <w:t>0</w:t>
            </w:r>
            <w:proofErr w:type="gramEnd"/>
          </w:p>
        </w:tc>
        <w:tc>
          <w:tcPr>
            <w:tcW w:w="0" w:type="auto"/>
            <w:shd w:val="clear" w:color="auto" w:fill="FFFFFF" w:themeFill="background1"/>
            <w:noWrap/>
            <w:vAlign w:val="center"/>
          </w:tcPr>
          <w:p w14:paraId="426BB14B"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Pr>
                <w:rFonts w:ascii="Calibri" w:eastAsia="Times New Roman" w:hAnsi="Calibri" w:cs="Calibri"/>
                <w:color w:val="000000"/>
                <w:lang w:eastAsia="pt-BR"/>
              </w:rPr>
              <w:t>0</w:t>
            </w:r>
            <w:proofErr w:type="gramEnd"/>
          </w:p>
        </w:tc>
        <w:tc>
          <w:tcPr>
            <w:tcW w:w="0" w:type="auto"/>
            <w:shd w:val="clear" w:color="auto" w:fill="FFFFFF" w:themeFill="background1"/>
            <w:noWrap/>
            <w:vAlign w:val="center"/>
          </w:tcPr>
          <w:p w14:paraId="387D7193"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Pr>
                <w:rFonts w:ascii="Calibri" w:eastAsia="Times New Roman" w:hAnsi="Calibri" w:cs="Calibri"/>
                <w:color w:val="000000"/>
                <w:lang w:eastAsia="pt-BR"/>
              </w:rPr>
              <w:t>0%</w:t>
            </w:r>
          </w:p>
        </w:tc>
        <w:tc>
          <w:tcPr>
            <w:tcW w:w="0" w:type="auto"/>
            <w:shd w:val="clear" w:color="auto" w:fill="FFFFFF" w:themeFill="background1"/>
            <w:noWrap/>
            <w:vAlign w:val="center"/>
          </w:tcPr>
          <w:p w14:paraId="3F7ADA63"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Pr>
                <w:rFonts w:ascii="Calibri" w:eastAsia="Times New Roman" w:hAnsi="Calibri" w:cs="Calibri"/>
                <w:color w:val="000000"/>
                <w:lang w:eastAsia="pt-BR"/>
              </w:rPr>
              <w:t>0%</w:t>
            </w:r>
          </w:p>
        </w:tc>
      </w:tr>
      <w:tr w:rsidR="004B45EF" w:rsidRPr="001239D5" w14:paraId="34DDADA7"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3E9BC487"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Acre</w:t>
            </w:r>
          </w:p>
        </w:tc>
        <w:tc>
          <w:tcPr>
            <w:tcW w:w="0" w:type="auto"/>
            <w:shd w:val="clear" w:color="auto" w:fill="FFFFFF" w:themeFill="background1"/>
            <w:noWrap/>
            <w:vAlign w:val="center"/>
            <w:hideMark/>
          </w:tcPr>
          <w:p w14:paraId="78CF4D13"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2</w:t>
            </w:r>
            <w:proofErr w:type="gramEnd"/>
          </w:p>
        </w:tc>
        <w:tc>
          <w:tcPr>
            <w:tcW w:w="0" w:type="auto"/>
            <w:shd w:val="clear" w:color="auto" w:fill="FFFFFF" w:themeFill="background1"/>
            <w:noWrap/>
            <w:vAlign w:val="center"/>
            <w:hideMark/>
          </w:tcPr>
          <w:p w14:paraId="43CCD088"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0</w:t>
            </w:r>
            <w:proofErr w:type="gramEnd"/>
          </w:p>
        </w:tc>
        <w:tc>
          <w:tcPr>
            <w:tcW w:w="0" w:type="auto"/>
            <w:shd w:val="clear" w:color="auto" w:fill="FFFFFF" w:themeFill="background1"/>
            <w:noWrap/>
            <w:vAlign w:val="center"/>
            <w:hideMark/>
          </w:tcPr>
          <w:p w14:paraId="2368CA59"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0627831D"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0%</w:t>
            </w:r>
          </w:p>
        </w:tc>
      </w:tr>
      <w:tr w:rsidR="004B45EF" w:rsidRPr="001239D5" w14:paraId="43FBF979"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375BA966"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Amazonas</w:t>
            </w:r>
          </w:p>
        </w:tc>
        <w:tc>
          <w:tcPr>
            <w:tcW w:w="0" w:type="auto"/>
            <w:shd w:val="clear" w:color="auto" w:fill="FFFFFF" w:themeFill="background1"/>
            <w:noWrap/>
            <w:vAlign w:val="center"/>
            <w:hideMark/>
          </w:tcPr>
          <w:p w14:paraId="527E7DB4"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5</w:t>
            </w:r>
            <w:proofErr w:type="gramEnd"/>
          </w:p>
        </w:tc>
        <w:tc>
          <w:tcPr>
            <w:tcW w:w="0" w:type="auto"/>
            <w:shd w:val="clear" w:color="auto" w:fill="FFFFFF" w:themeFill="background1"/>
            <w:noWrap/>
            <w:vAlign w:val="center"/>
            <w:hideMark/>
          </w:tcPr>
          <w:p w14:paraId="59A93F73"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3</w:t>
            </w:r>
            <w:proofErr w:type="gramEnd"/>
          </w:p>
        </w:tc>
        <w:tc>
          <w:tcPr>
            <w:tcW w:w="0" w:type="auto"/>
            <w:shd w:val="clear" w:color="auto" w:fill="FFFFFF" w:themeFill="background1"/>
            <w:noWrap/>
            <w:vAlign w:val="center"/>
            <w:hideMark/>
          </w:tcPr>
          <w:p w14:paraId="4CF40F8B"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3%</w:t>
            </w:r>
          </w:p>
        </w:tc>
        <w:tc>
          <w:tcPr>
            <w:tcW w:w="0" w:type="auto"/>
            <w:shd w:val="clear" w:color="auto" w:fill="FFFFFF" w:themeFill="background1"/>
            <w:noWrap/>
            <w:vAlign w:val="center"/>
            <w:hideMark/>
          </w:tcPr>
          <w:p w14:paraId="4A052F7F"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4%</w:t>
            </w:r>
          </w:p>
        </w:tc>
      </w:tr>
      <w:tr w:rsidR="004B45EF" w:rsidRPr="001239D5" w14:paraId="5D381DED"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tcPr>
          <w:p w14:paraId="349E64BC" w14:textId="77777777" w:rsidR="004B45EF"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Roraima</w:t>
            </w:r>
          </w:p>
        </w:tc>
        <w:tc>
          <w:tcPr>
            <w:tcW w:w="0" w:type="auto"/>
            <w:shd w:val="clear" w:color="auto" w:fill="FFFFFF" w:themeFill="background1"/>
            <w:noWrap/>
            <w:vAlign w:val="center"/>
          </w:tcPr>
          <w:p w14:paraId="3B8B489A"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Pr>
                <w:rFonts w:ascii="Calibri" w:eastAsia="Times New Roman" w:hAnsi="Calibri" w:cs="Calibri"/>
                <w:color w:val="000000"/>
                <w:lang w:eastAsia="pt-BR"/>
              </w:rPr>
              <w:t>0</w:t>
            </w:r>
            <w:proofErr w:type="gramEnd"/>
          </w:p>
        </w:tc>
        <w:tc>
          <w:tcPr>
            <w:tcW w:w="0" w:type="auto"/>
            <w:shd w:val="clear" w:color="auto" w:fill="FFFFFF" w:themeFill="background1"/>
            <w:noWrap/>
            <w:vAlign w:val="center"/>
          </w:tcPr>
          <w:p w14:paraId="696D20A6"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Pr>
                <w:rFonts w:ascii="Calibri" w:eastAsia="Times New Roman" w:hAnsi="Calibri" w:cs="Calibri"/>
                <w:color w:val="000000"/>
                <w:lang w:eastAsia="pt-BR"/>
              </w:rPr>
              <w:t>0</w:t>
            </w:r>
            <w:proofErr w:type="gramEnd"/>
          </w:p>
        </w:tc>
        <w:tc>
          <w:tcPr>
            <w:tcW w:w="0" w:type="auto"/>
            <w:shd w:val="clear" w:color="auto" w:fill="FFFFFF" w:themeFill="background1"/>
            <w:noWrap/>
            <w:vAlign w:val="center"/>
          </w:tcPr>
          <w:p w14:paraId="1A8A5EF1"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Pr>
                <w:rFonts w:ascii="Calibri" w:eastAsia="Times New Roman" w:hAnsi="Calibri" w:cs="Calibri"/>
                <w:color w:val="000000"/>
                <w:lang w:eastAsia="pt-BR"/>
              </w:rPr>
              <w:t>0%</w:t>
            </w:r>
          </w:p>
        </w:tc>
        <w:tc>
          <w:tcPr>
            <w:tcW w:w="0" w:type="auto"/>
            <w:shd w:val="clear" w:color="auto" w:fill="FFFFFF" w:themeFill="background1"/>
            <w:noWrap/>
            <w:vAlign w:val="center"/>
          </w:tcPr>
          <w:p w14:paraId="496906D6"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Pr>
                <w:rFonts w:ascii="Calibri" w:eastAsia="Times New Roman" w:hAnsi="Calibri" w:cs="Calibri"/>
                <w:color w:val="000000"/>
                <w:lang w:eastAsia="pt-BR"/>
              </w:rPr>
              <w:t>0%</w:t>
            </w:r>
          </w:p>
        </w:tc>
      </w:tr>
      <w:tr w:rsidR="004B45EF" w:rsidRPr="001239D5" w14:paraId="20BFF48A"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4CE0F34D"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Pará</w:t>
            </w:r>
          </w:p>
        </w:tc>
        <w:tc>
          <w:tcPr>
            <w:tcW w:w="0" w:type="auto"/>
            <w:shd w:val="clear" w:color="auto" w:fill="FFFFFF" w:themeFill="background1"/>
            <w:noWrap/>
            <w:vAlign w:val="center"/>
            <w:hideMark/>
          </w:tcPr>
          <w:p w14:paraId="6CE2A185"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9</w:t>
            </w:r>
            <w:proofErr w:type="gramEnd"/>
          </w:p>
        </w:tc>
        <w:tc>
          <w:tcPr>
            <w:tcW w:w="0" w:type="auto"/>
            <w:shd w:val="clear" w:color="auto" w:fill="FFFFFF" w:themeFill="background1"/>
            <w:noWrap/>
            <w:vAlign w:val="center"/>
            <w:hideMark/>
          </w:tcPr>
          <w:p w14:paraId="4D5B4F45"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9</w:t>
            </w:r>
            <w:proofErr w:type="gramEnd"/>
          </w:p>
        </w:tc>
        <w:tc>
          <w:tcPr>
            <w:tcW w:w="0" w:type="auto"/>
            <w:shd w:val="clear" w:color="auto" w:fill="FFFFFF" w:themeFill="background1"/>
            <w:noWrap/>
            <w:vAlign w:val="center"/>
            <w:hideMark/>
          </w:tcPr>
          <w:p w14:paraId="42FCEFE5"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5%</w:t>
            </w:r>
          </w:p>
        </w:tc>
        <w:tc>
          <w:tcPr>
            <w:tcW w:w="0" w:type="auto"/>
            <w:shd w:val="clear" w:color="auto" w:fill="FFFFFF" w:themeFill="background1"/>
            <w:noWrap/>
            <w:vAlign w:val="center"/>
            <w:hideMark/>
          </w:tcPr>
          <w:p w14:paraId="7C8BF842"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13%</w:t>
            </w:r>
          </w:p>
        </w:tc>
      </w:tr>
      <w:tr w:rsidR="004B45EF" w:rsidRPr="001239D5" w14:paraId="457FBBE4"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7F150FA5"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Amapá</w:t>
            </w:r>
          </w:p>
        </w:tc>
        <w:tc>
          <w:tcPr>
            <w:tcW w:w="0" w:type="auto"/>
            <w:shd w:val="clear" w:color="auto" w:fill="FFFFFF" w:themeFill="background1"/>
            <w:noWrap/>
            <w:vAlign w:val="center"/>
            <w:hideMark/>
          </w:tcPr>
          <w:p w14:paraId="66063203"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16B98DB6"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677E32D1"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6F706280"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r>
      <w:tr w:rsidR="004B45EF" w:rsidRPr="001239D5" w14:paraId="47078769"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5057E92D"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Tocantins</w:t>
            </w:r>
          </w:p>
        </w:tc>
        <w:tc>
          <w:tcPr>
            <w:tcW w:w="0" w:type="auto"/>
            <w:shd w:val="clear" w:color="auto" w:fill="FFFFFF" w:themeFill="background1"/>
            <w:noWrap/>
            <w:vAlign w:val="center"/>
            <w:hideMark/>
          </w:tcPr>
          <w:p w14:paraId="57994AE6"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2EDB3472"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0</w:t>
            </w:r>
            <w:proofErr w:type="gramEnd"/>
          </w:p>
        </w:tc>
        <w:tc>
          <w:tcPr>
            <w:tcW w:w="0" w:type="auto"/>
            <w:shd w:val="clear" w:color="auto" w:fill="FFFFFF" w:themeFill="background1"/>
            <w:noWrap/>
            <w:vAlign w:val="center"/>
            <w:hideMark/>
          </w:tcPr>
          <w:p w14:paraId="2A77B98E"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4E1642A5"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0%</w:t>
            </w:r>
          </w:p>
        </w:tc>
      </w:tr>
      <w:tr w:rsidR="004B45EF" w:rsidRPr="001239D5" w14:paraId="69C693A5"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06E2AE53"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Maranhão</w:t>
            </w:r>
          </w:p>
        </w:tc>
        <w:tc>
          <w:tcPr>
            <w:tcW w:w="0" w:type="auto"/>
            <w:shd w:val="clear" w:color="auto" w:fill="FFFFFF" w:themeFill="background1"/>
            <w:noWrap/>
            <w:vAlign w:val="center"/>
            <w:hideMark/>
          </w:tcPr>
          <w:p w14:paraId="41465E33"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2</w:t>
            </w:r>
            <w:proofErr w:type="gramEnd"/>
          </w:p>
        </w:tc>
        <w:tc>
          <w:tcPr>
            <w:tcW w:w="0" w:type="auto"/>
            <w:shd w:val="clear" w:color="auto" w:fill="FFFFFF" w:themeFill="background1"/>
            <w:noWrap/>
            <w:vAlign w:val="center"/>
            <w:hideMark/>
          </w:tcPr>
          <w:p w14:paraId="43989F45"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5123049D"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4774E01D"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r>
      <w:tr w:rsidR="004B45EF" w:rsidRPr="001239D5" w14:paraId="4DD712AE"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021B1C5A"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 xml:space="preserve">Piauí </w:t>
            </w:r>
          </w:p>
        </w:tc>
        <w:tc>
          <w:tcPr>
            <w:tcW w:w="0" w:type="auto"/>
            <w:shd w:val="clear" w:color="auto" w:fill="FFFFFF" w:themeFill="background1"/>
            <w:noWrap/>
            <w:vAlign w:val="center"/>
            <w:hideMark/>
          </w:tcPr>
          <w:p w14:paraId="651B6263"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4</w:t>
            </w:r>
            <w:proofErr w:type="gramEnd"/>
          </w:p>
        </w:tc>
        <w:tc>
          <w:tcPr>
            <w:tcW w:w="0" w:type="auto"/>
            <w:shd w:val="clear" w:color="auto" w:fill="FFFFFF" w:themeFill="background1"/>
            <w:noWrap/>
            <w:vAlign w:val="center"/>
            <w:hideMark/>
          </w:tcPr>
          <w:p w14:paraId="669A6AEC"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3</w:t>
            </w:r>
            <w:proofErr w:type="gramEnd"/>
          </w:p>
        </w:tc>
        <w:tc>
          <w:tcPr>
            <w:tcW w:w="0" w:type="auto"/>
            <w:shd w:val="clear" w:color="auto" w:fill="FFFFFF" w:themeFill="background1"/>
            <w:noWrap/>
            <w:vAlign w:val="center"/>
            <w:hideMark/>
          </w:tcPr>
          <w:p w14:paraId="4D04D359"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2%</w:t>
            </w:r>
          </w:p>
        </w:tc>
        <w:tc>
          <w:tcPr>
            <w:tcW w:w="0" w:type="auto"/>
            <w:shd w:val="clear" w:color="auto" w:fill="FFFFFF" w:themeFill="background1"/>
            <w:noWrap/>
            <w:vAlign w:val="center"/>
            <w:hideMark/>
          </w:tcPr>
          <w:p w14:paraId="4D2CE196"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4%</w:t>
            </w:r>
          </w:p>
        </w:tc>
      </w:tr>
      <w:tr w:rsidR="004B45EF" w:rsidRPr="001239D5" w14:paraId="68874C53"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4EF47939"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Ceará</w:t>
            </w:r>
          </w:p>
        </w:tc>
        <w:tc>
          <w:tcPr>
            <w:tcW w:w="0" w:type="auto"/>
            <w:shd w:val="clear" w:color="auto" w:fill="FFFFFF" w:themeFill="background1"/>
            <w:noWrap/>
            <w:vAlign w:val="center"/>
            <w:hideMark/>
          </w:tcPr>
          <w:p w14:paraId="13DB5BA6"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12</w:t>
            </w:r>
          </w:p>
        </w:tc>
        <w:tc>
          <w:tcPr>
            <w:tcW w:w="0" w:type="auto"/>
            <w:shd w:val="clear" w:color="auto" w:fill="FFFFFF" w:themeFill="background1"/>
            <w:noWrap/>
            <w:vAlign w:val="center"/>
            <w:hideMark/>
          </w:tcPr>
          <w:p w14:paraId="61579DE9"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9</w:t>
            </w:r>
            <w:proofErr w:type="gramEnd"/>
          </w:p>
        </w:tc>
        <w:tc>
          <w:tcPr>
            <w:tcW w:w="0" w:type="auto"/>
            <w:shd w:val="clear" w:color="auto" w:fill="FFFFFF" w:themeFill="background1"/>
            <w:noWrap/>
            <w:vAlign w:val="center"/>
            <w:hideMark/>
          </w:tcPr>
          <w:p w14:paraId="7951CCBB"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6%</w:t>
            </w:r>
          </w:p>
        </w:tc>
        <w:tc>
          <w:tcPr>
            <w:tcW w:w="0" w:type="auto"/>
            <w:shd w:val="clear" w:color="auto" w:fill="FFFFFF" w:themeFill="background1"/>
            <w:noWrap/>
            <w:vAlign w:val="center"/>
            <w:hideMark/>
          </w:tcPr>
          <w:p w14:paraId="52282103"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13%</w:t>
            </w:r>
          </w:p>
        </w:tc>
      </w:tr>
      <w:tr w:rsidR="004B45EF" w:rsidRPr="001239D5" w14:paraId="4058A56E"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2987FCFF"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Rio Grande do Norte</w:t>
            </w:r>
          </w:p>
        </w:tc>
        <w:tc>
          <w:tcPr>
            <w:tcW w:w="0" w:type="auto"/>
            <w:shd w:val="clear" w:color="auto" w:fill="FFFFFF" w:themeFill="background1"/>
            <w:noWrap/>
            <w:vAlign w:val="center"/>
            <w:hideMark/>
          </w:tcPr>
          <w:p w14:paraId="61018B3E"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2</w:t>
            </w:r>
            <w:proofErr w:type="gramEnd"/>
          </w:p>
        </w:tc>
        <w:tc>
          <w:tcPr>
            <w:tcW w:w="0" w:type="auto"/>
            <w:shd w:val="clear" w:color="auto" w:fill="FFFFFF" w:themeFill="background1"/>
            <w:noWrap/>
            <w:vAlign w:val="center"/>
            <w:hideMark/>
          </w:tcPr>
          <w:p w14:paraId="1347A3BD"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3E6157D0"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37728B59"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r>
      <w:tr w:rsidR="004B45EF" w:rsidRPr="001239D5" w14:paraId="14224F77"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23CF4D78"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Paraíba</w:t>
            </w:r>
          </w:p>
        </w:tc>
        <w:tc>
          <w:tcPr>
            <w:tcW w:w="0" w:type="auto"/>
            <w:shd w:val="clear" w:color="auto" w:fill="FFFFFF" w:themeFill="background1"/>
            <w:noWrap/>
            <w:vAlign w:val="center"/>
            <w:hideMark/>
          </w:tcPr>
          <w:p w14:paraId="62DBCCA2"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33</w:t>
            </w:r>
          </w:p>
        </w:tc>
        <w:tc>
          <w:tcPr>
            <w:tcW w:w="0" w:type="auto"/>
            <w:shd w:val="clear" w:color="auto" w:fill="FFFFFF" w:themeFill="background1"/>
            <w:noWrap/>
            <w:vAlign w:val="center"/>
            <w:hideMark/>
          </w:tcPr>
          <w:p w14:paraId="25464D1A"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9</w:t>
            </w:r>
            <w:proofErr w:type="gramEnd"/>
          </w:p>
        </w:tc>
        <w:tc>
          <w:tcPr>
            <w:tcW w:w="0" w:type="auto"/>
            <w:shd w:val="clear" w:color="auto" w:fill="FFFFFF" w:themeFill="background1"/>
            <w:noWrap/>
            <w:vAlign w:val="center"/>
            <w:hideMark/>
          </w:tcPr>
          <w:p w14:paraId="1508A7A7"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17%</w:t>
            </w:r>
          </w:p>
        </w:tc>
        <w:tc>
          <w:tcPr>
            <w:tcW w:w="0" w:type="auto"/>
            <w:shd w:val="clear" w:color="auto" w:fill="FFFFFF" w:themeFill="background1"/>
            <w:noWrap/>
            <w:vAlign w:val="center"/>
            <w:hideMark/>
          </w:tcPr>
          <w:p w14:paraId="081476E8"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13%</w:t>
            </w:r>
          </w:p>
        </w:tc>
      </w:tr>
      <w:tr w:rsidR="004B45EF" w:rsidRPr="001239D5" w14:paraId="0A46F7BB"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034F5004"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Pernambuco</w:t>
            </w:r>
          </w:p>
        </w:tc>
        <w:tc>
          <w:tcPr>
            <w:tcW w:w="0" w:type="auto"/>
            <w:shd w:val="clear" w:color="auto" w:fill="FFFFFF" w:themeFill="background1"/>
            <w:noWrap/>
            <w:vAlign w:val="center"/>
            <w:hideMark/>
          </w:tcPr>
          <w:p w14:paraId="14BD5D62"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39</w:t>
            </w:r>
          </w:p>
        </w:tc>
        <w:tc>
          <w:tcPr>
            <w:tcW w:w="0" w:type="auto"/>
            <w:shd w:val="clear" w:color="auto" w:fill="FFFFFF" w:themeFill="background1"/>
            <w:noWrap/>
            <w:vAlign w:val="center"/>
            <w:hideMark/>
          </w:tcPr>
          <w:p w14:paraId="3FB4275C"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7D56CC16"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21%</w:t>
            </w:r>
          </w:p>
        </w:tc>
        <w:tc>
          <w:tcPr>
            <w:tcW w:w="0" w:type="auto"/>
            <w:shd w:val="clear" w:color="auto" w:fill="FFFFFF" w:themeFill="background1"/>
            <w:noWrap/>
            <w:vAlign w:val="center"/>
            <w:hideMark/>
          </w:tcPr>
          <w:p w14:paraId="05E055C4"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r>
      <w:tr w:rsidR="004B45EF" w:rsidRPr="001239D5" w14:paraId="0A84BC95"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tcPr>
          <w:p w14:paraId="5F9A64E6" w14:textId="77777777" w:rsidR="004B45EF"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Alagoas</w:t>
            </w:r>
          </w:p>
        </w:tc>
        <w:tc>
          <w:tcPr>
            <w:tcW w:w="0" w:type="auto"/>
            <w:shd w:val="clear" w:color="auto" w:fill="FFFFFF" w:themeFill="background1"/>
            <w:noWrap/>
            <w:vAlign w:val="center"/>
          </w:tcPr>
          <w:p w14:paraId="411DAC96"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Pr>
                <w:rFonts w:ascii="Calibri" w:eastAsia="Times New Roman" w:hAnsi="Calibri" w:cs="Calibri"/>
                <w:color w:val="000000"/>
                <w:lang w:eastAsia="pt-BR"/>
              </w:rPr>
              <w:t>0</w:t>
            </w:r>
            <w:proofErr w:type="gramEnd"/>
          </w:p>
        </w:tc>
        <w:tc>
          <w:tcPr>
            <w:tcW w:w="0" w:type="auto"/>
            <w:shd w:val="clear" w:color="auto" w:fill="FFFFFF" w:themeFill="background1"/>
            <w:noWrap/>
            <w:vAlign w:val="center"/>
          </w:tcPr>
          <w:p w14:paraId="2A72D8F3"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Pr>
                <w:rFonts w:ascii="Calibri" w:eastAsia="Times New Roman" w:hAnsi="Calibri" w:cs="Calibri"/>
                <w:color w:val="000000"/>
                <w:lang w:eastAsia="pt-BR"/>
              </w:rPr>
              <w:t>0</w:t>
            </w:r>
            <w:proofErr w:type="gramEnd"/>
          </w:p>
        </w:tc>
        <w:tc>
          <w:tcPr>
            <w:tcW w:w="0" w:type="auto"/>
            <w:shd w:val="clear" w:color="auto" w:fill="FFFFFF" w:themeFill="background1"/>
            <w:noWrap/>
            <w:vAlign w:val="center"/>
          </w:tcPr>
          <w:p w14:paraId="12F9AFAE"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Pr>
                <w:rFonts w:ascii="Calibri" w:eastAsia="Times New Roman" w:hAnsi="Calibri" w:cs="Calibri"/>
                <w:color w:val="000000"/>
                <w:lang w:eastAsia="pt-BR"/>
              </w:rPr>
              <w:t>0%</w:t>
            </w:r>
          </w:p>
        </w:tc>
        <w:tc>
          <w:tcPr>
            <w:tcW w:w="0" w:type="auto"/>
            <w:shd w:val="clear" w:color="auto" w:fill="FFFFFF" w:themeFill="background1"/>
            <w:noWrap/>
            <w:vAlign w:val="center"/>
          </w:tcPr>
          <w:p w14:paraId="0FD5720B"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Pr>
                <w:rFonts w:ascii="Calibri" w:eastAsia="Times New Roman" w:hAnsi="Calibri" w:cs="Calibri"/>
                <w:color w:val="000000"/>
                <w:lang w:eastAsia="pt-BR"/>
              </w:rPr>
              <w:t>0%</w:t>
            </w:r>
          </w:p>
        </w:tc>
      </w:tr>
      <w:tr w:rsidR="004B45EF" w:rsidRPr="001239D5" w14:paraId="500460DA"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tcPr>
          <w:p w14:paraId="21435687" w14:textId="77777777" w:rsidR="004B45EF"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Sergipe</w:t>
            </w:r>
          </w:p>
        </w:tc>
        <w:tc>
          <w:tcPr>
            <w:tcW w:w="0" w:type="auto"/>
            <w:shd w:val="clear" w:color="auto" w:fill="FFFFFF" w:themeFill="background1"/>
            <w:noWrap/>
            <w:vAlign w:val="center"/>
          </w:tcPr>
          <w:p w14:paraId="2F5B4DF0"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Pr>
                <w:rFonts w:ascii="Calibri" w:eastAsia="Times New Roman" w:hAnsi="Calibri" w:cs="Calibri"/>
                <w:color w:val="000000"/>
                <w:lang w:eastAsia="pt-BR"/>
              </w:rPr>
              <w:t>0</w:t>
            </w:r>
            <w:proofErr w:type="gramEnd"/>
          </w:p>
        </w:tc>
        <w:tc>
          <w:tcPr>
            <w:tcW w:w="0" w:type="auto"/>
            <w:shd w:val="clear" w:color="auto" w:fill="FFFFFF" w:themeFill="background1"/>
            <w:noWrap/>
            <w:vAlign w:val="center"/>
          </w:tcPr>
          <w:p w14:paraId="5CC9C24F"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Pr>
                <w:rFonts w:ascii="Calibri" w:eastAsia="Times New Roman" w:hAnsi="Calibri" w:cs="Calibri"/>
                <w:color w:val="000000"/>
                <w:lang w:eastAsia="pt-BR"/>
              </w:rPr>
              <w:t>0</w:t>
            </w:r>
            <w:proofErr w:type="gramEnd"/>
          </w:p>
        </w:tc>
        <w:tc>
          <w:tcPr>
            <w:tcW w:w="0" w:type="auto"/>
            <w:shd w:val="clear" w:color="auto" w:fill="FFFFFF" w:themeFill="background1"/>
            <w:noWrap/>
            <w:vAlign w:val="center"/>
          </w:tcPr>
          <w:p w14:paraId="43302D89"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Pr>
                <w:rFonts w:ascii="Calibri" w:eastAsia="Times New Roman" w:hAnsi="Calibri" w:cs="Calibri"/>
                <w:color w:val="000000"/>
                <w:lang w:eastAsia="pt-BR"/>
              </w:rPr>
              <w:t>0%</w:t>
            </w:r>
          </w:p>
        </w:tc>
        <w:tc>
          <w:tcPr>
            <w:tcW w:w="0" w:type="auto"/>
            <w:shd w:val="clear" w:color="auto" w:fill="FFFFFF" w:themeFill="background1"/>
            <w:noWrap/>
            <w:vAlign w:val="center"/>
          </w:tcPr>
          <w:p w14:paraId="2A4FBCA2"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Pr>
                <w:rFonts w:ascii="Calibri" w:eastAsia="Times New Roman" w:hAnsi="Calibri" w:cs="Calibri"/>
                <w:color w:val="000000"/>
                <w:lang w:eastAsia="pt-BR"/>
              </w:rPr>
              <w:t>0%</w:t>
            </w:r>
          </w:p>
        </w:tc>
      </w:tr>
      <w:tr w:rsidR="004B45EF" w:rsidRPr="001239D5" w14:paraId="7E44B0E8"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53046868"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Bahia</w:t>
            </w:r>
          </w:p>
        </w:tc>
        <w:tc>
          <w:tcPr>
            <w:tcW w:w="0" w:type="auto"/>
            <w:shd w:val="clear" w:color="auto" w:fill="FFFFFF" w:themeFill="background1"/>
            <w:noWrap/>
            <w:vAlign w:val="center"/>
            <w:hideMark/>
          </w:tcPr>
          <w:p w14:paraId="6B26361F"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13</w:t>
            </w:r>
          </w:p>
        </w:tc>
        <w:tc>
          <w:tcPr>
            <w:tcW w:w="0" w:type="auto"/>
            <w:shd w:val="clear" w:color="auto" w:fill="FFFFFF" w:themeFill="background1"/>
            <w:noWrap/>
            <w:vAlign w:val="center"/>
            <w:hideMark/>
          </w:tcPr>
          <w:p w14:paraId="33F72305"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9</w:t>
            </w:r>
            <w:proofErr w:type="gramEnd"/>
          </w:p>
        </w:tc>
        <w:tc>
          <w:tcPr>
            <w:tcW w:w="0" w:type="auto"/>
            <w:shd w:val="clear" w:color="auto" w:fill="FFFFFF" w:themeFill="background1"/>
            <w:noWrap/>
            <w:vAlign w:val="center"/>
            <w:hideMark/>
          </w:tcPr>
          <w:p w14:paraId="2B07560D"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7%</w:t>
            </w:r>
          </w:p>
        </w:tc>
        <w:tc>
          <w:tcPr>
            <w:tcW w:w="0" w:type="auto"/>
            <w:shd w:val="clear" w:color="auto" w:fill="FFFFFF" w:themeFill="background1"/>
            <w:noWrap/>
            <w:vAlign w:val="center"/>
            <w:hideMark/>
          </w:tcPr>
          <w:p w14:paraId="537D0564"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13%</w:t>
            </w:r>
          </w:p>
        </w:tc>
      </w:tr>
      <w:tr w:rsidR="004B45EF" w:rsidRPr="001239D5" w14:paraId="663ADF86"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2C439D7B"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Minas Gerais</w:t>
            </w:r>
          </w:p>
        </w:tc>
        <w:tc>
          <w:tcPr>
            <w:tcW w:w="0" w:type="auto"/>
            <w:shd w:val="clear" w:color="auto" w:fill="FFFFFF" w:themeFill="background1"/>
            <w:noWrap/>
            <w:vAlign w:val="center"/>
            <w:hideMark/>
          </w:tcPr>
          <w:p w14:paraId="38FD526C"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6</w:t>
            </w:r>
            <w:proofErr w:type="gramEnd"/>
          </w:p>
        </w:tc>
        <w:tc>
          <w:tcPr>
            <w:tcW w:w="0" w:type="auto"/>
            <w:shd w:val="clear" w:color="auto" w:fill="FFFFFF" w:themeFill="background1"/>
            <w:noWrap/>
            <w:vAlign w:val="center"/>
            <w:hideMark/>
          </w:tcPr>
          <w:p w14:paraId="694FD1CC"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3</w:t>
            </w:r>
            <w:proofErr w:type="gramEnd"/>
          </w:p>
        </w:tc>
        <w:tc>
          <w:tcPr>
            <w:tcW w:w="0" w:type="auto"/>
            <w:shd w:val="clear" w:color="auto" w:fill="FFFFFF" w:themeFill="background1"/>
            <w:noWrap/>
            <w:vAlign w:val="center"/>
            <w:hideMark/>
          </w:tcPr>
          <w:p w14:paraId="363073C6"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3%</w:t>
            </w:r>
          </w:p>
        </w:tc>
        <w:tc>
          <w:tcPr>
            <w:tcW w:w="0" w:type="auto"/>
            <w:shd w:val="clear" w:color="auto" w:fill="FFFFFF" w:themeFill="background1"/>
            <w:noWrap/>
            <w:vAlign w:val="center"/>
            <w:hideMark/>
          </w:tcPr>
          <w:p w14:paraId="7BD645A6"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4%</w:t>
            </w:r>
          </w:p>
        </w:tc>
      </w:tr>
      <w:tr w:rsidR="004B45EF" w:rsidRPr="001239D5" w14:paraId="76296612"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7B9DF902"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Espírito Santo</w:t>
            </w:r>
          </w:p>
        </w:tc>
        <w:tc>
          <w:tcPr>
            <w:tcW w:w="0" w:type="auto"/>
            <w:shd w:val="clear" w:color="auto" w:fill="FFFFFF" w:themeFill="background1"/>
            <w:noWrap/>
            <w:vAlign w:val="center"/>
            <w:hideMark/>
          </w:tcPr>
          <w:p w14:paraId="7666C00D"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2</w:t>
            </w:r>
            <w:proofErr w:type="gramEnd"/>
          </w:p>
        </w:tc>
        <w:tc>
          <w:tcPr>
            <w:tcW w:w="0" w:type="auto"/>
            <w:shd w:val="clear" w:color="auto" w:fill="FFFFFF" w:themeFill="background1"/>
            <w:noWrap/>
            <w:vAlign w:val="center"/>
            <w:hideMark/>
          </w:tcPr>
          <w:p w14:paraId="5EE2BC84"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0</w:t>
            </w:r>
            <w:proofErr w:type="gramEnd"/>
          </w:p>
        </w:tc>
        <w:tc>
          <w:tcPr>
            <w:tcW w:w="0" w:type="auto"/>
            <w:shd w:val="clear" w:color="auto" w:fill="FFFFFF" w:themeFill="background1"/>
            <w:noWrap/>
            <w:vAlign w:val="center"/>
            <w:hideMark/>
          </w:tcPr>
          <w:p w14:paraId="3B66EF4B"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76F6D3D4"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0%</w:t>
            </w:r>
          </w:p>
        </w:tc>
      </w:tr>
      <w:tr w:rsidR="004B45EF" w:rsidRPr="001239D5" w14:paraId="1945A77A"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2D3DBCB2"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Rio de Janeiro</w:t>
            </w:r>
          </w:p>
        </w:tc>
        <w:tc>
          <w:tcPr>
            <w:tcW w:w="0" w:type="auto"/>
            <w:shd w:val="clear" w:color="auto" w:fill="FFFFFF" w:themeFill="background1"/>
            <w:noWrap/>
            <w:vAlign w:val="center"/>
            <w:hideMark/>
          </w:tcPr>
          <w:p w14:paraId="347CD1C1"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5</w:t>
            </w:r>
            <w:proofErr w:type="gramEnd"/>
          </w:p>
        </w:tc>
        <w:tc>
          <w:tcPr>
            <w:tcW w:w="0" w:type="auto"/>
            <w:shd w:val="clear" w:color="auto" w:fill="FFFFFF" w:themeFill="background1"/>
            <w:noWrap/>
            <w:vAlign w:val="center"/>
            <w:hideMark/>
          </w:tcPr>
          <w:p w14:paraId="3387B1D4"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2</w:t>
            </w:r>
            <w:proofErr w:type="gramEnd"/>
          </w:p>
        </w:tc>
        <w:tc>
          <w:tcPr>
            <w:tcW w:w="0" w:type="auto"/>
            <w:shd w:val="clear" w:color="auto" w:fill="FFFFFF" w:themeFill="background1"/>
            <w:noWrap/>
            <w:vAlign w:val="center"/>
            <w:hideMark/>
          </w:tcPr>
          <w:p w14:paraId="77BDEE40"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3%</w:t>
            </w:r>
          </w:p>
        </w:tc>
        <w:tc>
          <w:tcPr>
            <w:tcW w:w="0" w:type="auto"/>
            <w:shd w:val="clear" w:color="auto" w:fill="FFFFFF" w:themeFill="background1"/>
            <w:noWrap/>
            <w:vAlign w:val="center"/>
            <w:hideMark/>
          </w:tcPr>
          <w:p w14:paraId="4C69FE17"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3%</w:t>
            </w:r>
          </w:p>
        </w:tc>
      </w:tr>
      <w:tr w:rsidR="004B45EF" w:rsidRPr="001239D5" w14:paraId="01661B00"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2036B51C"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São Paulo</w:t>
            </w:r>
          </w:p>
        </w:tc>
        <w:tc>
          <w:tcPr>
            <w:tcW w:w="0" w:type="auto"/>
            <w:shd w:val="clear" w:color="auto" w:fill="FFFFFF" w:themeFill="background1"/>
            <w:noWrap/>
            <w:vAlign w:val="center"/>
            <w:hideMark/>
          </w:tcPr>
          <w:p w14:paraId="6DCEB914"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16</w:t>
            </w:r>
          </w:p>
        </w:tc>
        <w:tc>
          <w:tcPr>
            <w:tcW w:w="0" w:type="auto"/>
            <w:shd w:val="clear" w:color="auto" w:fill="FFFFFF" w:themeFill="background1"/>
            <w:noWrap/>
            <w:vAlign w:val="center"/>
            <w:hideMark/>
          </w:tcPr>
          <w:p w14:paraId="2E9F202A"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8</w:t>
            </w:r>
            <w:proofErr w:type="gramEnd"/>
          </w:p>
        </w:tc>
        <w:tc>
          <w:tcPr>
            <w:tcW w:w="0" w:type="auto"/>
            <w:shd w:val="clear" w:color="auto" w:fill="FFFFFF" w:themeFill="background1"/>
            <w:noWrap/>
            <w:vAlign w:val="center"/>
            <w:hideMark/>
          </w:tcPr>
          <w:p w14:paraId="29A1B451"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8%</w:t>
            </w:r>
          </w:p>
        </w:tc>
        <w:tc>
          <w:tcPr>
            <w:tcW w:w="0" w:type="auto"/>
            <w:shd w:val="clear" w:color="auto" w:fill="FFFFFF" w:themeFill="background1"/>
            <w:noWrap/>
            <w:vAlign w:val="center"/>
            <w:hideMark/>
          </w:tcPr>
          <w:p w14:paraId="3B8F3EB9"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11%</w:t>
            </w:r>
          </w:p>
        </w:tc>
      </w:tr>
      <w:tr w:rsidR="004B45EF" w:rsidRPr="001239D5" w14:paraId="3D5F1759"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45266FAB"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Paraná</w:t>
            </w:r>
          </w:p>
        </w:tc>
        <w:tc>
          <w:tcPr>
            <w:tcW w:w="0" w:type="auto"/>
            <w:shd w:val="clear" w:color="auto" w:fill="FFFFFF" w:themeFill="background1"/>
            <w:noWrap/>
            <w:vAlign w:val="center"/>
            <w:hideMark/>
          </w:tcPr>
          <w:p w14:paraId="6E96D474"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17</w:t>
            </w:r>
          </w:p>
        </w:tc>
        <w:tc>
          <w:tcPr>
            <w:tcW w:w="0" w:type="auto"/>
            <w:shd w:val="clear" w:color="auto" w:fill="FFFFFF" w:themeFill="background1"/>
            <w:noWrap/>
            <w:vAlign w:val="center"/>
            <w:hideMark/>
          </w:tcPr>
          <w:p w14:paraId="2B614992"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7</w:t>
            </w:r>
            <w:proofErr w:type="gramEnd"/>
          </w:p>
        </w:tc>
        <w:tc>
          <w:tcPr>
            <w:tcW w:w="0" w:type="auto"/>
            <w:shd w:val="clear" w:color="auto" w:fill="FFFFFF" w:themeFill="background1"/>
            <w:noWrap/>
            <w:vAlign w:val="center"/>
            <w:hideMark/>
          </w:tcPr>
          <w:p w14:paraId="4E504160"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9%</w:t>
            </w:r>
          </w:p>
        </w:tc>
        <w:tc>
          <w:tcPr>
            <w:tcW w:w="0" w:type="auto"/>
            <w:shd w:val="clear" w:color="auto" w:fill="FFFFFF" w:themeFill="background1"/>
            <w:noWrap/>
            <w:vAlign w:val="center"/>
            <w:hideMark/>
          </w:tcPr>
          <w:p w14:paraId="77E8E9D2"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10%</w:t>
            </w:r>
          </w:p>
        </w:tc>
      </w:tr>
      <w:tr w:rsidR="004B45EF" w:rsidRPr="001239D5" w14:paraId="084FBF89"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040F8721"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Santa Catarina</w:t>
            </w:r>
          </w:p>
        </w:tc>
        <w:tc>
          <w:tcPr>
            <w:tcW w:w="0" w:type="auto"/>
            <w:shd w:val="clear" w:color="auto" w:fill="FFFFFF" w:themeFill="background1"/>
            <w:noWrap/>
            <w:vAlign w:val="center"/>
            <w:hideMark/>
          </w:tcPr>
          <w:p w14:paraId="62BFAFA3"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6EC1F853"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22606883"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679633D7"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r>
      <w:tr w:rsidR="004B45EF" w:rsidRPr="001239D5" w14:paraId="1056276D"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7673AAFB"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Rio Grande do Sul</w:t>
            </w:r>
          </w:p>
        </w:tc>
        <w:tc>
          <w:tcPr>
            <w:tcW w:w="0" w:type="auto"/>
            <w:shd w:val="clear" w:color="auto" w:fill="FFFFFF" w:themeFill="background1"/>
            <w:noWrap/>
            <w:vAlign w:val="center"/>
            <w:hideMark/>
          </w:tcPr>
          <w:p w14:paraId="4E735293"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16</w:t>
            </w:r>
          </w:p>
        </w:tc>
        <w:tc>
          <w:tcPr>
            <w:tcW w:w="0" w:type="auto"/>
            <w:shd w:val="clear" w:color="auto" w:fill="FFFFFF" w:themeFill="background1"/>
            <w:noWrap/>
            <w:vAlign w:val="center"/>
            <w:hideMark/>
          </w:tcPr>
          <w:p w14:paraId="3933A0C1"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4</w:t>
            </w:r>
            <w:proofErr w:type="gramEnd"/>
          </w:p>
        </w:tc>
        <w:tc>
          <w:tcPr>
            <w:tcW w:w="0" w:type="auto"/>
            <w:shd w:val="clear" w:color="auto" w:fill="FFFFFF" w:themeFill="background1"/>
            <w:noWrap/>
            <w:vAlign w:val="center"/>
            <w:hideMark/>
          </w:tcPr>
          <w:p w14:paraId="0CAACD4E"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8%</w:t>
            </w:r>
          </w:p>
        </w:tc>
        <w:tc>
          <w:tcPr>
            <w:tcW w:w="0" w:type="auto"/>
            <w:shd w:val="clear" w:color="auto" w:fill="FFFFFF" w:themeFill="background1"/>
            <w:noWrap/>
            <w:vAlign w:val="center"/>
            <w:hideMark/>
          </w:tcPr>
          <w:p w14:paraId="0F92DDDD"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6%</w:t>
            </w:r>
          </w:p>
        </w:tc>
      </w:tr>
      <w:tr w:rsidR="004B45EF" w:rsidRPr="001239D5" w14:paraId="45FBEF77"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543346A8"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Mato Grosso do Sul</w:t>
            </w:r>
          </w:p>
        </w:tc>
        <w:tc>
          <w:tcPr>
            <w:tcW w:w="0" w:type="auto"/>
            <w:shd w:val="clear" w:color="auto" w:fill="FFFFFF" w:themeFill="background1"/>
            <w:noWrap/>
            <w:vAlign w:val="center"/>
            <w:hideMark/>
          </w:tcPr>
          <w:p w14:paraId="4E2A6E80"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4CDE0BAD"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0</w:t>
            </w:r>
            <w:proofErr w:type="gramEnd"/>
          </w:p>
        </w:tc>
        <w:tc>
          <w:tcPr>
            <w:tcW w:w="0" w:type="auto"/>
            <w:shd w:val="clear" w:color="auto" w:fill="FFFFFF" w:themeFill="background1"/>
            <w:noWrap/>
            <w:vAlign w:val="center"/>
            <w:hideMark/>
          </w:tcPr>
          <w:p w14:paraId="7D72CA41"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37C61AB9"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0%</w:t>
            </w:r>
          </w:p>
        </w:tc>
      </w:tr>
      <w:tr w:rsidR="004B45EF" w:rsidRPr="001239D5" w14:paraId="00B96A37"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6D1E9446"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Mato Grosso</w:t>
            </w:r>
          </w:p>
        </w:tc>
        <w:tc>
          <w:tcPr>
            <w:tcW w:w="0" w:type="auto"/>
            <w:shd w:val="clear" w:color="auto" w:fill="FFFFFF" w:themeFill="background1"/>
            <w:noWrap/>
            <w:vAlign w:val="center"/>
            <w:hideMark/>
          </w:tcPr>
          <w:p w14:paraId="492B3EC9"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1B147A84"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0</w:t>
            </w:r>
            <w:proofErr w:type="gramEnd"/>
          </w:p>
        </w:tc>
        <w:tc>
          <w:tcPr>
            <w:tcW w:w="0" w:type="auto"/>
            <w:shd w:val="clear" w:color="auto" w:fill="FFFFFF" w:themeFill="background1"/>
            <w:noWrap/>
            <w:vAlign w:val="center"/>
            <w:hideMark/>
          </w:tcPr>
          <w:p w14:paraId="7BACD717"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30C495F3"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0%</w:t>
            </w:r>
          </w:p>
        </w:tc>
      </w:tr>
      <w:tr w:rsidR="004B45EF" w:rsidRPr="001239D5" w14:paraId="7ACB41B3"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642C78C6"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Goiás</w:t>
            </w:r>
          </w:p>
        </w:tc>
        <w:tc>
          <w:tcPr>
            <w:tcW w:w="0" w:type="auto"/>
            <w:shd w:val="clear" w:color="auto" w:fill="FFFFFF" w:themeFill="background1"/>
            <w:noWrap/>
            <w:vAlign w:val="center"/>
            <w:hideMark/>
          </w:tcPr>
          <w:p w14:paraId="192237FF"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50CAFE70"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0</w:t>
            </w:r>
            <w:proofErr w:type="gramEnd"/>
          </w:p>
        </w:tc>
        <w:tc>
          <w:tcPr>
            <w:tcW w:w="0" w:type="auto"/>
            <w:shd w:val="clear" w:color="auto" w:fill="FFFFFF" w:themeFill="background1"/>
            <w:noWrap/>
            <w:vAlign w:val="center"/>
            <w:hideMark/>
          </w:tcPr>
          <w:p w14:paraId="168FEF7F"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2AE3A8B0"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0%</w:t>
            </w:r>
          </w:p>
        </w:tc>
      </w:tr>
      <w:tr w:rsidR="004B45EF" w:rsidRPr="001239D5" w14:paraId="1B0D3BE5" w14:textId="77777777" w:rsidTr="004B45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62A46118" w14:textId="77777777" w:rsidR="004B45EF" w:rsidRPr="001239D5" w:rsidRDefault="004B45EF" w:rsidP="004B45EF">
            <w:pPr>
              <w:rPr>
                <w:rFonts w:ascii="Calibri" w:eastAsia="Times New Roman" w:hAnsi="Calibri" w:cs="Calibri"/>
                <w:color w:val="000000"/>
                <w:lang w:eastAsia="pt-BR"/>
              </w:rPr>
            </w:pPr>
            <w:r>
              <w:rPr>
                <w:rFonts w:ascii="Calibri" w:eastAsia="Times New Roman" w:hAnsi="Calibri" w:cs="Calibri"/>
                <w:color w:val="000000"/>
                <w:lang w:eastAsia="pt-BR"/>
              </w:rPr>
              <w:t>Distrito federal</w:t>
            </w:r>
          </w:p>
        </w:tc>
        <w:tc>
          <w:tcPr>
            <w:tcW w:w="0" w:type="auto"/>
            <w:shd w:val="clear" w:color="auto" w:fill="FFFFFF" w:themeFill="background1"/>
            <w:noWrap/>
            <w:vAlign w:val="center"/>
            <w:hideMark/>
          </w:tcPr>
          <w:p w14:paraId="572DB34E"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0F448C28"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roofErr w:type="gramStart"/>
            <w:r w:rsidRPr="001239D5">
              <w:rPr>
                <w:rFonts w:ascii="Calibri" w:eastAsia="Times New Roman" w:hAnsi="Calibri" w:cs="Calibri"/>
                <w:color w:val="000000"/>
                <w:lang w:eastAsia="pt-BR"/>
              </w:rPr>
              <w:t>1</w:t>
            </w:r>
            <w:proofErr w:type="gramEnd"/>
          </w:p>
        </w:tc>
        <w:tc>
          <w:tcPr>
            <w:tcW w:w="0" w:type="auto"/>
            <w:shd w:val="clear" w:color="auto" w:fill="FFFFFF" w:themeFill="background1"/>
            <w:noWrap/>
            <w:vAlign w:val="center"/>
            <w:hideMark/>
          </w:tcPr>
          <w:p w14:paraId="53C1A5AF"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c>
          <w:tcPr>
            <w:tcW w:w="0" w:type="auto"/>
            <w:shd w:val="clear" w:color="auto" w:fill="FFFFFF" w:themeFill="background1"/>
            <w:noWrap/>
            <w:vAlign w:val="center"/>
            <w:hideMark/>
          </w:tcPr>
          <w:p w14:paraId="46FE0B88"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w:t>
            </w:r>
          </w:p>
        </w:tc>
      </w:tr>
      <w:tr w:rsidR="004B45EF" w:rsidRPr="001239D5" w14:paraId="1BB1F7C1" w14:textId="77777777" w:rsidTr="004B45EF">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vAlign w:val="center"/>
            <w:hideMark/>
          </w:tcPr>
          <w:p w14:paraId="65BF91B6" w14:textId="77777777" w:rsidR="004B45EF" w:rsidRPr="001239D5" w:rsidRDefault="004B45EF" w:rsidP="004B45EF">
            <w:pPr>
              <w:rPr>
                <w:rFonts w:ascii="Calibri" w:eastAsia="Times New Roman" w:hAnsi="Calibri" w:cs="Calibri"/>
                <w:color w:val="000000"/>
                <w:lang w:eastAsia="pt-BR"/>
              </w:rPr>
            </w:pPr>
            <w:r w:rsidRPr="001239D5">
              <w:rPr>
                <w:rFonts w:ascii="Calibri" w:eastAsia="Times New Roman" w:hAnsi="Calibri" w:cs="Calibri"/>
                <w:color w:val="000000"/>
                <w:lang w:eastAsia="pt-BR"/>
              </w:rPr>
              <w:t>Total</w:t>
            </w:r>
          </w:p>
        </w:tc>
        <w:tc>
          <w:tcPr>
            <w:tcW w:w="0" w:type="auto"/>
            <w:shd w:val="clear" w:color="auto" w:fill="FFFFFF" w:themeFill="background1"/>
            <w:noWrap/>
            <w:vAlign w:val="center"/>
            <w:hideMark/>
          </w:tcPr>
          <w:p w14:paraId="0145E4F0"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190</w:t>
            </w:r>
          </w:p>
        </w:tc>
        <w:tc>
          <w:tcPr>
            <w:tcW w:w="0" w:type="auto"/>
            <w:shd w:val="clear" w:color="auto" w:fill="FFFFFF" w:themeFill="background1"/>
            <w:noWrap/>
            <w:vAlign w:val="center"/>
            <w:hideMark/>
          </w:tcPr>
          <w:p w14:paraId="716C7B4A"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72</w:t>
            </w:r>
          </w:p>
        </w:tc>
        <w:tc>
          <w:tcPr>
            <w:tcW w:w="0" w:type="auto"/>
            <w:shd w:val="clear" w:color="auto" w:fill="FFFFFF" w:themeFill="background1"/>
            <w:noWrap/>
            <w:vAlign w:val="center"/>
            <w:hideMark/>
          </w:tcPr>
          <w:p w14:paraId="69C2B740"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
        </w:tc>
        <w:tc>
          <w:tcPr>
            <w:tcW w:w="0" w:type="auto"/>
            <w:shd w:val="clear" w:color="auto" w:fill="FFFFFF" w:themeFill="background1"/>
            <w:noWrap/>
            <w:vAlign w:val="center"/>
            <w:hideMark/>
          </w:tcPr>
          <w:p w14:paraId="6DFCF0E2" w14:textId="77777777" w:rsidR="004B45EF" w:rsidRPr="001239D5" w:rsidRDefault="004B45EF" w:rsidP="004B45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p>
        </w:tc>
      </w:tr>
      <w:tr w:rsidR="004B45EF" w:rsidRPr="001239D5" w14:paraId="7BC2652E" w14:textId="77777777" w:rsidTr="005601A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shd w:val="clear" w:color="auto" w:fill="FFFFFF" w:themeFill="background1"/>
            <w:noWrap/>
            <w:vAlign w:val="center"/>
            <w:hideMark/>
          </w:tcPr>
          <w:p w14:paraId="157A5F16" w14:textId="77777777" w:rsidR="004B45EF" w:rsidRPr="001239D5" w:rsidRDefault="004B45EF" w:rsidP="004B45EF">
            <w:pPr>
              <w:rPr>
                <w:rFonts w:ascii="Calibri" w:eastAsia="Times New Roman" w:hAnsi="Calibri" w:cs="Calibri"/>
                <w:color w:val="000000"/>
                <w:lang w:eastAsia="pt-BR"/>
              </w:rPr>
            </w:pPr>
            <w:r w:rsidRPr="001239D5">
              <w:rPr>
                <w:rFonts w:ascii="Calibri" w:eastAsia="Times New Roman" w:hAnsi="Calibri" w:cs="Calibri"/>
                <w:color w:val="000000"/>
                <w:lang w:eastAsia="pt-BR"/>
              </w:rPr>
              <w:t>%</w:t>
            </w:r>
          </w:p>
        </w:tc>
        <w:tc>
          <w:tcPr>
            <w:tcW w:w="0" w:type="auto"/>
            <w:tcBorders>
              <w:bottom w:val="single" w:sz="12" w:space="0" w:color="auto"/>
            </w:tcBorders>
            <w:shd w:val="clear" w:color="auto" w:fill="FFFFFF" w:themeFill="background1"/>
            <w:noWrap/>
            <w:vAlign w:val="center"/>
            <w:hideMark/>
          </w:tcPr>
          <w:p w14:paraId="129E9CC5"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
        </w:tc>
        <w:tc>
          <w:tcPr>
            <w:tcW w:w="0" w:type="auto"/>
            <w:tcBorders>
              <w:bottom w:val="single" w:sz="12" w:space="0" w:color="auto"/>
            </w:tcBorders>
            <w:shd w:val="clear" w:color="auto" w:fill="FFFFFF" w:themeFill="background1"/>
            <w:noWrap/>
            <w:vAlign w:val="center"/>
            <w:hideMark/>
          </w:tcPr>
          <w:p w14:paraId="69F0F9DF"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1239D5">
              <w:rPr>
                <w:rFonts w:ascii="Calibri" w:eastAsia="Times New Roman" w:hAnsi="Calibri" w:cs="Calibri"/>
                <w:color w:val="000000"/>
                <w:lang w:eastAsia="pt-BR"/>
              </w:rPr>
              <w:t>38%</w:t>
            </w:r>
          </w:p>
        </w:tc>
        <w:tc>
          <w:tcPr>
            <w:tcW w:w="0" w:type="auto"/>
            <w:tcBorders>
              <w:bottom w:val="single" w:sz="12" w:space="0" w:color="auto"/>
            </w:tcBorders>
            <w:shd w:val="clear" w:color="auto" w:fill="FFFFFF" w:themeFill="background1"/>
            <w:noWrap/>
            <w:vAlign w:val="center"/>
            <w:hideMark/>
          </w:tcPr>
          <w:p w14:paraId="5CAEC4B7"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
        </w:tc>
        <w:tc>
          <w:tcPr>
            <w:tcW w:w="0" w:type="auto"/>
            <w:tcBorders>
              <w:bottom w:val="single" w:sz="12" w:space="0" w:color="auto"/>
            </w:tcBorders>
            <w:shd w:val="clear" w:color="auto" w:fill="FFFFFF" w:themeFill="background1"/>
            <w:noWrap/>
            <w:vAlign w:val="center"/>
            <w:hideMark/>
          </w:tcPr>
          <w:p w14:paraId="37BD7F1E" w14:textId="77777777" w:rsidR="004B45EF" w:rsidRPr="001239D5" w:rsidRDefault="004B45EF" w:rsidP="004B45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p>
        </w:tc>
      </w:tr>
    </w:tbl>
    <w:p w14:paraId="0358DB12" w14:textId="77777777" w:rsidR="00385F78" w:rsidRPr="00F83986" w:rsidRDefault="00385F78" w:rsidP="00385F78">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0DC43E30" w14:textId="2D08BFB3" w:rsidR="004B45EF" w:rsidRDefault="004B45EF" w:rsidP="004B45EF">
      <w:pPr>
        <w:rPr>
          <w:rFonts w:ascii="Arial" w:hAnsi="Arial" w:cs="Arial"/>
          <w:sz w:val="20"/>
          <w:szCs w:val="20"/>
        </w:rPr>
      </w:pPr>
    </w:p>
    <w:p w14:paraId="43AF07D9" w14:textId="77777777" w:rsidR="00744C31" w:rsidRDefault="00744C31" w:rsidP="004B45EF">
      <w:pPr>
        <w:rPr>
          <w:rFonts w:ascii="Arial" w:hAnsi="Arial" w:cs="Arial"/>
          <w:sz w:val="20"/>
          <w:szCs w:val="20"/>
        </w:rPr>
      </w:pPr>
    </w:p>
    <w:p w14:paraId="2CCCF729" w14:textId="77777777" w:rsidR="00744C31" w:rsidRDefault="00744C31" w:rsidP="004B45EF">
      <w:pPr>
        <w:rPr>
          <w:rFonts w:ascii="Arial" w:hAnsi="Arial" w:cs="Arial"/>
          <w:sz w:val="20"/>
          <w:szCs w:val="20"/>
        </w:rPr>
      </w:pPr>
    </w:p>
    <w:p w14:paraId="4E32A5E1" w14:textId="77777777" w:rsidR="00744C31" w:rsidRDefault="00744C31" w:rsidP="004B45EF">
      <w:pPr>
        <w:rPr>
          <w:rFonts w:ascii="Arial" w:hAnsi="Arial" w:cs="Arial"/>
          <w:sz w:val="20"/>
          <w:szCs w:val="20"/>
        </w:rPr>
      </w:pPr>
    </w:p>
    <w:p w14:paraId="0812753E" w14:textId="77777777" w:rsidR="00744C31" w:rsidRDefault="00744C31" w:rsidP="004B45EF">
      <w:pPr>
        <w:rPr>
          <w:rFonts w:ascii="Arial" w:hAnsi="Arial" w:cs="Arial"/>
          <w:sz w:val="20"/>
          <w:szCs w:val="20"/>
        </w:rPr>
      </w:pPr>
    </w:p>
    <w:p w14:paraId="47289075" w14:textId="77777777" w:rsidR="00744C31" w:rsidRDefault="00744C31" w:rsidP="004B45EF">
      <w:pPr>
        <w:rPr>
          <w:rFonts w:ascii="Arial" w:hAnsi="Arial" w:cs="Arial"/>
          <w:sz w:val="20"/>
          <w:szCs w:val="20"/>
        </w:rPr>
      </w:pPr>
    </w:p>
    <w:p w14:paraId="4FF5838F" w14:textId="1946B5AF" w:rsidR="006F7C6A" w:rsidRPr="006F7C6A" w:rsidRDefault="00476D5B" w:rsidP="006F7C6A">
      <w:pPr>
        <w:pStyle w:val="Legenda"/>
        <w:keepNext/>
        <w:jc w:val="center"/>
        <w:rPr>
          <w:rFonts w:ascii="Arial" w:hAnsi="Arial" w:cs="Arial"/>
          <w:i w:val="0"/>
          <w:color w:val="auto"/>
          <w:sz w:val="24"/>
        </w:rPr>
      </w:pPr>
      <w:r>
        <w:rPr>
          <w:rFonts w:ascii="Arial" w:hAnsi="Arial" w:cs="Arial"/>
          <w:i w:val="0"/>
          <w:color w:val="auto"/>
          <w:sz w:val="24"/>
        </w:rPr>
        <w:lastRenderedPageBreak/>
        <w:t>Anexo</w:t>
      </w:r>
      <w:r w:rsidR="006F7C6A" w:rsidRPr="006F7C6A">
        <w:rPr>
          <w:rFonts w:ascii="Arial" w:hAnsi="Arial" w:cs="Arial"/>
          <w:i w:val="0"/>
          <w:color w:val="auto"/>
          <w:sz w:val="24"/>
        </w:rPr>
        <w:t xml:space="preserve"> </w:t>
      </w:r>
      <w:r w:rsidR="006F7C6A" w:rsidRPr="006F7C6A">
        <w:rPr>
          <w:rFonts w:ascii="Arial" w:hAnsi="Arial" w:cs="Arial"/>
          <w:i w:val="0"/>
          <w:color w:val="auto"/>
          <w:sz w:val="24"/>
        </w:rPr>
        <w:fldChar w:fldCharType="begin"/>
      </w:r>
      <w:r w:rsidR="006F7C6A" w:rsidRPr="006F7C6A">
        <w:rPr>
          <w:rFonts w:ascii="Arial" w:hAnsi="Arial" w:cs="Arial"/>
          <w:i w:val="0"/>
          <w:color w:val="auto"/>
          <w:sz w:val="24"/>
        </w:rPr>
        <w:instrText xml:space="preserve"> SEQ Apêndice \* ARABIC </w:instrText>
      </w:r>
      <w:r w:rsidR="006F7C6A" w:rsidRPr="006F7C6A">
        <w:rPr>
          <w:rFonts w:ascii="Arial" w:hAnsi="Arial" w:cs="Arial"/>
          <w:i w:val="0"/>
          <w:color w:val="auto"/>
          <w:sz w:val="24"/>
        </w:rPr>
        <w:fldChar w:fldCharType="separate"/>
      </w:r>
      <w:r w:rsidR="00E073E3">
        <w:rPr>
          <w:rFonts w:ascii="Arial" w:hAnsi="Arial" w:cs="Arial"/>
          <w:i w:val="0"/>
          <w:noProof/>
          <w:color w:val="auto"/>
          <w:sz w:val="24"/>
        </w:rPr>
        <w:t>10</w:t>
      </w:r>
      <w:r w:rsidR="006F7C6A" w:rsidRPr="006F7C6A">
        <w:rPr>
          <w:rFonts w:ascii="Arial" w:hAnsi="Arial" w:cs="Arial"/>
          <w:i w:val="0"/>
          <w:color w:val="auto"/>
          <w:sz w:val="24"/>
        </w:rPr>
        <w:fldChar w:fldCharType="end"/>
      </w:r>
      <w:r w:rsidR="006F7C6A" w:rsidRPr="006F7C6A">
        <w:rPr>
          <w:rFonts w:ascii="Arial" w:hAnsi="Arial" w:cs="Arial"/>
          <w:i w:val="0"/>
          <w:color w:val="auto"/>
          <w:sz w:val="24"/>
        </w:rPr>
        <w:t xml:space="preserve"> - Data</w:t>
      </w:r>
      <w:r w:rsidR="00C046AF">
        <w:rPr>
          <w:rFonts w:ascii="Arial" w:hAnsi="Arial" w:cs="Arial"/>
          <w:i w:val="0"/>
          <w:color w:val="auto"/>
          <w:sz w:val="24"/>
        </w:rPr>
        <w:t>s</w:t>
      </w:r>
      <w:r w:rsidR="006F7C6A" w:rsidRPr="006F7C6A">
        <w:rPr>
          <w:rFonts w:ascii="Arial" w:hAnsi="Arial" w:cs="Arial"/>
          <w:i w:val="0"/>
          <w:color w:val="auto"/>
          <w:sz w:val="24"/>
        </w:rPr>
        <w:t xml:space="preserve"> </w:t>
      </w:r>
      <w:r w:rsidR="00C046AF" w:rsidRPr="00C046AF">
        <w:rPr>
          <w:rFonts w:ascii="Arial" w:hAnsi="Arial" w:cs="Arial"/>
          <w:i w:val="0"/>
          <w:color w:val="auto"/>
          <w:sz w:val="24"/>
        </w:rPr>
        <w:t>Específica</w:t>
      </w:r>
      <w:r w:rsidR="00C046AF">
        <w:rPr>
          <w:rFonts w:ascii="Arial" w:hAnsi="Arial" w:cs="Arial"/>
          <w:i w:val="0"/>
          <w:color w:val="auto"/>
          <w:sz w:val="24"/>
        </w:rPr>
        <w:t>s</w:t>
      </w:r>
      <w:r w:rsidR="00C046AF" w:rsidRPr="00C046AF">
        <w:rPr>
          <w:rFonts w:ascii="Arial" w:hAnsi="Arial" w:cs="Arial"/>
          <w:i w:val="0"/>
          <w:color w:val="auto"/>
          <w:sz w:val="24"/>
        </w:rPr>
        <w:t xml:space="preserve"> </w:t>
      </w:r>
      <w:r w:rsidR="006F7C6A" w:rsidRPr="006F7C6A">
        <w:rPr>
          <w:rFonts w:ascii="Arial" w:hAnsi="Arial" w:cs="Arial"/>
          <w:i w:val="0"/>
          <w:color w:val="auto"/>
          <w:sz w:val="24"/>
        </w:rPr>
        <w:t>de Aplicação de cada Edição da Prova Brasil</w:t>
      </w:r>
    </w:p>
    <w:tbl>
      <w:tblPr>
        <w:tblStyle w:val="TabeladeLista6Colorida1"/>
        <w:tblW w:w="0" w:type="auto"/>
        <w:jc w:val="center"/>
        <w:tblLook w:val="04A0" w:firstRow="1" w:lastRow="0" w:firstColumn="1" w:lastColumn="0" w:noHBand="0" w:noVBand="1"/>
      </w:tblPr>
      <w:tblGrid>
        <w:gridCol w:w="2151"/>
        <w:gridCol w:w="1939"/>
      </w:tblGrid>
      <w:tr w:rsidR="006F7C6A" w:rsidRPr="00EB5B70" w14:paraId="6648693B" w14:textId="77777777" w:rsidTr="005601A3">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shd w:val="clear" w:color="auto" w:fill="auto"/>
            <w:vAlign w:val="center"/>
          </w:tcPr>
          <w:p w14:paraId="0806DBAA" w14:textId="77777777" w:rsidR="006F7C6A" w:rsidRPr="00EB5B70" w:rsidRDefault="006F7C6A" w:rsidP="00846A8E">
            <w:pPr>
              <w:jc w:val="center"/>
              <w:rPr>
                <w:rFonts w:ascii="Arial" w:hAnsi="Arial" w:cs="Arial"/>
                <w:sz w:val="20"/>
              </w:rPr>
            </w:pPr>
            <w:r w:rsidRPr="00EB5B70">
              <w:rPr>
                <w:rFonts w:ascii="Arial" w:hAnsi="Arial" w:cs="Arial"/>
                <w:sz w:val="20"/>
              </w:rPr>
              <w:t>Edição da Avaliação</w:t>
            </w:r>
          </w:p>
        </w:tc>
        <w:tc>
          <w:tcPr>
            <w:tcW w:w="0" w:type="auto"/>
            <w:tcBorders>
              <w:top w:val="single" w:sz="12" w:space="0" w:color="auto"/>
            </w:tcBorders>
            <w:shd w:val="clear" w:color="auto" w:fill="auto"/>
            <w:vAlign w:val="center"/>
          </w:tcPr>
          <w:p w14:paraId="0A25C6CD" w14:textId="77777777" w:rsidR="006F7C6A" w:rsidRPr="00EB5B70" w:rsidRDefault="006F7C6A" w:rsidP="00846A8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EB5B70">
              <w:rPr>
                <w:rFonts w:ascii="Arial" w:hAnsi="Arial" w:cs="Arial"/>
                <w:sz w:val="20"/>
              </w:rPr>
              <w:t>Data de Aplicação</w:t>
            </w:r>
          </w:p>
        </w:tc>
      </w:tr>
      <w:tr w:rsidR="006F7C6A" w:rsidRPr="00EB5B70" w14:paraId="03F5BEB8" w14:textId="77777777" w:rsidTr="005601A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2F9F692" w14:textId="77777777" w:rsidR="006F7C6A" w:rsidRPr="00EB5B70" w:rsidRDefault="006F7C6A" w:rsidP="00846A8E">
            <w:pPr>
              <w:rPr>
                <w:rFonts w:ascii="Arial" w:hAnsi="Arial" w:cs="Arial"/>
                <w:sz w:val="20"/>
              </w:rPr>
            </w:pPr>
            <w:r w:rsidRPr="00EB5B70">
              <w:rPr>
                <w:rFonts w:ascii="Arial" w:hAnsi="Arial" w:cs="Arial"/>
                <w:sz w:val="20"/>
              </w:rPr>
              <w:t>Prova de 2007</w:t>
            </w:r>
          </w:p>
        </w:tc>
        <w:tc>
          <w:tcPr>
            <w:tcW w:w="0" w:type="auto"/>
            <w:shd w:val="clear" w:color="auto" w:fill="auto"/>
            <w:vAlign w:val="center"/>
          </w:tcPr>
          <w:p w14:paraId="4A74F55D" w14:textId="77777777" w:rsidR="006F7C6A" w:rsidRPr="00EB5B70"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B5B70">
              <w:rPr>
                <w:rFonts w:ascii="Arial" w:hAnsi="Arial" w:cs="Arial"/>
                <w:sz w:val="20"/>
              </w:rPr>
              <w:t>De 05/11 a 20/11</w:t>
            </w:r>
          </w:p>
        </w:tc>
      </w:tr>
      <w:tr w:rsidR="006F7C6A" w:rsidRPr="00EB5B70" w14:paraId="24325CEC" w14:textId="77777777" w:rsidTr="005601A3">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5A2395E" w14:textId="77777777" w:rsidR="006F7C6A" w:rsidRPr="00EB5B70" w:rsidRDefault="006F7C6A" w:rsidP="00846A8E">
            <w:pPr>
              <w:rPr>
                <w:rFonts w:ascii="Arial" w:hAnsi="Arial" w:cs="Arial"/>
                <w:sz w:val="20"/>
              </w:rPr>
            </w:pPr>
            <w:r w:rsidRPr="00EB5B70">
              <w:rPr>
                <w:rFonts w:ascii="Arial" w:hAnsi="Arial" w:cs="Arial"/>
                <w:sz w:val="20"/>
              </w:rPr>
              <w:t>Prova de 2009</w:t>
            </w:r>
          </w:p>
        </w:tc>
        <w:tc>
          <w:tcPr>
            <w:tcW w:w="0" w:type="auto"/>
            <w:shd w:val="clear" w:color="auto" w:fill="auto"/>
            <w:vAlign w:val="center"/>
          </w:tcPr>
          <w:p w14:paraId="3B7F782E" w14:textId="77777777" w:rsidR="006F7C6A" w:rsidRPr="00EB5B70"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5B70">
              <w:rPr>
                <w:rFonts w:ascii="Arial" w:hAnsi="Arial" w:cs="Arial"/>
                <w:sz w:val="20"/>
              </w:rPr>
              <w:t>De 19/10 a 30/10</w:t>
            </w:r>
          </w:p>
        </w:tc>
      </w:tr>
      <w:tr w:rsidR="006F7C6A" w:rsidRPr="00EB5B70" w14:paraId="6954B596" w14:textId="77777777" w:rsidTr="005601A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B2385E7" w14:textId="77777777" w:rsidR="006F7C6A" w:rsidRPr="00EB5B70" w:rsidRDefault="006F7C6A" w:rsidP="00846A8E">
            <w:pPr>
              <w:rPr>
                <w:rFonts w:ascii="Arial" w:hAnsi="Arial" w:cs="Arial"/>
                <w:sz w:val="20"/>
              </w:rPr>
            </w:pPr>
            <w:r w:rsidRPr="00EB5B70">
              <w:rPr>
                <w:rFonts w:ascii="Arial" w:hAnsi="Arial" w:cs="Arial"/>
                <w:sz w:val="20"/>
              </w:rPr>
              <w:t>Prova de 2011</w:t>
            </w:r>
          </w:p>
        </w:tc>
        <w:tc>
          <w:tcPr>
            <w:tcW w:w="0" w:type="auto"/>
            <w:shd w:val="clear" w:color="auto" w:fill="auto"/>
            <w:vAlign w:val="center"/>
          </w:tcPr>
          <w:p w14:paraId="5CD4C349" w14:textId="77777777" w:rsidR="006F7C6A" w:rsidRPr="00EB5B70"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B5B70">
              <w:rPr>
                <w:rFonts w:ascii="Arial" w:hAnsi="Arial" w:cs="Arial"/>
                <w:sz w:val="20"/>
              </w:rPr>
              <w:t>De 07/11 a 18/11</w:t>
            </w:r>
          </w:p>
        </w:tc>
      </w:tr>
      <w:tr w:rsidR="006F7C6A" w:rsidRPr="00EB5B70" w14:paraId="4C34D938" w14:textId="77777777" w:rsidTr="005601A3">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1C7352C" w14:textId="77777777" w:rsidR="006F7C6A" w:rsidRPr="00EB5B70" w:rsidRDefault="006F7C6A" w:rsidP="00846A8E">
            <w:pPr>
              <w:rPr>
                <w:rFonts w:ascii="Arial" w:hAnsi="Arial" w:cs="Arial"/>
                <w:sz w:val="20"/>
              </w:rPr>
            </w:pPr>
            <w:r w:rsidRPr="00EB5B70">
              <w:rPr>
                <w:rFonts w:ascii="Arial" w:hAnsi="Arial" w:cs="Arial"/>
                <w:sz w:val="20"/>
              </w:rPr>
              <w:t>Prova de 2013</w:t>
            </w:r>
          </w:p>
        </w:tc>
        <w:tc>
          <w:tcPr>
            <w:tcW w:w="0" w:type="auto"/>
            <w:shd w:val="clear" w:color="auto" w:fill="auto"/>
            <w:vAlign w:val="center"/>
          </w:tcPr>
          <w:p w14:paraId="024FD897" w14:textId="77777777" w:rsidR="006F7C6A" w:rsidRPr="00EB5B70"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5B70">
              <w:rPr>
                <w:rFonts w:ascii="Arial" w:hAnsi="Arial" w:cs="Arial"/>
                <w:sz w:val="20"/>
              </w:rPr>
              <w:t>De 11/11 a 21/11</w:t>
            </w:r>
          </w:p>
        </w:tc>
      </w:tr>
      <w:tr w:rsidR="006F7C6A" w:rsidRPr="00EB5B70" w14:paraId="339EFC6F" w14:textId="77777777" w:rsidTr="005601A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27E1450" w14:textId="77777777" w:rsidR="006F7C6A" w:rsidRPr="00EB5B70" w:rsidRDefault="006F7C6A" w:rsidP="00846A8E">
            <w:pPr>
              <w:rPr>
                <w:rFonts w:ascii="Arial" w:hAnsi="Arial" w:cs="Arial"/>
                <w:sz w:val="20"/>
              </w:rPr>
            </w:pPr>
            <w:r w:rsidRPr="00EB5B70">
              <w:rPr>
                <w:rFonts w:ascii="Arial" w:hAnsi="Arial" w:cs="Arial"/>
                <w:sz w:val="20"/>
              </w:rPr>
              <w:t>Prova de 2015</w:t>
            </w:r>
          </w:p>
        </w:tc>
        <w:tc>
          <w:tcPr>
            <w:tcW w:w="0" w:type="auto"/>
            <w:shd w:val="clear" w:color="auto" w:fill="auto"/>
            <w:vAlign w:val="center"/>
          </w:tcPr>
          <w:p w14:paraId="59DDF8CF" w14:textId="77777777" w:rsidR="006F7C6A" w:rsidRPr="00EB5B70"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B5B70">
              <w:rPr>
                <w:rFonts w:ascii="Arial" w:hAnsi="Arial" w:cs="Arial"/>
                <w:sz w:val="20"/>
              </w:rPr>
              <w:t>De 03/11 a 13/11</w:t>
            </w:r>
          </w:p>
        </w:tc>
      </w:tr>
      <w:tr w:rsidR="006F7C6A" w:rsidRPr="00EB5B70" w14:paraId="0BFC6D79" w14:textId="77777777" w:rsidTr="005601A3">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shd w:val="clear" w:color="auto" w:fill="auto"/>
            <w:vAlign w:val="center"/>
          </w:tcPr>
          <w:p w14:paraId="754702FE" w14:textId="77777777" w:rsidR="006F7C6A" w:rsidRPr="00EB5B70" w:rsidRDefault="006F7C6A" w:rsidP="00846A8E">
            <w:pPr>
              <w:rPr>
                <w:rFonts w:ascii="Arial" w:hAnsi="Arial" w:cs="Arial"/>
                <w:sz w:val="20"/>
              </w:rPr>
            </w:pPr>
            <w:r w:rsidRPr="00EB5B70">
              <w:rPr>
                <w:rFonts w:ascii="Arial" w:hAnsi="Arial" w:cs="Arial"/>
                <w:sz w:val="20"/>
              </w:rPr>
              <w:t>Prova de 2017</w:t>
            </w:r>
          </w:p>
        </w:tc>
        <w:tc>
          <w:tcPr>
            <w:tcW w:w="0" w:type="auto"/>
            <w:tcBorders>
              <w:bottom w:val="single" w:sz="12" w:space="0" w:color="auto"/>
            </w:tcBorders>
            <w:shd w:val="clear" w:color="auto" w:fill="auto"/>
            <w:vAlign w:val="center"/>
          </w:tcPr>
          <w:p w14:paraId="404AADDA" w14:textId="77777777" w:rsidR="006F7C6A" w:rsidRPr="00EB5B70"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5B70">
              <w:rPr>
                <w:rFonts w:ascii="Arial" w:hAnsi="Arial" w:cs="Arial"/>
                <w:sz w:val="20"/>
              </w:rPr>
              <w:t>De 23/10 a 03/11</w:t>
            </w:r>
          </w:p>
        </w:tc>
      </w:tr>
    </w:tbl>
    <w:p w14:paraId="5ACEAE82" w14:textId="77777777" w:rsidR="00385F78" w:rsidRPr="00EA21C4" w:rsidRDefault="00385F78" w:rsidP="00385F78">
      <w:pPr>
        <w:spacing w:line="360" w:lineRule="auto"/>
        <w:jc w:val="center"/>
        <w:rPr>
          <w:rFonts w:ascii="Arial" w:hAnsi="Arial" w:cs="Arial"/>
          <w:sz w:val="20"/>
          <w:szCs w:val="20"/>
        </w:rPr>
      </w:pPr>
      <w:r w:rsidRPr="00C859EF">
        <w:rPr>
          <w:rFonts w:ascii="Arial" w:hAnsi="Arial" w:cs="Arial"/>
          <w:sz w:val="20"/>
          <w:szCs w:val="20"/>
        </w:rPr>
        <w:t>Fonte: Elaboração própria</w:t>
      </w:r>
    </w:p>
    <w:p w14:paraId="7A3AB689" w14:textId="77777777" w:rsidR="00744C31" w:rsidRDefault="00744C31" w:rsidP="004B45EF">
      <w:pPr>
        <w:rPr>
          <w:rFonts w:ascii="Arial" w:hAnsi="Arial" w:cs="Arial"/>
          <w:sz w:val="20"/>
          <w:szCs w:val="20"/>
        </w:rPr>
      </w:pPr>
    </w:p>
    <w:p w14:paraId="78A7B219" w14:textId="77777777" w:rsidR="006F7C6A" w:rsidRDefault="006F7C6A" w:rsidP="004B45EF">
      <w:pPr>
        <w:rPr>
          <w:rFonts w:ascii="Arial" w:hAnsi="Arial" w:cs="Arial"/>
          <w:sz w:val="20"/>
          <w:szCs w:val="20"/>
        </w:rPr>
      </w:pPr>
    </w:p>
    <w:p w14:paraId="54685D5F" w14:textId="77777777" w:rsidR="006F7C6A" w:rsidRDefault="006F7C6A" w:rsidP="004B45EF">
      <w:pPr>
        <w:rPr>
          <w:rFonts w:ascii="Arial" w:hAnsi="Arial" w:cs="Arial"/>
          <w:sz w:val="20"/>
          <w:szCs w:val="20"/>
        </w:rPr>
      </w:pPr>
    </w:p>
    <w:p w14:paraId="42D2DBC1" w14:textId="77777777" w:rsidR="006F7C6A" w:rsidRDefault="006F7C6A" w:rsidP="004B45EF">
      <w:pPr>
        <w:rPr>
          <w:rFonts w:ascii="Arial" w:hAnsi="Arial" w:cs="Arial"/>
          <w:sz w:val="20"/>
          <w:szCs w:val="20"/>
        </w:rPr>
      </w:pPr>
    </w:p>
    <w:p w14:paraId="2E455794" w14:textId="77777777" w:rsidR="006F7C6A" w:rsidRDefault="006F7C6A" w:rsidP="004B45EF">
      <w:pPr>
        <w:rPr>
          <w:rFonts w:ascii="Arial" w:hAnsi="Arial" w:cs="Arial"/>
          <w:sz w:val="20"/>
          <w:szCs w:val="20"/>
        </w:rPr>
      </w:pPr>
    </w:p>
    <w:p w14:paraId="353D81C9" w14:textId="77777777" w:rsidR="006F7C6A" w:rsidRDefault="006F7C6A" w:rsidP="004B45EF">
      <w:pPr>
        <w:rPr>
          <w:rFonts w:ascii="Arial" w:hAnsi="Arial" w:cs="Arial"/>
          <w:sz w:val="20"/>
          <w:szCs w:val="20"/>
        </w:rPr>
      </w:pPr>
    </w:p>
    <w:p w14:paraId="13A8DEA1" w14:textId="77777777" w:rsidR="006F7C6A" w:rsidRDefault="006F7C6A" w:rsidP="004B45EF">
      <w:pPr>
        <w:rPr>
          <w:rFonts w:ascii="Arial" w:hAnsi="Arial" w:cs="Arial"/>
          <w:sz w:val="20"/>
          <w:szCs w:val="20"/>
        </w:rPr>
      </w:pPr>
    </w:p>
    <w:p w14:paraId="50717B76" w14:textId="77777777" w:rsidR="006F7C6A" w:rsidRDefault="006F7C6A" w:rsidP="004B45EF">
      <w:pPr>
        <w:rPr>
          <w:rFonts w:ascii="Arial" w:hAnsi="Arial" w:cs="Arial"/>
          <w:sz w:val="20"/>
          <w:szCs w:val="20"/>
        </w:rPr>
      </w:pPr>
    </w:p>
    <w:p w14:paraId="2C9A47D1" w14:textId="77777777" w:rsidR="006F7C6A" w:rsidRDefault="006F7C6A" w:rsidP="004B45EF">
      <w:pPr>
        <w:rPr>
          <w:rFonts w:ascii="Arial" w:hAnsi="Arial" w:cs="Arial"/>
          <w:sz w:val="20"/>
          <w:szCs w:val="20"/>
        </w:rPr>
      </w:pPr>
    </w:p>
    <w:p w14:paraId="35C1F09F" w14:textId="77777777" w:rsidR="006F7C6A" w:rsidRDefault="006F7C6A" w:rsidP="004B45EF">
      <w:pPr>
        <w:rPr>
          <w:rFonts w:ascii="Arial" w:hAnsi="Arial" w:cs="Arial"/>
          <w:sz w:val="20"/>
          <w:szCs w:val="20"/>
        </w:rPr>
      </w:pPr>
    </w:p>
    <w:p w14:paraId="6C38D97A" w14:textId="77777777" w:rsidR="006F7C6A" w:rsidRDefault="006F7C6A" w:rsidP="004B45EF">
      <w:pPr>
        <w:rPr>
          <w:rFonts w:ascii="Arial" w:hAnsi="Arial" w:cs="Arial"/>
          <w:sz w:val="20"/>
          <w:szCs w:val="20"/>
        </w:rPr>
      </w:pPr>
    </w:p>
    <w:p w14:paraId="5BFC15BB" w14:textId="77777777" w:rsidR="006F7C6A" w:rsidRDefault="006F7C6A" w:rsidP="004B45EF">
      <w:pPr>
        <w:rPr>
          <w:rFonts w:ascii="Arial" w:hAnsi="Arial" w:cs="Arial"/>
          <w:sz w:val="20"/>
          <w:szCs w:val="20"/>
        </w:rPr>
      </w:pPr>
    </w:p>
    <w:p w14:paraId="70DA7CE0" w14:textId="77777777" w:rsidR="006F7C6A" w:rsidRDefault="006F7C6A" w:rsidP="004B45EF">
      <w:pPr>
        <w:rPr>
          <w:rFonts w:ascii="Arial" w:hAnsi="Arial" w:cs="Arial"/>
          <w:sz w:val="20"/>
          <w:szCs w:val="20"/>
        </w:rPr>
      </w:pPr>
    </w:p>
    <w:p w14:paraId="08F58455" w14:textId="77777777" w:rsidR="006F7C6A" w:rsidRDefault="006F7C6A" w:rsidP="004B45EF">
      <w:pPr>
        <w:rPr>
          <w:rFonts w:ascii="Arial" w:hAnsi="Arial" w:cs="Arial"/>
          <w:sz w:val="20"/>
          <w:szCs w:val="20"/>
        </w:rPr>
      </w:pPr>
    </w:p>
    <w:p w14:paraId="4DE2542B" w14:textId="77777777" w:rsidR="006F7C6A" w:rsidRDefault="006F7C6A" w:rsidP="004B45EF">
      <w:pPr>
        <w:rPr>
          <w:rFonts w:ascii="Arial" w:hAnsi="Arial" w:cs="Arial"/>
          <w:sz w:val="20"/>
          <w:szCs w:val="20"/>
        </w:rPr>
      </w:pPr>
    </w:p>
    <w:p w14:paraId="7EC3E4A9" w14:textId="77777777" w:rsidR="006F7C6A" w:rsidRDefault="006F7C6A" w:rsidP="004B45EF">
      <w:pPr>
        <w:rPr>
          <w:rFonts w:ascii="Arial" w:hAnsi="Arial" w:cs="Arial"/>
          <w:sz w:val="20"/>
          <w:szCs w:val="20"/>
        </w:rPr>
      </w:pPr>
    </w:p>
    <w:p w14:paraId="3C282EF1" w14:textId="77777777" w:rsidR="006F7C6A" w:rsidRDefault="006F7C6A" w:rsidP="004B45EF">
      <w:pPr>
        <w:rPr>
          <w:rFonts w:ascii="Arial" w:hAnsi="Arial" w:cs="Arial"/>
          <w:sz w:val="20"/>
          <w:szCs w:val="20"/>
        </w:rPr>
      </w:pPr>
    </w:p>
    <w:p w14:paraId="6C9D9DA7" w14:textId="77777777" w:rsidR="006F7C6A" w:rsidRDefault="006F7C6A" w:rsidP="004B45EF">
      <w:pPr>
        <w:rPr>
          <w:rFonts w:ascii="Arial" w:hAnsi="Arial" w:cs="Arial"/>
          <w:sz w:val="20"/>
          <w:szCs w:val="20"/>
        </w:rPr>
      </w:pPr>
    </w:p>
    <w:p w14:paraId="75B60228" w14:textId="77777777" w:rsidR="006F7C6A" w:rsidRDefault="006F7C6A" w:rsidP="004B45EF">
      <w:pPr>
        <w:rPr>
          <w:rFonts w:ascii="Arial" w:hAnsi="Arial" w:cs="Arial"/>
          <w:sz w:val="20"/>
          <w:szCs w:val="20"/>
        </w:rPr>
      </w:pPr>
    </w:p>
    <w:p w14:paraId="627DA759" w14:textId="77777777" w:rsidR="006F7C6A" w:rsidRDefault="006F7C6A" w:rsidP="004B45EF">
      <w:pPr>
        <w:rPr>
          <w:rFonts w:ascii="Arial" w:hAnsi="Arial" w:cs="Arial"/>
          <w:sz w:val="20"/>
          <w:szCs w:val="20"/>
        </w:rPr>
      </w:pPr>
    </w:p>
    <w:p w14:paraId="0989F40D" w14:textId="77777777" w:rsidR="006F7C6A" w:rsidRDefault="006F7C6A" w:rsidP="004B45EF">
      <w:pPr>
        <w:rPr>
          <w:rFonts w:ascii="Arial" w:hAnsi="Arial" w:cs="Arial"/>
          <w:sz w:val="20"/>
          <w:szCs w:val="20"/>
        </w:rPr>
      </w:pPr>
    </w:p>
    <w:p w14:paraId="0C644DB9" w14:textId="77777777" w:rsidR="006F7C6A" w:rsidRDefault="006F7C6A" w:rsidP="004B45EF">
      <w:pPr>
        <w:rPr>
          <w:rFonts w:ascii="Arial" w:hAnsi="Arial" w:cs="Arial"/>
          <w:sz w:val="20"/>
          <w:szCs w:val="20"/>
        </w:rPr>
      </w:pPr>
    </w:p>
    <w:p w14:paraId="7F06721E" w14:textId="77777777" w:rsidR="006F7C6A" w:rsidRDefault="006F7C6A" w:rsidP="004B45EF">
      <w:pPr>
        <w:rPr>
          <w:rFonts w:ascii="Arial" w:hAnsi="Arial" w:cs="Arial"/>
          <w:sz w:val="20"/>
          <w:szCs w:val="20"/>
        </w:rPr>
      </w:pPr>
    </w:p>
    <w:p w14:paraId="3554E6C7" w14:textId="77777777" w:rsidR="006F7C6A" w:rsidRDefault="006F7C6A" w:rsidP="004B45EF">
      <w:pPr>
        <w:rPr>
          <w:rFonts w:ascii="Arial" w:hAnsi="Arial" w:cs="Arial"/>
          <w:sz w:val="20"/>
          <w:szCs w:val="20"/>
        </w:rPr>
      </w:pPr>
    </w:p>
    <w:p w14:paraId="15264021" w14:textId="77777777" w:rsidR="006F7C6A" w:rsidRDefault="006F7C6A" w:rsidP="004B45EF">
      <w:pPr>
        <w:rPr>
          <w:rFonts w:ascii="Arial" w:hAnsi="Arial" w:cs="Arial"/>
          <w:sz w:val="20"/>
          <w:szCs w:val="20"/>
        </w:rPr>
      </w:pPr>
    </w:p>
    <w:p w14:paraId="7776F1AD" w14:textId="77777777" w:rsidR="006F7C6A" w:rsidRDefault="006F7C6A" w:rsidP="004B45EF">
      <w:pPr>
        <w:rPr>
          <w:rFonts w:ascii="Arial" w:hAnsi="Arial" w:cs="Arial"/>
          <w:sz w:val="20"/>
          <w:szCs w:val="20"/>
        </w:rPr>
      </w:pPr>
    </w:p>
    <w:p w14:paraId="292262D3" w14:textId="77777777" w:rsidR="006F7C6A" w:rsidRDefault="006F7C6A" w:rsidP="004B45EF">
      <w:pPr>
        <w:rPr>
          <w:rFonts w:ascii="Arial" w:hAnsi="Arial" w:cs="Arial"/>
          <w:sz w:val="20"/>
          <w:szCs w:val="20"/>
        </w:rPr>
      </w:pPr>
    </w:p>
    <w:p w14:paraId="29F3D5EC" w14:textId="5757D0F4" w:rsidR="006F7C6A" w:rsidRPr="006F7C6A" w:rsidRDefault="00476D5B" w:rsidP="006F7C6A">
      <w:pPr>
        <w:pStyle w:val="Legenda"/>
        <w:keepNext/>
        <w:jc w:val="center"/>
        <w:rPr>
          <w:rFonts w:ascii="Arial" w:hAnsi="Arial" w:cs="Arial"/>
          <w:i w:val="0"/>
          <w:color w:val="auto"/>
          <w:sz w:val="24"/>
        </w:rPr>
      </w:pPr>
      <w:r>
        <w:rPr>
          <w:rFonts w:ascii="Arial" w:hAnsi="Arial" w:cs="Arial"/>
          <w:i w:val="0"/>
          <w:color w:val="auto"/>
          <w:sz w:val="24"/>
        </w:rPr>
        <w:t>Anexo</w:t>
      </w:r>
      <w:r w:rsidR="006F7C6A" w:rsidRPr="006F7C6A">
        <w:rPr>
          <w:rFonts w:ascii="Arial" w:hAnsi="Arial" w:cs="Arial"/>
          <w:i w:val="0"/>
          <w:color w:val="auto"/>
          <w:sz w:val="24"/>
        </w:rPr>
        <w:t xml:space="preserve"> </w:t>
      </w:r>
      <w:r w:rsidR="006F7C6A" w:rsidRPr="006F7C6A">
        <w:rPr>
          <w:rFonts w:ascii="Arial" w:hAnsi="Arial" w:cs="Arial"/>
          <w:i w:val="0"/>
          <w:color w:val="auto"/>
          <w:sz w:val="24"/>
        </w:rPr>
        <w:fldChar w:fldCharType="begin"/>
      </w:r>
      <w:r w:rsidR="006F7C6A" w:rsidRPr="006F7C6A">
        <w:rPr>
          <w:rFonts w:ascii="Arial" w:hAnsi="Arial" w:cs="Arial"/>
          <w:i w:val="0"/>
          <w:color w:val="auto"/>
          <w:sz w:val="24"/>
        </w:rPr>
        <w:instrText xml:space="preserve"> SEQ Apêndice \* ARABIC </w:instrText>
      </w:r>
      <w:r w:rsidR="006F7C6A" w:rsidRPr="006F7C6A">
        <w:rPr>
          <w:rFonts w:ascii="Arial" w:hAnsi="Arial" w:cs="Arial"/>
          <w:i w:val="0"/>
          <w:color w:val="auto"/>
          <w:sz w:val="24"/>
        </w:rPr>
        <w:fldChar w:fldCharType="separate"/>
      </w:r>
      <w:r w:rsidR="00E073E3">
        <w:rPr>
          <w:rFonts w:ascii="Arial" w:hAnsi="Arial" w:cs="Arial"/>
          <w:i w:val="0"/>
          <w:noProof/>
          <w:color w:val="auto"/>
          <w:sz w:val="24"/>
        </w:rPr>
        <w:t>11</w:t>
      </w:r>
      <w:r w:rsidR="006F7C6A" w:rsidRPr="006F7C6A">
        <w:rPr>
          <w:rFonts w:ascii="Arial" w:hAnsi="Arial" w:cs="Arial"/>
          <w:i w:val="0"/>
          <w:color w:val="auto"/>
          <w:sz w:val="24"/>
        </w:rPr>
        <w:fldChar w:fldCharType="end"/>
      </w:r>
      <w:r w:rsidR="006F7C6A" w:rsidRPr="006F7C6A">
        <w:rPr>
          <w:rFonts w:ascii="Arial" w:hAnsi="Arial" w:cs="Arial"/>
          <w:i w:val="0"/>
          <w:color w:val="auto"/>
          <w:sz w:val="24"/>
        </w:rPr>
        <w:t xml:space="preserve"> - Tabela de Variáveis Adqu</w:t>
      </w:r>
      <w:r w:rsidR="004F1BD1">
        <w:rPr>
          <w:rFonts w:ascii="Arial" w:hAnsi="Arial" w:cs="Arial"/>
          <w:i w:val="0"/>
          <w:color w:val="auto"/>
          <w:sz w:val="24"/>
        </w:rPr>
        <w:t>iridas junto à CGU e ao Censo do IBGE de</w:t>
      </w:r>
      <w:r w:rsidR="006F7C6A" w:rsidRPr="006F7C6A">
        <w:rPr>
          <w:rFonts w:ascii="Arial" w:hAnsi="Arial" w:cs="Arial"/>
          <w:i w:val="0"/>
          <w:color w:val="auto"/>
          <w:sz w:val="24"/>
        </w:rPr>
        <w:t xml:space="preserve"> 2010 para a formulação do Banco do Programa Cidades Digitais (Completa)</w:t>
      </w:r>
    </w:p>
    <w:tbl>
      <w:tblPr>
        <w:tblStyle w:val="TabeladeLista6Colorida1"/>
        <w:tblW w:w="0" w:type="auto"/>
        <w:tblLook w:val="04A0" w:firstRow="1" w:lastRow="0" w:firstColumn="1" w:lastColumn="0" w:noHBand="0" w:noVBand="1"/>
      </w:tblPr>
      <w:tblGrid>
        <w:gridCol w:w="1628"/>
        <w:gridCol w:w="6573"/>
        <w:gridCol w:w="1086"/>
      </w:tblGrid>
      <w:tr w:rsidR="006F7C6A" w:rsidRPr="006121E3" w14:paraId="608A5169" w14:textId="77777777" w:rsidTr="005601A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shd w:val="clear" w:color="auto" w:fill="auto"/>
            <w:vAlign w:val="center"/>
          </w:tcPr>
          <w:p w14:paraId="5D739FD8" w14:textId="77777777" w:rsidR="006F7C6A" w:rsidRPr="006121E3" w:rsidRDefault="006F7C6A" w:rsidP="00846A8E">
            <w:pPr>
              <w:jc w:val="center"/>
              <w:rPr>
                <w:rFonts w:ascii="Arial" w:hAnsi="Arial" w:cs="Arial"/>
                <w:b w:val="0"/>
                <w:bCs w:val="0"/>
                <w:sz w:val="20"/>
                <w:szCs w:val="20"/>
              </w:rPr>
            </w:pPr>
            <w:r w:rsidRPr="006121E3">
              <w:rPr>
                <w:rFonts w:ascii="Arial" w:hAnsi="Arial" w:cs="Arial"/>
                <w:sz w:val="20"/>
                <w:szCs w:val="20"/>
              </w:rPr>
              <w:t>Variáveis</w:t>
            </w:r>
          </w:p>
        </w:tc>
        <w:tc>
          <w:tcPr>
            <w:tcW w:w="0" w:type="auto"/>
            <w:tcBorders>
              <w:top w:val="single" w:sz="12" w:space="0" w:color="auto"/>
            </w:tcBorders>
            <w:shd w:val="clear" w:color="auto" w:fill="auto"/>
            <w:vAlign w:val="center"/>
          </w:tcPr>
          <w:p w14:paraId="37C810E3" w14:textId="77777777" w:rsidR="006F7C6A" w:rsidRPr="006121E3" w:rsidRDefault="006F7C6A" w:rsidP="00846A8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6121E3">
              <w:rPr>
                <w:rFonts w:ascii="Arial" w:hAnsi="Arial" w:cs="Arial"/>
                <w:sz w:val="20"/>
                <w:szCs w:val="20"/>
              </w:rPr>
              <w:t>Rótulo da Variável</w:t>
            </w:r>
          </w:p>
        </w:tc>
        <w:tc>
          <w:tcPr>
            <w:tcW w:w="1086" w:type="dxa"/>
            <w:tcBorders>
              <w:top w:val="single" w:sz="12" w:space="0" w:color="auto"/>
            </w:tcBorders>
            <w:shd w:val="clear" w:color="auto" w:fill="auto"/>
            <w:vAlign w:val="center"/>
          </w:tcPr>
          <w:p w14:paraId="113CB221" w14:textId="77777777" w:rsidR="006F7C6A" w:rsidRPr="006121E3" w:rsidRDefault="006F7C6A" w:rsidP="00846A8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6121E3">
              <w:rPr>
                <w:rFonts w:ascii="Arial" w:hAnsi="Arial" w:cs="Arial"/>
                <w:sz w:val="20"/>
                <w:szCs w:val="20"/>
              </w:rPr>
              <w:t>Tipo</w:t>
            </w:r>
          </w:p>
        </w:tc>
      </w:tr>
      <w:tr w:rsidR="006F7C6A" w:rsidRPr="006121E3" w14:paraId="15EDEF72"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562168A"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id_regiao</w:t>
            </w:r>
            <w:proofErr w:type="spellEnd"/>
            <w:proofErr w:type="gramEnd"/>
          </w:p>
        </w:tc>
        <w:tc>
          <w:tcPr>
            <w:tcW w:w="0" w:type="auto"/>
            <w:shd w:val="clear" w:color="auto" w:fill="auto"/>
            <w:vAlign w:val="center"/>
          </w:tcPr>
          <w:p w14:paraId="0F078D78"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6121E3">
              <w:rPr>
                <w:rFonts w:ascii="Arial" w:hAnsi="Arial" w:cs="Arial"/>
                <w:sz w:val="20"/>
                <w:szCs w:val="20"/>
              </w:rPr>
              <w:t>Código Regional do IBGE</w:t>
            </w:r>
          </w:p>
        </w:tc>
        <w:tc>
          <w:tcPr>
            <w:tcW w:w="1086" w:type="dxa"/>
            <w:shd w:val="clear" w:color="auto" w:fill="auto"/>
            <w:vAlign w:val="center"/>
          </w:tcPr>
          <w:p w14:paraId="2FCAE633"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6121E3">
              <w:rPr>
                <w:rFonts w:ascii="Arial" w:hAnsi="Arial" w:cs="Arial"/>
                <w:sz w:val="20"/>
                <w:szCs w:val="20"/>
              </w:rPr>
              <w:t>Código</w:t>
            </w:r>
          </w:p>
        </w:tc>
      </w:tr>
      <w:tr w:rsidR="006F7C6A" w:rsidRPr="006121E3" w14:paraId="5AE17D02"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407B5BD"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id</w:t>
            </w:r>
            <w:r w:rsidRPr="00390E49">
              <w:rPr>
                <w:rFonts w:ascii="Arial" w:hAnsi="Arial" w:cs="Arial"/>
                <w:i/>
                <w:sz w:val="20"/>
                <w:szCs w:val="20"/>
              </w:rPr>
              <w:softHyphen/>
              <w:t>_uf</w:t>
            </w:r>
            <w:proofErr w:type="spellEnd"/>
            <w:proofErr w:type="gramEnd"/>
          </w:p>
        </w:tc>
        <w:tc>
          <w:tcPr>
            <w:tcW w:w="0" w:type="auto"/>
            <w:shd w:val="clear" w:color="auto" w:fill="auto"/>
            <w:vAlign w:val="center"/>
          </w:tcPr>
          <w:p w14:paraId="16D3FEE3"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6121E3">
              <w:rPr>
                <w:rFonts w:ascii="Arial" w:hAnsi="Arial" w:cs="Arial"/>
                <w:sz w:val="20"/>
                <w:szCs w:val="20"/>
              </w:rPr>
              <w:t>Código Estadual do IBGE</w:t>
            </w:r>
          </w:p>
        </w:tc>
        <w:tc>
          <w:tcPr>
            <w:tcW w:w="1086" w:type="dxa"/>
            <w:shd w:val="clear" w:color="auto" w:fill="auto"/>
            <w:vAlign w:val="center"/>
          </w:tcPr>
          <w:p w14:paraId="5DE5FB2B"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6121E3">
              <w:rPr>
                <w:rFonts w:ascii="Arial" w:hAnsi="Arial" w:cs="Arial"/>
                <w:sz w:val="20"/>
                <w:szCs w:val="20"/>
              </w:rPr>
              <w:t>Código</w:t>
            </w:r>
          </w:p>
        </w:tc>
      </w:tr>
      <w:tr w:rsidR="006F7C6A" w:rsidRPr="006121E3" w14:paraId="05CB5DBC"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7858E25"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id_municipio</w:t>
            </w:r>
            <w:proofErr w:type="spellEnd"/>
            <w:proofErr w:type="gramEnd"/>
          </w:p>
        </w:tc>
        <w:tc>
          <w:tcPr>
            <w:tcW w:w="0" w:type="auto"/>
            <w:shd w:val="clear" w:color="auto" w:fill="auto"/>
            <w:vAlign w:val="center"/>
          </w:tcPr>
          <w:p w14:paraId="79AAE1CD"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Código Municipal do IBGE</w:t>
            </w:r>
          </w:p>
        </w:tc>
        <w:tc>
          <w:tcPr>
            <w:tcW w:w="1086" w:type="dxa"/>
            <w:shd w:val="clear" w:color="auto" w:fill="auto"/>
            <w:vAlign w:val="center"/>
          </w:tcPr>
          <w:p w14:paraId="2BA576CD"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Código</w:t>
            </w:r>
          </w:p>
        </w:tc>
      </w:tr>
      <w:tr w:rsidR="006F7C6A" w:rsidRPr="006121E3" w14:paraId="7BCA8C7F"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5D79ECE"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no_municipio1</w:t>
            </w:r>
            <w:proofErr w:type="gramEnd"/>
          </w:p>
        </w:tc>
        <w:tc>
          <w:tcPr>
            <w:tcW w:w="0" w:type="auto"/>
            <w:shd w:val="clear" w:color="auto" w:fill="auto"/>
            <w:vAlign w:val="center"/>
          </w:tcPr>
          <w:p w14:paraId="1BF436CE"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Nome do Município</w:t>
            </w:r>
          </w:p>
        </w:tc>
        <w:tc>
          <w:tcPr>
            <w:tcW w:w="1086" w:type="dxa"/>
            <w:shd w:val="clear" w:color="auto" w:fill="auto"/>
            <w:vAlign w:val="center"/>
          </w:tcPr>
          <w:p w14:paraId="02E73AE1"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Texto</w:t>
            </w:r>
          </w:p>
        </w:tc>
      </w:tr>
      <w:tr w:rsidR="006F7C6A" w:rsidRPr="006121E3" w14:paraId="0848AF34"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47CDE46"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gini10</w:t>
            </w:r>
            <w:proofErr w:type="gramEnd"/>
          </w:p>
        </w:tc>
        <w:tc>
          <w:tcPr>
            <w:tcW w:w="0" w:type="auto"/>
            <w:shd w:val="clear" w:color="auto" w:fill="auto"/>
            <w:vAlign w:val="center"/>
          </w:tcPr>
          <w:p w14:paraId="6567F0D4"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 xml:space="preserve">Índice de </w:t>
            </w:r>
            <w:proofErr w:type="spellStart"/>
            <w:r w:rsidRPr="006121E3">
              <w:rPr>
                <w:rFonts w:ascii="Arial" w:hAnsi="Arial" w:cs="Arial"/>
                <w:sz w:val="20"/>
                <w:szCs w:val="20"/>
              </w:rPr>
              <w:t>Gini</w:t>
            </w:r>
            <w:proofErr w:type="spellEnd"/>
            <w:r w:rsidRPr="006121E3">
              <w:rPr>
                <w:rFonts w:ascii="Arial" w:hAnsi="Arial" w:cs="Arial"/>
                <w:sz w:val="20"/>
                <w:szCs w:val="20"/>
              </w:rPr>
              <w:t xml:space="preserve"> - Censo 2010</w:t>
            </w:r>
          </w:p>
        </w:tc>
        <w:tc>
          <w:tcPr>
            <w:tcW w:w="1086" w:type="dxa"/>
            <w:shd w:val="clear" w:color="auto" w:fill="auto"/>
            <w:vAlign w:val="center"/>
          </w:tcPr>
          <w:p w14:paraId="5F8EE734"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52273A58"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7761449"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pop_tot10</w:t>
            </w:r>
            <w:proofErr w:type="gramEnd"/>
          </w:p>
        </w:tc>
        <w:tc>
          <w:tcPr>
            <w:tcW w:w="0" w:type="auto"/>
            <w:shd w:val="clear" w:color="auto" w:fill="auto"/>
            <w:vAlign w:val="center"/>
          </w:tcPr>
          <w:p w14:paraId="37F52FC7"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População Total - Censo 2010</w:t>
            </w:r>
          </w:p>
        </w:tc>
        <w:tc>
          <w:tcPr>
            <w:tcW w:w="1086" w:type="dxa"/>
            <w:shd w:val="clear" w:color="auto" w:fill="auto"/>
            <w:vAlign w:val="center"/>
          </w:tcPr>
          <w:p w14:paraId="5436B76A"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725EF41D"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5F61DD5"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pop_rur10</w:t>
            </w:r>
            <w:proofErr w:type="gramEnd"/>
          </w:p>
        </w:tc>
        <w:tc>
          <w:tcPr>
            <w:tcW w:w="0" w:type="auto"/>
            <w:shd w:val="clear" w:color="auto" w:fill="auto"/>
            <w:vAlign w:val="center"/>
          </w:tcPr>
          <w:p w14:paraId="0DE34262"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População Rural - Censo 2010</w:t>
            </w:r>
          </w:p>
        </w:tc>
        <w:tc>
          <w:tcPr>
            <w:tcW w:w="1086" w:type="dxa"/>
            <w:shd w:val="clear" w:color="auto" w:fill="auto"/>
            <w:vAlign w:val="center"/>
          </w:tcPr>
          <w:p w14:paraId="62766073"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5F69673D"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FC802A8"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pop_urb10</w:t>
            </w:r>
            <w:proofErr w:type="gramEnd"/>
          </w:p>
        </w:tc>
        <w:tc>
          <w:tcPr>
            <w:tcW w:w="0" w:type="auto"/>
            <w:shd w:val="clear" w:color="auto" w:fill="auto"/>
            <w:vAlign w:val="center"/>
          </w:tcPr>
          <w:p w14:paraId="771AC643"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População Urbana - Censo 2010</w:t>
            </w:r>
          </w:p>
        </w:tc>
        <w:tc>
          <w:tcPr>
            <w:tcW w:w="1086" w:type="dxa"/>
            <w:shd w:val="clear" w:color="auto" w:fill="auto"/>
            <w:vAlign w:val="center"/>
          </w:tcPr>
          <w:p w14:paraId="5934F35F"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1D17C7E2"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9AA864B"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idhm10</w:t>
            </w:r>
            <w:proofErr w:type="gramEnd"/>
          </w:p>
        </w:tc>
        <w:tc>
          <w:tcPr>
            <w:tcW w:w="0" w:type="auto"/>
            <w:shd w:val="clear" w:color="auto" w:fill="auto"/>
            <w:vAlign w:val="center"/>
          </w:tcPr>
          <w:p w14:paraId="4DEEE41B"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Índice de Desenvolvimento Humano - Censo 2010</w:t>
            </w:r>
          </w:p>
        </w:tc>
        <w:tc>
          <w:tcPr>
            <w:tcW w:w="1086" w:type="dxa"/>
            <w:shd w:val="clear" w:color="auto" w:fill="auto"/>
            <w:vAlign w:val="center"/>
          </w:tcPr>
          <w:p w14:paraId="60B1B91F"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4042E757"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45BF8FA"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idhm10</w:t>
            </w:r>
            <w:proofErr w:type="gramEnd"/>
            <w:r w:rsidRPr="00390E49">
              <w:rPr>
                <w:rFonts w:ascii="Arial" w:hAnsi="Arial" w:cs="Arial"/>
                <w:i/>
                <w:sz w:val="20"/>
                <w:szCs w:val="20"/>
              </w:rPr>
              <w:t>_rend</w:t>
            </w:r>
          </w:p>
        </w:tc>
        <w:tc>
          <w:tcPr>
            <w:tcW w:w="0" w:type="auto"/>
            <w:shd w:val="clear" w:color="auto" w:fill="auto"/>
            <w:vAlign w:val="center"/>
          </w:tcPr>
          <w:p w14:paraId="476B5A6C"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IDH pela Renda - Censo 2010</w:t>
            </w:r>
          </w:p>
        </w:tc>
        <w:tc>
          <w:tcPr>
            <w:tcW w:w="1086" w:type="dxa"/>
            <w:shd w:val="clear" w:color="auto" w:fill="auto"/>
            <w:vAlign w:val="center"/>
          </w:tcPr>
          <w:p w14:paraId="7C78C5A3"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200C43AF"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1B1C873"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idhm10</w:t>
            </w:r>
            <w:proofErr w:type="gramEnd"/>
            <w:r w:rsidRPr="00390E49">
              <w:rPr>
                <w:rFonts w:ascii="Arial" w:hAnsi="Arial" w:cs="Arial"/>
                <w:i/>
                <w:sz w:val="20"/>
                <w:szCs w:val="20"/>
              </w:rPr>
              <w:t>_long</w:t>
            </w:r>
          </w:p>
        </w:tc>
        <w:tc>
          <w:tcPr>
            <w:tcW w:w="0" w:type="auto"/>
            <w:shd w:val="clear" w:color="auto" w:fill="auto"/>
            <w:vAlign w:val="center"/>
          </w:tcPr>
          <w:p w14:paraId="7C63C76E"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IDH pela Longevidade - Censo 2010</w:t>
            </w:r>
          </w:p>
        </w:tc>
        <w:tc>
          <w:tcPr>
            <w:tcW w:w="1086" w:type="dxa"/>
            <w:shd w:val="clear" w:color="auto" w:fill="auto"/>
            <w:vAlign w:val="center"/>
          </w:tcPr>
          <w:p w14:paraId="1AE6B722"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48F6186E"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18D4A1F"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idhm10</w:t>
            </w:r>
            <w:proofErr w:type="gramEnd"/>
            <w:r w:rsidRPr="00390E49">
              <w:rPr>
                <w:rFonts w:ascii="Arial" w:hAnsi="Arial" w:cs="Arial"/>
                <w:i/>
                <w:sz w:val="20"/>
                <w:szCs w:val="20"/>
              </w:rPr>
              <w:t>_educ</w:t>
            </w:r>
          </w:p>
        </w:tc>
        <w:tc>
          <w:tcPr>
            <w:tcW w:w="0" w:type="auto"/>
            <w:shd w:val="clear" w:color="auto" w:fill="auto"/>
            <w:vAlign w:val="center"/>
          </w:tcPr>
          <w:p w14:paraId="74614DEB"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IDH pela Educação - Censo 2010</w:t>
            </w:r>
          </w:p>
        </w:tc>
        <w:tc>
          <w:tcPr>
            <w:tcW w:w="1086" w:type="dxa"/>
            <w:shd w:val="clear" w:color="auto" w:fill="auto"/>
            <w:vAlign w:val="center"/>
          </w:tcPr>
          <w:p w14:paraId="53F71539"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4B3E2AFB"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413FCF1"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renda10</w:t>
            </w:r>
            <w:proofErr w:type="gramEnd"/>
            <w:r w:rsidRPr="00390E49">
              <w:rPr>
                <w:rFonts w:ascii="Arial" w:hAnsi="Arial" w:cs="Arial"/>
                <w:i/>
                <w:sz w:val="20"/>
                <w:szCs w:val="20"/>
              </w:rPr>
              <w:t>_pc</w:t>
            </w:r>
          </w:p>
        </w:tc>
        <w:tc>
          <w:tcPr>
            <w:tcW w:w="0" w:type="auto"/>
            <w:shd w:val="clear" w:color="auto" w:fill="auto"/>
            <w:vAlign w:val="center"/>
          </w:tcPr>
          <w:p w14:paraId="2DDB803F"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Renda per capita</w:t>
            </w:r>
          </w:p>
        </w:tc>
        <w:tc>
          <w:tcPr>
            <w:tcW w:w="1086" w:type="dxa"/>
            <w:shd w:val="clear" w:color="auto" w:fill="auto"/>
            <w:vAlign w:val="center"/>
          </w:tcPr>
          <w:p w14:paraId="58D3AA6E"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42909686"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B03C40A"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dom_perm10</w:t>
            </w:r>
            <w:proofErr w:type="gramEnd"/>
          </w:p>
        </w:tc>
        <w:tc>
          <w:tcPr>
            <w:tcW w:w="0" w:type="auto"/>
            <w:shd w:val="clear" w:color="auto" w:fill="auto"/>
            <w:vAlign w:val="center"/>
          </w:tcPr>
          <w:p w14:paraId="4A8479D7"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Domicílios Permanentes - Censo 2010</w:t>
            </w:r>
          </w:p>
        </w:tc>
        <w:tc>
          <w:tcPr>
            <w:tcW w:w="1086" w:type="dxa"/>
            <w:shd w:val="clear" w:color="auto" w:fill="auto"/>
            <w:vAlign w:val="center"/>
          </w:tcPr>
          <w:p w14:paraId="57430E83"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1A578099"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FEB71D7"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dom_pc10</w:t>
            </w:r>
            <w:proofErr w:type="gramEnd"/>
          </w:p>
        </w:tc>
        <w:tc>
          <w:tcPr>
            <w:tcW w:w="0" w:type="auto"/>
            <w:shd w:val="clear" w:color="auto" w:fill="auto"/>
            <w:vAlign w:val="center"/>
          </w:tcPr>
          <w:p w14:paraId="467B12CE"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Domicílios com Microcomputador - Censo 2010</w:t>
            </w:r>
          </w:p>
        </w:tc>
        <w:tc>
          <w:tcPr>
            <w:tcW w:w="1086" w:type="dxa"/>
            <w:shd w:val="clear" w:color="auto" w:fill="auto"/>
            <w:vAlign w:val="center"/>
          </w:tcPr>
          <w:p w14:paraId="7A8D5089"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22E26510"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9ED258E"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dom_int10</w:t>
            </w:r>
            <w:proofErr w:type="gramEnd"/>
          </w:p>
        </w:tc>
        <w:tc>
          <w:tcPr>
            <w:tcW w:w="0" w:type="auto"/>
            <w:shd w:val="clear" w:color="auto" w:fill="auto"/>
            <w:vAlign w:val="center"/>
          </w:tcPr>
          <w:p w14:paraId="09C6865D"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Domicílios com Microcomputador com acesso à internet - Censo 2010</w:t>
            </w:r>
          </w:p>
        </w:tc>
        <w:tc>
          <w:tcPr>
            <w:tcW w:w="1086" w:type="dxa"/>
            <w:shd w:val="clear" w:color="auto" w:fill="auto"/>
            <w:vAlign w:val="center"/>
          </w:tcPr>
          <w:p w14:paraId="201D6618"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7DC40C05"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24BCF15"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dom_int_perc</w:t>
            </w:r>
            <w:proofErr w:type="spellEnd"/>
            <w:proofErr w:type="gramEnd"/>
          </w:p>
        </w:tc>
        <w:tc>
          <w:tcPr>
            <w:tcW w:w="0" w:type="auto"/>
            <w:shd w:val="clear" w:color="auto" w:fill="auto"/>
            <w:vAlign w:val="center"/>
          </w:tcPr>
          <w:p w14:paraId="11544248"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Percentual Municipal de Domicílios com acesso à internet - (A)</w:t>
            </w:r>
          </w:p>
        </w:tc>
        <w:tc>
          <w:tcPr>
            <w:tcW w:w="1086" w:type="dxa"/>
            <w:shd w:val="clear" w:color="auto" w:fill="auto"/>
            <w:vAlign w:val="center"/>
          </w:tcPr>
          <w:p w14:paraId="687F7BFA"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7EC64071"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50E12BA"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pop_tot_perc</w:t>
            </w:r>
            <w:proofErr w:type="spellEnd"/>
            <w:proofErr w:type="gramEnd"/>
          </w:p>
        </w:tc>
        <w:tc>
          <w:tcPr>
            <w:tcW w:w="0" w:type="auto"/>
            <w:shd w:val="clear" w:color="auto" w:fill="auto"/>
            <w:vAlign w:val="center"/>
          </w:tcPr>
          <w:p w14:paraId="67F14D99"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Percentual da População Municipal em relação à População Brasileira - (B)</w:t>
            </w:r>
          </w:p>
        </w:tc>
        <w:tc>
          <w:tcPr>
            <w:tcW w:w="1086" w:type="dxa"/>
            <w:shd w:val="clear" w:color="auto" w:fill="auto"/>
            <w:vAlign w:val="center"/>
          </w:tcPr>
          <w:p w14:paraId="2F3AD33B"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6DBB0281"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6A3303B"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indic_acesso</w:t>
            </w:r>
            <w:proofErr w:type="spellEnd"/>
            <w:proofErr w:type="gramEnd"/>
          </w:p>
        </w:tc>
        <w:tc>
          <w:tcPr>
            <w:tcW w:w="0" w:type="auto"/>
            <w:shd w:val="clear" w:color="auto" w:fill="auto"/>
            <w:vAlign w:val="center"/>
          </w:tcPr>
          <w:p w14:paraId="0D7E009B"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Indicador de Acesso - (B</w:t>
            </w:r>
            <w:proofErr w:type="gramStart"/>
            <w:r w:rsidRPr="006121E3">
              <w:rPr>
                <w:rFonts w:ascii="Arial" w:hAnsi="Arial" w:cs="Arial"/>
                <w:sz w:val="20"/>
                <w:szCs w:val="20"/>
              </w:rPr>
              <w:t>)</w:t>
            </w:r>
            <w:proofErr w:type="gramEnd"/>
            <w:r w:rsidRPr="006121E3">
              <w:rPr>
                <w:rFonts w:ascii="Arial" w:hAnsi="Arial" w:cs="Arial"/>
                <w:sz w:val="20"/>
                <w:szCs w:val="20"/>
              </w:rPr>
              <w:t>/(A)</w:t>
            </w:r>
          </w:p>
        </w:tc>
        <w:tc>
          <w:tcPr>
            <w:tcW w:w="1086" w:type="dxa"/>
            <w:shd w:val="clear" w:color="auto" w:fill="auto"/>
            <w:vAlign w:val="center"/>
          </w:tcPr>
          <w:p w14:paraId="35EA047D"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6A33E4E3"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A5BF990"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valor_prev</w:t>
            </w:r>
            <w:proofErr w:type="spellEnd"/>
            <w:proofErr w:type="gramEnd"/>
          </w:p>
        </w:tc>
        <w:tc>
          <w:tcPr>
            <w:tcW w:w="0" w:type="auto"/>
            <w:shd w:val="clear" w:color="auto" w:fill="auto"/>
            <w:vAlign w:val="center"/>
          </w:tcPr>
          <w:p w14:paraId="7581D5F6"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Valor de Investimento Previsto</w:t>
            </w:r>
          </w:p>
        </w:tc>
        <w:tc>
          <w:tcPr>
            <w:tcW w:w="1086" w:type="dxa"/>
            <w:shd w:val="clear" w:color="auto" w:fill="auto"/>
            <w:vAlign w:val="center"/>
          </w:tcPr>
          <w:p w14:paraId="10FA379B"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34527A9C"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3E0BF6A"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pts_atend</w:t>
            </w:r>
            <w:proofErr w:type="spellEnd"/>
            <w:proofErr w:type="gramEnd"/>
          </w:p>
        </w:tc>
        <w:tc>
          <w:tcPr>
            <w:tcW w:w="0" w:type="auto"/>
            <w:shd w:val="clear" w:color="auto" w:fill="auto"/>
            <w:vAlign w:val="center"/>
          </w:tcPr>
          <w:p w14:paraId="401C3560"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Pontos Instalados</w:t>
            </w:r>
          </w:p>
        </w:tc>
        <w:tc>
          <w:tcPr>
            <w:tcW w:w="1086" w:type="dxa"/>
            <w:shd w:val="clear" w:color="auto" w:fill="auto"/>
            <w:vAlign w:val="center"/>
          </w:tcPr>
          <w:p w14:paraId="153884FC"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571C1559"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B367BF3"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status</w:t>
            </w:r>
            <w:proofErr w:type="gramEnd"/>
            <w:r w:rsidRPr="00390E49">
              <w:rPr>
                <w:rFonts w:ascii="Arial" w:hAnsi="Arial" w:cs="Arial"/>
                <w:i/>
                <w:sz w:val="20"/>
                <w:szCs w:val="20"/>
              </w:rPr>
              <w:t>*</w:t>
            </w:r>
          </w:p>
        </w:tc>
        <w:tc>
          <w:tcPr>
            <w:tcW w:w="0" w:type="auto"/>
            <w:shd w:val="clear" w:color="auto" w:fill="auto"/>
            <w:vAlign w:val="center"/>
          </w:tcPr>
          <w:p w14:paraId="543E0BD7"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Status de Implantação</w:t>
            </w:r>
          </w:p>
        </w:tc>
        <w:tc>
          <w:tcPr>
            <w:tcW w:w="1086" w:type="dxa"/>
            <w:shd w:val="clear" w:color="auto" w:fill="auto"/>
            <w:vAlign w:val="center"/>
          </w:tcPr>
          <w:p w14:paraId="6B592CE4"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Código</w:t>
            </w:r>
          </w:p>
        </w:tc>
      </w:tr>
      <w:tr w:rsidR="006F7C6A" w:rsidRPr="006121E3" w14:paraId="1E0FE918"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B6BCE2C"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valor_pago</w:t>
            </w:r>
            <w:proofErr w:type="spellEnd"/>
            <w:proofErr w:type="gramEnd"/>
          </w:p>
        </w:tc>
        <w:tc>
          <w:tcPr>
            <w:tcW w:w="0" w:type="auto"/>
            <w:shd w:val="clear" w:color="auto" w:fill="auto"/>
            <w:vAlign w:val="center"/>
          </w:tcPr>
          <w:p w14:paraId="21D15BD5"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Valor de Investimento Pago</w:t>
            </w:r>
          </w:p>
        </w:tc>
        <w:tc>
          <w:tcPr>
            <w:tcW w:w="1086" w:type="dxa"/>
            <w:shd w:val="clear" w:color="auto" w:fill="auto"/>
            <w:vAlign w:val="center"/>
          </w:tcPr>
          <w:p w14:paraId="77BCB8F1"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6E470B4F"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36DF4CA"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p_pac</w:t>
            </w:r>
            <w:proofErr w:type="spellEnd"/>
            <w:proofErr w:type="gramEnd"/>
          </w:p>
        </w:tc>
        <w:tc>
          <w:tcPr>
            <w:tcW w:w="0" w:type="auto"/>
            <w:shd w:val="clear" w:color="auto" w:fill="auto"/>
            <w:vAlign w:val="center"/>
          </w:tcPr>
          <w:p w14:paraId="0C54D6A2" w14:textId="34E8222A"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Cidades Atendidas na Etapa do PAC</w:t>
            </w:r>
            <w:r w:rsidR="001D666B">
              <w:rPr>
                <w:rFonts w:ascii="Arial" w:hAnsi="Arial" w:cs="Arial"/>
                <w:sz w:val="20"/>
                <w:szCs w:val="20"/>
              </w:rPr>
              <w:t xml:space="preserve"> </w:t>
            </w:r>
            <w:proofErr w:type="gramStart"/>
            <w:r w:rsidR="001D666B">
              <w:rPr>
                <w:rFonts w:ascii="Arial" w:hAnsi="Arial" w:cs="Arial"/>
                <w:sz w:val="20"/>
                <w:szCs w:val="20"/>
              </w:rPr>
              <w:t>2</w:t>
            </w:r>
            <w:proofErr w:type="gramEnd"/>
          </w:p>
        </w:tc>
        <w:tc>
          <w:tcPr>
            <w:tcW w:w="1086" w:type="dxa"/>
            <w:shd w:val="clear" w:color="auto" w:fill="auto"/>
            <w:vAlign w:val="center"/>
          </w:tcPr>
          <w:p w14:paraId="2DBAB1E3"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Código</w:t>
            </w:r>
          </w:p>
        </w:tc>
      </w:tr>
      <w:tr w:rsidR="006F7C6A" w:rsidRPr="006121E3" w14:paraId="0B9A3AB6"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689B83B"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p_piloto</w:t>
            </w:r>
            <w:proofErr w:type="spellEnd"/>
            <w:proofErr w:type="gramEnd"/>
          </w:p>
        </w:tc>
        <w:tc>
          <w:tcPr>
            <w:tcW w:w="0" w:type="auto"/>
            <w:shd w:val="clear" w:color="auto" w:fill="auto"/>
            <w:vAlign w:val="center"/>
          </w:tcPr>
          <w:p w14:paraId="5C6D83E0"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Cidades Atendidas no Projeto Piloto</w:t>
            </w:r>
          </w:p>
        </w:tc>
        <w:tc>
          <w:tcPr>
            <w:tcW w:w="1086" w:type="dxa"/>
            <w:shd w:val="clear" w:color="auto" w:fill="auto"/>
            <w:vAlign w:val="center"/>
          </w:tcPr>
          <w:p w14:paraId="70691D69"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Código</w:t>
            </w:r>
          </w:p>
        </w:tc>
      </w:tr>
      <w:tr w:rsidR="006F7C6A" w:rsidRPr="006121E3" w14:paraId="30E2952A"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6CB0B72"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apta_pac</w:t>
            </w:r>
            <w:proofErr w:type="spellEnd"/>
            <w:proofErr w:type="gramEnd"/>
          </w:p>
        </w:tc>
        <w:tc>
          <w:tcPr>
            <w:tcW w:w="0" w:type="auto"/>
            <w:shd w:val="clear" w:color="auto" w:fill="auto"/>
            <w:vAlign w:val="center"/>
          </w:tcPr>
          <w:p w14:paraId="2682D827" w14:textId="7AF21A4E"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Cidades Aptas à Seleção do PAC</w:t>
            </w:r>
            <w:r w:rsidR="001D666B">
              <w:rPr>
                <w:rFonts w:ascii="Arial" w:hAnsi="Arial" w:cs="Arial"/>
                <w:sz w:val="20"/>
                <w:szCs w:val="20"/>
              </w:rPr>
              <w:t xml:space="preserve"> </w:t>
            </w:r>
            <w:proofErr w:type="gramStart"/>
            <w:r w:rsidR="001D666B">
              <w:rPr>
                <w:rFonts w:ascii="Arial" w:hAnsi="Arial" w:cs="Arial"/>
                <w:sz w:val="20"/>
                <w:szCs w:val="20"/>
              </w:rPr>
              <w:t>2</w:t>
            </w:r>
            <w:proofErr w:type="gramEnd"/>
          </w:p>
        </w:tc>
        <w:tc>
          <w:tcPr>
            <w:tcW w:w="1086" w:type="dxa"/>
            <w:shd w:val="clear" w:color="auto" w:fill="auto"/>
            <w:vAlign w:val="center"/>
          </w:tcPr>
          <w:p w14:paraId="04AB0B71"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Código</w:t>
            </w:r>
          </w:p>
        </w:tc>
      </w:tr>
      <w:tr w:rsidR="006F7C6A" w:rsidRPr="006121E3" w14:paraId="0F0CAF08"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F813F0D"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apta_plt</w:t>
            </w:r>
            <w:proofErr w:type="spellEnd"/>
            <w:proofErr w:type="gramEnd"/>
          </w:p>
        </w:tc>
        <w:tc>
          <w:tcPr>
            <w:tcW w:w="0" w:type="auto"/>
            <w:shd w:val="clear" w:color="auto" w:fill="auto"/>
            <w:vAlign w:val="center"/>
          </w:tcPr>
          <w:p w14:paraId="1C5CCAEA"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Cidades Aptas à Seleção do Projeto Piloto</w:t>
            </w:r>
          </w:p>
        </w:tc>
        <w:tc>
          <w:tcPr>
            <w:tcW w:w="1086" w:type="dxa"/>
            <w:shd w:val="clear" w:color="auto" w:fill="auto"/>
            <w:vAlign w:val="center"/>
          </w:tcPr>
          <w:p w14:paraId="2EE129C8"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Código</w:t>
            </w:r>
          </w:p>
        </w:tc>
      </w:tr>
      <w:tr w:rsidR="006F7C6A" w:rsidRPr="006121E3" w14:paraId="31EB25B0"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4A3836B"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indic_plt</w:t>
            </w:r>
            <w:proofErr w:type="spellEnd"/>
            <w:proofErr w:type="gramEnd"/>
          </w:p>
        </w:tc>
        <w:tc>
          <w:tcPr>
            <w:tcW w:w="0" w:type="auto"/>
            <w:shd w:val="clear" w:color="auto" w:fill="auto"/>
            <w:vAlign w:val="center"/>
          </w:tcPr>
          <w:p w14:paraId="3FF5A4F2"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Pontuação Total de cada município no processo de seleção do Projeto Piloto</w:t>
            </w:r>
          </w:p>
        </w:tc>
        <w:tc>
          <w:tcPr>
            <w:tcW w:w="1086" w:type="dxa"/>
            <w:shd w:val="clear" w:color="auto" w:fill="auto"/>
            <w:vAlign w:val="center"/>
          </w:tcPr>
          <w:p w14:paraId="4DC5A22B"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618584A2"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5119127"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a1</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a2</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a3</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a4</w:t>
            </w:r>
            <w:proofErr w:type="gramEnd"/>
          </w:p>
          <w:p w14:paraId="2DFA5232"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a5</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a6</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a7</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a8</w:t>
            </w:r>
            <w:proofErr w:type="gramEnd"/>
          </w:p>
          <w:p w14:paraId="77301783"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a9</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a10</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b1</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b2</w:t>
            </w:r>
            <w:proofErr w:type="gramEnd"/>
          </w:p>
          <w:p w14:paraId="0B02E425" w14:textId="77777777" w:rsidR="006F7C6A" w:rsidRPr="00390E49" w:rsidRDefault="006F7C6A" w:rsidP="00846A8E">
            <w:pPr>
              <w:rPr>
                <w:rFonts w:ascii="Arial" w:hAnsi="Arial" w:cs="Arial"/>
                <w:b w:val="0"/>
                <w:bCs w:val="0"/>
                <w:i/>
                <w:sz w:val="20"/>
                <w:szCs w:val="20"/>
              </w:rPr>
            </w:pPr>
            <w:proofErr w:type="gramStart"/>
            <w:r w:rsidRPr="00390E49">
              <w:rPr>
                <w:rFonts w:ascii="Arial" w:hAnsi="Arial" w:cs="Arial"/>
                <w:i/>
                <w:sz w:val="20"/>
                <w:szCs w:val="20"/>
              </w:rPr>
              <w:t>b3</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c1</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c2</w:t>
            </w:r>
            <w:proofErr w:type="gramEnd"/>
            <w:r>
              <w:rPr>
                <w:rFonts w:ascii="Arial" w:hAnsi="Arial" w:cs="Arial"/>
                <w:i/>
                <w:sz w:val="20"/>
                <w:szCs w:val="20"/>
              </w:rPr>
              <w:t>.</w:t>
            </w:r>
            <w:r w:rsidRPr="00390E49">
              <w:rPr>
                <w:rFonts w:ascii="Arial" w:hAnsi="Arial" w:cs="Arial"/>
                <w:i/>
                <w:sz w:val="20"/>
                <w:szCs w:val="20"/>
              </w:rPr>
              <w:t xml:space="preserve"> </w:t>
            </w:r>
            <w:proofErr w:type="gramStart"/>
            <w:r w:rsidRPr="00390E49">
              <w:rPr>
                <w:rFonts w:ascii="Arial" w:hAnsi="Arial" w:cs="Arial"/>
                <w:i/>
                <w:sz w:val="20"/>
                <w:szCs w:val="20"/>
              </w:rPr>
              <w:t>c3</w:t>
            </w:r>
            <w:proofErr w:type="gramEnd"/>
            <w:r w:rsidRPr="00390E49">
              <w:rPr>
                <w:rFonts w:ascii="Arial" w:hAnsi="Arial" w:cs="Arial"/>
                <w:i/>
                <w:sz w:val="20"/>
                <w:szCs w:val="20"/>
              </w:rPr>
              <w:t>**</w:t>
            </w:r>
          </w:p>
        </w:tc>
        <w:tc>
          <w:tcPr>
            <w:tcW w:w="0" w:type="auto"/>
            <w:shd w:val="clear" w:color="auto" w:fill="auto"/>
            <w:vAlign w:val="center"/>
          </w:tcPr>
          <w:p w14:paraId="08F7141F"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Categorias dos Itens A</w:t>
            </w:r>
            <w:r>
              <w:rPr>
                <w:rFonts w:ascii="Arial" w:hAnsi="Arial" w:cs="Arial"/>
                <w:sz w:val="20"/>
                <w:szCs w:val="20"/>
              </w:rPr>
              <w:t>.</w:t>
            </w:r>
            <w:r w:rsidRPr="006121E3">
              <w:rPr>
                <w:rFonts w:ascii="Arial" w:hAnsi="Arial" w:cs="Arial"/>
                <w:sz w:val="20"/>
                <w:szCs w:val="20"/>
              </w:rPr>
              <w:t xml:space="preserve"> B e C sem especificação da Nota </w:t>
            </w:r>
            <w:proofErr w:type="gramStart"/>
            <w:r w:rsidRPr="006121E3">
              <w:rPr>
                <w:rFonts w:ascii="Arial" w:hAnsi="Arial" w:cs="Arial"/>
                <w:sz w:val="20"/>
                <w:szCs w:val="20"/>
              </w:rPr>
              <w:t>Técnica</w:t>
            </w:r>
            <w:proofErr w:type="gramEnd"/>
          </w:p>
        </w:tc>
        <w:tc>
          <w:tcPr>
            <w:tcW w:w="1086" w:type="dxa"/>
            <w:shd w:val="clear" w:color="auto" w:fill="auto"/>
            <w:vAlign w:val="center"/>
          </w:tcPr>
          <w:p w14:paraId="09CB90FA"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14B5D3AB"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A3E356F"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item_a</w:t>
            </w:r>
            <w:proofErr w:type="spellEnd"/>
            <w:proofErr w:type="gramEnd"/>
          </w:p>
        </w:tc>
        <w:tc>
          <w:tcPr>
            <w:tcW w:w="0" w:type="auto"/>
            <w:shd w:val="clear" w:color="auto" w:fill="auto"/>
            <w:vAlign w:val="center"/>
          </w:tcPr>
          <w:p w14:paraId="1F94C376"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Pontuação do Item A (de Apresentação do Projeto) de cada município no processo de seleção do Projeto Piloto</w:t>
            </w:r>
          </w:p>
        </w:tc>
        <w:tc>
          <w:tcPr>
            <w:tcW w:w="1086" w:type="dxa"/>
            <w:shd w:val="clear" w:color="auto" w:fill="auto"/>
            <w:vAlign w:val="center"/>
          </w:tcPr>
          <w:p w14:paraId="291B3B11"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3CACAE52"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E860E75"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item_b</w:t>
            </w:r>
            <w:proofErr w:type="spellEnd"/>
            <w:proofErr w:type="gramEnd"/>
          </w:p>
        </w:tc>
        <w:tc>
          <w:tcPr>
            <w:tcW w:w="0" w:type="auto"/>
            <w:shd w:val="clear" w:color="auto" w:fill="auto"/>
            <w:vAlign w:val="center"/>
          </w:tcPr>
          <w:p w14:paraId="17E54EFC"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Pontuação do Item B (de Capacidade Gerencial e Técnica) de cada município no processo de seleção do Projeto Piloto</w:t>
            </w:r>
          </w:p>
        </w:tc>
        <w:tc>
          <w:tcPr>
            <w:tcW w:w="1086" w:type="dxa"/>
            <w:shd w:val="clear" w:color="auto" w:fill="auto"/>
            <w:vAlign w:val="center"/>
          </w:tcPr>
          <w:p w14:paraId="5313E107"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33FCF394" w14:textId="77777777" w:rsidTr="006F7C6A">
        <w:trPr>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7A86564"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item_c</w:t>
            </w:r>
            <w:proofErr w:type="spellEnd"/>
            <w:proofErr w:type="gramEnd"/>
          </w:p>
        </w:tc>
        <w:tc>
          <w:tcPr>
            <w:tcW w:w="0" w:type="auto"/>
            <w:shd w:val="clear" w:color="auto" w:fill="auto"/>
            <w:vAlign w:val="center"/>
          </w:tcPr>
          <w:p w14:paraId="224692DC" w14:textId="77777777"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Pontuação do Item C (da Densidade de Banda Larga</w:t>
            </w:r>
            <w:r>
              <w:rPr>
                <w:rFonts w:ascii="Arial" w:hAnsi="Arial" w:cs="Arial"/>
                <w:sz w:val="20"/>
                <w:szCs w:val="20"/>
              </w:rPr>
              <w:t>.</w:t>
            </w:r>
            <w:r w:rsidRPr="006121E3">
              <w:rPr>
                <w:rFonts w:ascii="Arial" w:hAnsi="Arial" w:cs="Arial"/>
                <w:sz w:val="20"/>
                <w:szCs w:val="20"/>
              </w:rPr>
              <w:t xml:space="preserve"> do IFDM da FIRJAM e das Contas Públicas) de cada município no processo de seleção do Projeto </w:t>
            </w:r>
            <w:proofErr w:type="gramStart"/>
            <w:r w:rsidRPr="006121E3">
              <w:rPr>
                <w:rFonts w:ascii="Arial" w:hAnsi="Arial" w:cs="Arial"/>
                <w:sz w:val="20"/>
                <w:szCs w:val="20"/>
              </w:rPr>
              <w:t>Piloto</w:t>
            </w:r>
            <w:proofErr w:type="gramEnd"/>
          </w:p>
        </w:tc>
        <w:tc>
          <w:tcPr>
            <w:tcW w:w="1086" w:type="dxa"/>
            <w:shd w:val="clear" w:color="auto" w:fill="auto"/>
            <w:vAlign w:val="center"/>
          </w:tcPr>
          <w:p w14:paraId="087CBA1F"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Número</w:t>
            </w:r>
          </w:p>
        </w:tc>
      </w:tr>
      <w:tr w:rsidR="006F7C6A" w:rsidRPr="006121E3" w14:paraId="5085438A" w14:textId="77777777" w:rsidTr="006F7C6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A195713"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relat_pac</w:t>
            </w:r>
            <w:proofErr w:type="spellEnd"/>
            <w:proofErr w:type="gramEnd"/>
          </w:p>
        </w:tc>
        <w:tc>
          <w:tcPr>
            <w:tcW w:w="0" w:type="auto"/>
            <w:shd w:val="clear" w:color="auto" w:fill="auto"/>
            <w:vAlign w:val="center"/>
          </w:tcPr>
          <w:p w14:paraId="092E335F" w14:textId="77777777" w:rsidR="006F7C6A" w:rsidRPr="006121E3" w:rsidRDefault="006F7C6A" w:rsidP="00846A8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Data do Relatório de Conclusão - Projeto Piloto</w:t>
            </w:r>
          </w:p>
        </w:tc>
        <w:tc>
          <w:tcPr>
            <w:tcW w:w="1086" w:type="dxa"/>
            <w:shd w:val="clear" w:color="auto" w:fill="auto"/>
            <w:vAlign w:val="center"/>
          </w:tcPr>
          <w:p w14:paraId="4C757138" w14:textId="77777777" w:rsidR="006F7C6A" w:rsidRPr="006121E3" w:rsidRDefault="006F7C6A" w:rsidP="00846A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1E3">
              <w:rPr>
                <w:rFonts w:ascii="Arial" w:hAnsi="Arial" w:cs="Arial"/>
                <w:sz w:val="20"/>
                <w:szCs w:val="20"/>
              </w:rPr>
              <w:t>Data</w:t>
            </w:r>
          </w:p>
        </w:tc>
      </w:tr>
      <w:tr w:rsidR="006F7C6A" w:rsidRPr="006121E3" w14:paraId="3FB0C96F" w14:textId="77777777" w:rsidTr="005601A3">
        <w:trPr>
          <w:trHeight w:val="255"/>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shd w:val="clear" w:color="auto" w:fill="auto"/>
            <w:vAlign w:val="center"/>
          </w:tcPr>
          <w:p w14:paraId="237CE8F0" w14:textId="77777777" w:rsidR="006F7C6A" w:rsidRPr="00390E49" w:rsidRDefault="006F7C6A" w:rsidP="00846A8E">
            <w:pPr>
              <w:rPr>
                <w:rFonts w:ascii="Arial" w:hAnsi="Arial" w:cs="Arial"/>
                <w:b w:val="0"/>
                <w:bCs w:val="0"/>
                <w:i/>
                <w:sz w:val="20"/>
                <w:szCs w:val="20"/>
              </w:rPr>
            </w:pPr>
            <w:proofErr w:type="spellStart"/>
            <w:proofErr w:type="gramStart"/>
            <w:r w:rsidRPr="00390E49">
              <w:rPr>
                <w:rFonts w:ascii="Arial" w:hAnsi="Arial" w:cs="Arial"/>
                <w:i/>
                <w:sz w:val="20"/>
                <w:szCs w:val="20"/>
              </w:rPr>
              <w:t>relat_plt</w:t>
            </w:r>
            <w:proofErr w:type="spellEnd"/>
            <w:proofErr w:type="gramEnd"/>
          </w:p>
        </w:tc>
        <w:tc>
          <w:tcPr>
            <w:tcW w:w="0" w:type="auto"/>
            <w:tcBorders>
              <w:bottom w:val="single" w:sz="12" w:space="0" w:color="auto"/>
            </w:tcBorders>
            <w:shd w:val="clear" w:color="auto" w:fill="auto"/>
            <w:vAlign w:val="center"/>
          </w:tcPr>
          <w:p w14:paraId="0A0116EF" w14:textId="09902BEF" w:rsidR="006F7C6A" w:rsidRPr="006121E3" w:rsidRDefault="006F7C6A" w:rsidP="00846A8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 xml:space="preserve">Data do Relatório de Conclusão </w:t>
            </w:r>
            <w:r w:rsidR="001D666B">
              <w:rPr>
                <w:rFonts w:ascii="Arial" w:hAnsi="Arial" w:cs="Arial"/>
                <w:sz w:val="20"/>
                <w:szCs w:val="20"/>
              </w:rPr>
              <w:t>–</w:t>
            </w:r>
            <w:r w:rsidRPr="006121E3">
              <w:rPr>
                <w:rFonts w:ascii="Arial" w:hAnsi="Arial" w:cs="Arial"/>
                <w:sz w:val="20"/>
                <w:szCs w:val="20"/>
              </w:rPr>
              <w:t xml:space="preserve"> PAC</w:t>
            </w:r>
            <w:r w:rsidR="001D666B">
              <w:rPr>
                <w:rFonts w:ascii="Arial" w:hAnsi="Arial" w:cs="Arial"/>
                <w:sz w:val="20"/>
                <w:szCs w:val="20"/>
              </w:rPr>
              <w:t xml:space="preserve"> </w:t>
            </w:r>
            <w:proofErr w:type="gramStart"/>
            <w:r w:rsidR="001D666B">
              <w:rPr>
                <w:rFonts w:ascii="Arial" w:hAnsi="Arial" w:cs="Arial"/>
                <w:sz w:val="20"/>
                <w:szCs w:val="20"/>
              </w:rPr>
              <w:t>2</w:t>
            </w:r>
            <w:proofErr w:type="gramEnd"/>
          </w:p>
        </w:tc>
        <w:tc>
          <w:tcPr>
            <w:tcW w:w="1086" w:type="dxa"/>
            <w:tcBorders>
              <w:bottom w:val="single" w:sz="12" w:space="0" w:color="auto"/>
            </w:tcBorders>
            <w:shd w:val="clear" w:color="auto" w:fill="auto"/>
            <w:vAlign w:val="center"/>
          </w:tcPr>
          <w:p w14:paraId="66D976D5" w14:textId="77777777" w:rsidR="006F7C6A" w:rsidRPr="006121E3" w:rsidRDefault="006F7C6A" w:rsidP="00846A8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1E3">
              <w:rPr>
                <w:rFonts w:ascii="Arial" w:hAnsi="Arial" w:cs="Arial"/>
                <w:sz w:val="20"/>
                <w:szCs w:val="20"/>
              </w:rPr>
              <w:t>Data</w:t>
            </w:r>
          </w:p>
        </w:tc>
      </w:tr>
    </w:tbl>
    <w:p w14:paraId="7A6280CC" w14:textId="77777777" w:rsidR="006F7C6A" w:rsidRPr="009C79C9" w:rsidRDefault="006F7C6A" w:rsidP="006F7C6A">
      <w:pPr>
        <w:spacing w:after="0"/>
        <w:jc w:val="both"/>
        <w:rPr>
          <w:rFonts w:ascii="Arial" w:hAnsi="Arial" w:cs="Arial"/>
          <w:bCs/>
          <w:sz w:val="18"/>
        </w:rPr>
      </w:pPr>
      <w:r>
        <w:rPr>
          <w:rFonts w:ascii="Arial" w:hAnsi="Arial" w:cs="Arial"/>
          <w:bCs/>
          <w:sz w:val="18"/>
        </w:rPr>
        <w:t xml:space="preserve">(*) </w:t>
      </w:r>
      <w:r w:rsidRPr="009C79C9">
        <w:rPr>
          <w:rFonts w:ascii="Arial" w:hAnsi="Arial" w:cs="Arial"/>
          <w:bCs/>
          <w:sz w:val="18"/>
        </w:rPr>
        <w:t xml:space="preserve">A informação sobre o status de instalação é desatualizada em relação à Etapa do PAC. Para este caso, observa-se a variável </w:t>
      </w:r>
      <w:proofErr w:type="spellStart"/>
      <w:r w:rsidRPr="009C79C9">
        <w:rPr>
          <w:rFonts w:ascii="Arial" w:hAnsi="Arial" w:cs="Arial"/>
          <w:bCs/>
          <w:i/>
          <w:iCs/>
          <w:sz w:val="18"/>
        </w:rPr>
        <w:t>relat_pac</w:t>
      </w:r>
      <w:proofErr w:type="spellEnd"/>
      <w:r>
        <w:rPr>
          <w:rFonts w:ascii="Arial" w:hAnsi="Arial" w:cs="Arial"/>
          <w:bCs/>
          <w:sz w:val="18"/>
        </w:rPr>
        <w:t xml:space="preserve">. </w:t>
      </w:r>
    </w:p>
    <w:p w14:paraId="2FF400B4" w14:textId="77777777" w:rsidR="006F7C6A" w:rsidRPr="009C79C9" w:rsidRDefault="006F7C6A" w:rsidP="006F7C6A">
      <w:pPr>
        <w:jc w:val="both"/>
        <w:rPr>
          <w:rFonts w:ascii="Arial" w:hAnsi="Arial" w:cs="Arial"/>
          <w:bCs/>
          <w:sz w:val="18"/>
        </w:rPr>
      </w:pPr>
      <w:r>
        <w:rPr>
          <w:rFonts w:ascii="Arial" w:hAnsi="Arial" w:cs="Arial"/>
          <w:bCs/>
          <w:sz w:val="18"/>
        </w:rPr>
        <w:t>(</w:t>
      </w:r>
      <w:r w:rsidRPr="009C79C9">
        <w:rPr>
          <w:rFonts w:ascii="Arial" w:hAnsi="Arial" w:cs="Arial"/>
          <w:bCs/>
          <w:sz w:val="18"/>
        </w:rPr>
        <w:t>**</w:t>
      </w:r>
      <w:r>
        <w:rPr>
          <w:rFonts w:ascii="Arial" w:hAnsi="Arial" w:cs="Arial"/>
          <w:bCs/>
          <w:sz w:val="18"/>
        </w:rPr>
        <w:t>)</w:t>
      </w:r>
      <w:r w:rsidRPr="009C79C9">
        <w:rPr>
          <w:rFonts w:ascii="Arial" w:hAnsi="Arial" w:cs="Arial"/>
          <w:bCs/>
          <w:sz w:val="18"/>
        </w:rPr>
        <w:t xml:space="preserve"> Cada Item tem certo número de categorias (A, 10; B, </w:t>
      </w:r>
      <w:proofErr w:type="gramStart"/>
      <w:r w:rsidRPr="009C79C9">
        <w:rPr>
          <w:rFonts w:ascii="Arial" w:hAnsi="Arial" w:cs="Arial"/>
          <w:bCs/>
          <w:sz w:val="18"/>
        </w:rPr>
        <w:t>3</w:t>
      </w:r>
      <w:proofErr w:type="gramEnd"/>
      <w:r w:rsidRPr="009C79C9">
        <w:rPr>
          <w:rFonts w:ascii="Arial" w:hAnsi="Arial" w:cs="Arial"/>
          <w:bCs/>
          <w:sz w:val="18"/>
        </w:rPr>
        <w:t xml:space="preserve">; e C, 3) que foram avaliadas, pontuadas e não especificadas pela nota técnica disponibilizada pela CGU. Devido à falta de especificação, não foi possível melhor rotulação. </w:t>
      </w:r>
    </w:p>
    <w:p w14:paraId="7ECEEE61" w14:textId="3CCD2350" w:rsidR="0037512B" w:rsidRPr="002A1654" w:rsidRDefault="006F7C6A" w:rsidP="002A1654">
      <w:pPr>
        <w:spacing w:line="480" w:lineRule="auto"/>
        <w:jc w:val="center"/>
        <w:rPr>
          <w:rFonts w:ascii="Arial" w:hAnsi="Arial" w:cs="Arial"/>
          <w:sz w:val="20"/>
          <w:szCs w:val="20"/>
        </w:rPr>
        <w:sectPr w:rsidR="0037512B" w:rsidRPr="002A1654" w:rsidSect="009123A0">
          <w:pgSz w:w="11906" w:h="16838"/>
          <w:pgMar w:top="1701" w:right="1134" w:bottom="1134" w:left="1701" w:header="709" w:footer="709" w:gutter="0"/>
          <w:cols w:space="708"/>
          <w:docGrid w:linePitch="360"/>
        </w:sectPr>
      </w:pPr>
      <w:r w:rsidRPr="00EF3422">
        <w:rPr>
          <w:rFonts w:ascii="Arial" w:hAnsi="Arial" w:cs="Arial"/>
          <w:sz w:val="20"/>
          <w:szCs w:val="20"/>
        </w:rPr>
        <w:t>Fonte: Elaboração própria</w:t>
      </w:r>
      <w:r>
        <w:rPr>
          <w:rFonts w:ascii="Arial" w:hAnsi="Arial" w:cs="Arial"/>
          <w:sz w:val="20"/>
          <w:szCs w:val="20"/>
        </w:rPr>
        <w:t xml:space="preserve"> </w:t>
      </w:r>
      <w:r w:rsidR="002A1654">
        <w:rPr>
          <w:rFonts w:ascii="Arial" w:hAnsi="Arial" w:cs="Arial"/>
          <w:sz w:val="20"/>
          <w:szCs w:val="20"/>
        </w:rPr>
        <w:t>com base nas Informações da CGU</w:t>
      </w:r>
    </w:p>
    <w:p w14:paraId="79F93155" w14:textId="2022BE6E" w:rsidR="0037512B" w:rsidRPr="0037512B" w:rsidRDefault="00964464" w:rsidP="0037512B">
      <w:pPr>
        <w:pStyle w:val="Legenda"/>
        <w:keepNext/>
        <w:jc w:val="center"/>
        <w:rPr>
          <w:rFonts w:ascii="Arial" w:hAnsi="Arial" w:cs="Arial"/>
          <w:i w:val="0"/>
          <w:color w:val="000000" w:themeColor="text1"/>
          <w:sz w:val="24"/>
        </w:rPr>
      </w:pPr>
      <w:r>
        <w:rPr>
          <w:rFonts w:ascii="Arial" w:hAnsi="Arial" w:cs="Arial"/>
          <w:i w:val="0"/>
          <w:color w:val="000000" w:themeColor="text1"/>
          <w:sz w:val="24"/>
        </w:rPr>
        <w:lastRenderedPageBreak/>
        <w:t>Anexo</w:t>
      </w:r>
      <w:r w:rsidR="0037512B" w:rsidRPr="0037512B">
        <w:rPr>
          <w:rFonts w:ascii="Arial" w:hAnsi="Arial" w:cs="Arial"/>
          <w:i w:val="0"/>
          <w:color w:val="000000" w:themeColor="text1"/>
          <w:sz w:val="24"/>
        </w:rPr>
        <w:t xml:space="preserve"> </w:t>
      </w:r>
      <w:r w:rsidR="0037512B" w:rsidRPr="0037512B">
        <w:rPr>
          <w:rFonts w:ascii="Arial" w:hAnsi="Arial" w:cs="Arial"/>
          <w:i w:val="0"/>
          <w:color w:val="000000" w:themeColor="text1"/>
          <w:sz w:val="24"/>
        </w:rPr>
        <w:fldChar w:fldCharType="begin"/>
      </w:r>
      <w:r w:rsidR="0037512B" w:rsidRPr="0037512B">
        <w:rPr>
          <w:rFonts w:ascii="Arial" w:hAnsi="Arial" w:cs="Arial"/>
          <w:i w:val="0"/>
          <w:color w:val="000000" w:themeColor="text1"/>
          <w:sz w:val="24"/>
        </w:rPr>
        <w:instrText xml:space="preserve"> SEQ Apêndice \* ARABIC </w:instrText>
      </w:r>
      <w:r w:rsidR="0037512B" w:rsidRPr="0037512B">
        <w:rPr>
          <w:rFonts w:ascii="Arial" w:hAnsi="Arial" w:cs="Arial"/>
          <w:i w:val="0"/>
          <w:color w:val="000000" w:themeColor="text1"/>
          <w:sz w:val="24"/>
        </w:rPr>
        <w:fldChar w:fldCharType="separate"/>
      </w:r>
      <w:r w:rsidR="00E073E3">
        <w:rPr>
          <w:rFonts w:ascii="Arial" w:hAnsi="Arial" w:cs="Arial"/>
          <w:i w:val="0"/>
          <w:noProof/>
          <w:color w:val="000000" w:themeColor="text1"/>
          <w:sz w:val="24"/>
        </w:rPr>
        <w:t>12</w:t>
      </w:r>
      <w:r w:rsidR="0037512B" w:rsidRPr="0037512B">
        <w:rPr>
          <w:rFonts w:ascii="Arial" w:hAnsi="Arial" w:cs="Arial"/>
          <w:i w:val="0"/>
          <w:color w:val="000000" w:themeColor="text1"/>
          <w:sz w:val="24"/>
        </w:rPr>
        <w:fldChar w:fldCharType="end"/>
      </w:r>
      <w:r w:rsidR="0037512B" w:rsidRPr="0037512B">
        <w:rPr>
          <w:rFonts w:ascii="Arial" w:hAnsi="Arial" w:cs="Arial"/>
          <w:i w:val="0"/>
          <w:color w:val="000000" w:themeColor="text1"/>
          <w:sz w:val="24"/>
        </w:rPr>
        <w:t xml:space="preserve"> </w:t>
      </w:r>
      <w:r w:rsidR="00DA203A">
        <w:rPr>
          <w:rFonts w:ascii="Arial" w:hAnsi="Arial" w:cs="Arial"/>
          <w:i w:val="0"/>
          <w:color w:val="000000" w:themeColor="text1"/>
          <w:sz w:val="24"/>
        </w:rPr>
        <w:t>-</w:t>
      </w:r>
      <w:r w:rsidR="0037512B" w:rsidRPr="0037512B">
        <w:rPr>
          <w:rFonts w:ascii="Arial" w:hAnsi="Arial" w:cs="Arial"/>
          <w:i w:val="0"/>
          <w:color w:val="000000" w:themeColor="text1"/>
          <w:sz w:val="24"/>
        </w:rPr>
        <w:t xml:space="preserve"> </w:t>
      </w:r>
      <w:r w:rsidR="00DA203A">
        <w:rPr>
          <w:rFonts w:ascii="Arial" w:hAnsi="Arial" w:cs="Arial"/>
          <w:i w:val="0"/>
          <w:color w:val="000000" w:themeColor="text1"/>
          <w:sz w:val="24"/>
        </w:rPr>
        <w:t>Tabela de Resultados da Estimação Principal do Estudo de Eventos</w:t>
      </w:r>
    </w:p>
    <w:tbl>
      <w:tblPr>
        <w:tblW w:w="11942" w:type="dxa"/>
        <w:jc w:val="center"/>
        <w:tblInd w:w="-304" w:type="dxa"/>
        <w:tblCellMar>
          <w:left w:w="70" w:type="dxa"/>
          <w:right w:w="70" w:type="dxa"/>
        </w:tblCellMar>
        <w:tblLook w:val="04A0" w:firstRow="1" w:lastRow="0" w:firstColumn="1" w:lastColumn="0" w:noHBand="0" w:noVBand="1"/>
      </w:tblPr>
      <w:tblGrid>
        <w:gridCol w:w="1479"/>
        <w:gridCol w:w="1259"/>
        <w:gridCol w:w="1230"/>
        <w:gridCol w:w="1259"/>
        <w:gridCol w:w="1253"/>
        <w:gridCol w:w="500"/>
        <w:gridCol w:w="1241"/>
        <w:gridCol w:w="1240"/>
        <w:gridCol w:w="1241"/>
        <w:gridCol w:w="1240"/>
      </w:tblGrid>
      <w:tr w:rsidR="0037512B" w:rsidRPr="008604C9" w14:paraId="55234269" w14:textId="77777777" w:rsidTr="0037512B">
        <w:trPr>
          <w:trHeight w:val="300"/>
          <w:jc w:val="center"/>
        </w:trPr>
        <w:tc>
          <w:tcPr>
            <w:tcW w:w="1479" w:type="dxa"/>
            <w:tcBorders>
              <w:top w:val="single" w:sz="12" w:space="0" w:color="auto"/>
              <w:left w:val="nil"/>
              <w:bottom w:val="nil"/>
              <w:right w:val="nil"/>
            </w:tcBorders>
            <w:shd w:val="clear" w:color="auto" w:fill="auto"/>
            <w:noWrap/>
            <w:vAlign w:val="bottom"/>
            <w:hideMark/>
          </w:tcPr>
          <w:p w14:paraId="462A3E93" w14:textId="26895D59" w:rsidR="0037512B" w:rsidRPr="008604C9" w:rsidRDefault="0037512B" w:rsidP="0037512B">
            <w:pPr>
              <w:spacing w:after="0" w:line="240" w:lineRule="auto"/>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 </w:t>
            </w:r>
          </w:p>
        </w:tc>
        <w:tc>
          <w:tcPr>
            <w:tcW w:w="5001" w:type="dxa"/>
            <w:gridSpan w:val="4"/>
            <w:tcBorders>
              <w:top w:val="single" w:sz="12" w:space="0" w:color="auto"/>
              <w:left w:val="nil"/>
              <w:bottom w:val="nil"/>
              <w:right w:val="nil"/>
            </w:tcBorders>
            <w:shd w:val="clear" w:color="auto" w:fill="auto"/>
            <w:noWrap/>
            <w:vAlign w:val="bottom"/>
            <w:hideMark/>
          </w:tcPr>
          <w:p w14:paraId="5DAF5C60"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Principal</w:t>
            </w:r>
          </w:p>
        </w:tc>
        <w:tc>
          <w:tcPr>
            <w:tcW w:w="500" w:type="dxa"/>
            <w:tcBorders>
              <w:top w:val="single" w:sz="12" w:space="0" w:color="auto"/>
              <w:left w:val="nil"/>
              <w:bottom w:val="nil"/>
              <w:right w:val="nil"/>
            </w:tcBorders>
            <w:shd w:val="clear" w:color="auto" w:fill="auto"/>
            <w:noWrap/>
            <w:vAlign w:val="bottom"/>
            <w:hideMark/>
          </w:tcPr>
          <w:p w14:paraId="2B77B9F3" w14:textId="77777777" w:rsidR="0037512B" w:rsidRPr="008604C9" w:rsidRDefault="0037512B" w:rsidP="0037512B">
            <w:pPr>
              <w:spacing w:after="0" w:line="240" w:lineRule="auto"/>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 </w:t>
            </w:r>
          </w:p>
        </w:tc>
        <w:tc>
          <w:tcPr>
            <w:tcW w:w="4962" w:type="dxa"/>
            <w:gridSpan w:val="4"/>
            <w:tcBorders>
              <w:top w:val="single" w:sz="12" w:space="0" w:color="auto"/>
              <w:left w:val="nil"/>
              <w:bottom w:val="nil"/>
              <w:right w:val="nil"/>
            </w:tcBorders>
            <w:shd w:val="clear" w:color="auto" w:fill="auto"/>
            <w:noWrap/>
            <w:vAlign w:val="bottom"/>
            <w:hideMark/>
          </w:tcPr>
          <w:p w14:paraId="2B256869"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Principal sem o Grupo de 2013</w:t>
            </w:r>
          </w:p>
        </w:tc>
      </w:tr>
      <w:tr w:rsidR="0037512B" w:rsidRPr="008604C9" w14:paraId="334F1374" w14:textId="77777777" w:rsidTr="0037512B">
        <w:trPr>
          <w:trHeight w:val="300"/>
          <w:jc w:val="center"/>
        </w:trPr>
        <w:tc>
          <w:tcPr>
            <w:tcW w:w="1479" w:type="dxa"/>
            <w:tcBorders>
              <w:top w:val="nil"/>
              <w:left w:val="nil"/>
              <w:bottom w:val="nil"/>
              <w:right w:val="nil"/>
            </w:tcBorders>
            <w:shd w:val="clear" w:color="auto" w:fill="auto"/>
            <w:noWrap/>
            <w:vAlign w:val="bottom"/>
            <w:hideMark/>
          </w:tcPr>
          <w:p w14:paraId="44B78DD0"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p>
        </w:tc>
        <w:tc>
          <w:tcPr>
            <w:tcW w:w="2489" w:type="dxa"/>
            <w:gridSpan w:val="2"/>
            <w:tcBorders>
              <w:top w:val="nil"/>
              <w:left w:val="nil"/>
              <w:bottom w:val="nil"/>
              <w:right w:val="nil"/>
            </w:tcBorders>
            <w:shd w:val="clear" w:color="auto" w:fill="auto"/>
            <w:noWrap/>
            <w:vAlign w:val="bottom"/>
            <w:hideMark/>
          </w:tcPr>
          <w:p w14:paraId="50C82BF8"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5º Ano</w:t>
            </w:r>
          </w:p>
        </w:tc>
        <w:tc>
          <w:tcPr>
            <w:tcW w:w="2512" w:type="dxa"/>
            <w:gridSpan w:val="2"/>
            <w:tcBorders>
              <w:top w:val="nil"/>
              <w:left w:val="nil"/>
              <w:bottom w:val="nil"/>
              <w:right w:val="nil"/>
            </w:tcBorders>
            <w:shd w:val="clear" w:color="auto" w:fill="auto"/>
            <w:noWrap/>
            <w:vAlign w:val="bottom"/>
            <w:hideMark/>
          </w:tcPr>
          <w:p w14:paraId="2A4BA6E8"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9º Ano</w:t>
            </w:r>
          </w:p>
        </w:tc>
        <w:tc>
          <w:tcPr>
            <w:tcW w:w="500" w:type="dxa"/>
            <w:tcBorders>
              <w:top w:val="nil"/>
              <w:left w:val="nil"/>
              <w:bottom w:val="nil"/>
              <w:right w:val="nil"/>
            </w:tcBorders>
            <w:shd w:val="clear" w:color="auto" w:fill="auto"/>
            <w:noWrap/>
            <w:vAlign w:val="bottom"/>
            <w:hideMark/>
          </w:tcPr>
          <w:p w14:paraId="334ED5A5"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p>
        </w:tc>
        <w:tc>
          <w:tcPr>
            <w:tcW w:w="2481" w:type="dxa"/>
            <w:gridSpan w:val="2"/>
            <w:tcBorders>
              <w:top w:val="nil"/>
              <w:left w:val="nil"/>
              <w:bottom w:val="nil"/>
              <w:right w:val="nil"/>
            </w:tcBorders>
            <w:shd w:val="clear" w:color="auto" w:fill="auto"/>
            <w:noWrap/>
            <w:vAlign w:val="bottom"/>
            <w:hideMark/>
          </w:tcPr>
          <w:p w14:paraId="7266D9BB"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5º Ano</w:t>
            </w:r>
          </w:p>
        </w:tc>
        <w:tc>
          <w:tcPr>
            <w:tcW w:w="2481" w:type="dxa"/>
            <w:gridSpan w:val="2"/>
            <w:tcBorders>
              <w:top w:val="nil"/>
              <w:left w:val="nil"/>
              <w:bottom w:val="nil"/>
              <w:right w:val="nil"/>
            </w:tcBorders>
            <w:shd w:val="clear" w:color="auto" w:fill="auto"/>
            <w:noWrap/>
            <w:vAlign w:val="bottom"/>
            <w:hideMark/>
          </w:tcPr>
          <w:p w14:paraId="6EBBBD03"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9º Ano</w:t>
            </w:r>
          </w:p>
        </w:tc>
      </w:tr>
      <w:tr w:rsidR="0037512B" w:rsidRPr="008604C9" w14:paraId="41C938B4" w14:textId="77777777" w:rsidTr="0037512B">
        <w:trPr>
          <w:trHeight w:val="525"/>
          <w:jc w:val="center"/>
        </w:trPr>
        <w:tc>
          <w:tcPr>
            <w:tcW w:w="1479" w:type="dxa"/>
            <w:tcBorders>
              <w:top w:val="nil"/>
              <w:left w:val="nil"/>
              <w:bottom w:val="single" w:sz="4" w:space="0" w:color="auto"/>
              <w:right w:val="nil"/>
            </w:tcBorders>
            <w:shd w:val="clear" w:color="auto" w:fill="auto"/>
            <w:noWrap/>
            <w:vAlign w:val="bottom"/>
            <w:hideMark/>
          </w:tcPr>
          <w:p w14:paraId="7BAA0A40"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 </w:t>
            </w:r>
          </w:p>
        </w:tc>
        <w:tc>
          <w:tcPr>
            <w:tcW w:w="1259" w:type="dxa"/>
            <w:tcBorders>
              <w:top w:val="nil"/>
              <w:left w:val="nil"/>
              <w:bottom w:val="single" w:sz="4" w:space="0" w:color="auto"/>
              <w:right w:val="nil"/>
            </w:tcBorders>
            <w:shd w:val="clear" w:color="auto" w:fill="auto"/>
            <w:vAlign w:val="bottom"/>
            <w:hideMark/>
          </w:tcPr>
          <w:p w14:paraId="45583388"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Língua Portuguesa</w:t>
            </w:r>
          </w:p>
        </w:tc>
        <w:tc>
          <w:tcPr>
            <w:tcW w:w="1230" w:type="dxa"/>
            <w:tcBorders>
              <w:top w:val="nil"/>
              <w:left w:val="nil"/>
              <w:bottom w:val="single" w:sz="4" w:space="0" w:color="auto"/>
              <w:right w:val="nil"/>
            </w:tcBorders>
            <w:shd w:val="clear" w:color="auto" w:fill="auto"/>
            <w:noWrap/>
            <w:vAlign w:val="bottom"/>
            <w:hideMark/>
          </w:tcPr>
          <w:p w14:paraId="63BDD307"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Matemática</w:t>
            </w:r>
          </w:p>
        </w:tc>
        <w:tc>
          <w:tcPr>
            <w:tcW w:w="1259" w:type="dxa"/>
            <w:tcBorders>
              <w:top w:val="nil"/>
              <w:left w:val="nil"/>
              <w:bottom w:val="single" w:sz="4" w:space="0" w:color="auto"/>
              <w:right w:val="nil"/>
            </w:tcBorders>
            <w:shd w:val="clear" w:color="auto" w:fill="auto"/>
            <w:vAlign w:val="bottom"/>
            <w:hideMark/>
          </w:tcPr>
          <w:p w14:paraId="04559F98"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Língua Portuguesa</w:t>
            </w:r>
          </w:p>
        </w:tc>
        <w:tc>
          <w:tcPr>
            <w:tcW w:w="1253" w:type="dxa"/>
            <w:tcBorders>
              <w:top w:val="nil"/>
              <w:left w:val="nil"/>
              <w:bottom w:val="single" w:sz="4" w:space="0" w:color="auto"/>
              <w:right w:val="nil"/>
            </w:tcBorders>
            <w:shd w:val="clear" w:color="auto" w:fill="auto"/>
            <w:noWrap/>
            <w:vAlign w:val="bottom"/>
            <w:hideMark/>
          </w:tcPr>
          <w:p w14:paraId="63D83AD8"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Matemática</w:t>
            </w:r>
          </w:p>
        </w:tc>
        <w:tc>
          <w:tcPr>
            <w:tcW w:w="500" w:type="dxa"/>
            <w:tcBorders>
              <w:top w:val="nil"/>
              <w:left w:val="nil"/>
              <w:bottom w:val="single" w:sz="4" w:space="0" w:color="auto"/>
              <w:right w:val="nil"/>
            </w:tcBorders>
            <w:shd w:val="clear" w:color="auto" w:fill="auto"/>
            <w:noWrap/>
            <w:vAlign w:val="bottom"/>
            <w:hideMark/>
          </w:tcPr>
          <w:p w14:paraId="79566C3F"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 </w:t>
            </w:r>
          </w:p>
        </w:tc>
        <w:tc>
          <w:tcPr>
            <w:tcW w:w="1241" w:type="dxa"/>
            <w:tcBorders>
              <w:top w:val="nil"/>
              <w:left w:val="nil"/>
              <w:bottom w:val="single" w:sz="4" w:space="0" w:color="auto"/>
              <w:right w:val="nil"/>
            </w:tcBorders>
            <w:shd w:val="clear" w:color="auto" w:fill="auto"/>
            <w:vAlign w:val="bottom"/>
            <w:hideMark/>
          </w:tcPr>
          <w:p w14:paraId="0383AFCA"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Língua Portuguesa</w:t>
            </w:r>
          </w:p>
        </w:tc>
        <w:tc>
          <w:tcPr>
            <w:tcW w:w="1240" w:type="dxa"/>
            <w:tcBorders>
              <w:top w:val="nil"/>
              <w:left w:val="nil"/>
              <w:bottom w:val="single" w:sz="4" w:space="0" w:color="auto"/>
              <w:right w:val="nil"/>
            </w:tcBorders>
            <w:shd w:val="clear" w:color="auto" w:fill="auto"/>
            <w:noWrap/>
            <w:vAlign w:val="bottom"/>
            <w:hideMark/>
          </w:tcPr>
          <w:p w14:paraId="6DFB9872"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Matemática</w:t>
            </w:r>
          </w:p>
        </w:tc>
        <w:tc>
          <w:tcPr>
            <w:tcW w:w="1241" w:type="dxa"/>
            <w:tcBorders>
              <w:top w:val="nil"/>
              <w:left w:val="nil"/>
              <w:bottom w:val="single" w:sz="4" w:space="0" w:color="auto"/>
              <w:right w:val="nil"/>
            </w:tcBorders>
            <w:shd w:val="clear" w:color="auto" w:fill="auto"/>
            <w:vAlign w:val="bottom"/>
            <w:hideMark/>
          </w:tcPr>
          <w:p w14:paraId="681432DD"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Língua Portuguesa</w:t>
            </w:r>
          </w:p>
        </w:tc>
        <w:tc>
          <w:tcPr>
            <w:tcW w:w="1240" w:type="dxa"/>
            <w:tcBorders>
              <w:top w:val="nil"/>
              <w:left w:val="nil"/>
              <w:bottom w:val="single" w:sz="4" w:space="0" w:color="auto"/>
              <w:right w:val="nil"/>
            </w:tcBorders>
            <w:shd w:val="clear" w:color="auto" w:fill="auto"/>
            <w:noWrap/>
            <w:vAlign w:val="bottom"/>
            <w:hideMark/>
          </w:tcPr>
          <w:p w14:paraId="69F04663"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r w:rsidRPr="008604C9">
              <w:rPr>
                <w:rFonts w:ascii="Arial" w:eastAsia="Times New Roman" w:hAnsi="Arial" w:cs="Arial"/>
                <w:b/>
                <w:bCs/>
                <w:color w:val="000000"/>
                <w:sz w:val="20"/>
                <w:szCs w:val="20"/>
                <w:lang w:eastAsia="pt-BR"/>
              </w:rPr>
              <w:t>Matemática</w:t>
            </w:r>
          </w:p>
        </w:tc>
      </w:tr>
      <w:tr w:rsidR="0037512B" w:rsidRPr="008604C9" w14:paraId="1B8501D3" w14:textId="77777777" w:rsidTr="0037512B">
        <w:trPr>
          <w:trHeight w:val="300"/>
          <w:jc w:val="center"/>
        </w:trPr>
        <w:tc>
          <w:tcPr>
            <w:tcW w:w="1479" w:type="dxa"/>
            <w:tcBorders>
              <w:top w:val="nil"/>
              <w:left w:val="nil"/>
              <w:bottom w:val="nil"/>
              <w:right w:val="nil"/>
            </w:tcBorders>
            <w:shd w:val="clear" w:color="auto" w:fill="auto"/>
            <w:vAlign w:val="center"/>
          </w:tcPr>
          <w:p w14:paraId="5F912B14" w14:textId="77777777" w:rsidR="0037512B" w:rsidRPr="008604C9" w:rsidRDefault="0037512B" w:rsidP="0037512B">
            <w:pPr>
              <w:spacing w:after="0" w:line="240" w:lineRule="auto"/>
              <w:jc w:val="center"/>
              <w:rPr>
                <w:rFonts w:ascii="Arial" w:eastAsia="Times New Roman" w:hAnsi="Arial" w:cs="Arial"/>
                <w:b/>
                <w:bCs/>
                <w:color w:val="000000"/>
                <w:sz w:val="20"/>
                <w:szCs w:val="20"/>
                <w:lang w:eastAsia="pt-BR"/>
              </w:rPr>
            </w:pPr>
          </w:p>
        </w:tc>
        <w:tc>
          <w:tcPr>
            <w:tcW w:w="1259" w:type="dxa"/>
            <w:tcBorders>
              <w:top w:val="nil"/>
              <w:left w:val="nil"/>
              <w:bottom w:val="nil"/>
              <w:right w:val="nil"/>
            </w:tcBorders>
            <w:shd w:val="clear" w:color="auto" w:fill="auto"/>
            <w:noWrap/>
            <w:vAlign w:val="center"/>
          </w:tcPr>
          <w:p w14:paraId="5F2E885D" w14:textId="77777777" w:rsidR="0037512B" w:rsidRPr="008604C9" w:rsidRDefault="0037512B" w:rsidP="0037512B">
            <w:pPr>
              <w:spacing w:after="0" w:line="240" w:lineRule="auto"/>
              <w:jc w:val="center"/>
              <w:rPr>
                <w:rFonts w:ascii="Arial" w:eastAsia="Times New Roman" w:hAnsi="Arial" w:cs="Arial"/>
                <w:color w:val="000000"/>
                <w:sz w:val="20"/>
                <w:szCs w:val="20"/>
                <w:lang w:eastAsia="pt-BR"/>
              </w:rPr>
            </w:pPr>
          </w:p>
        </w:tc>
        <w:tc>
          <w:tcPr>
            <w:tcW w:w="1230" w:type="dxa"/>
            <w:tcBorders>
              <w:top w:val="nil"/>
              <w:left w:val="nil"/>
              <w:bottom w:val="nil"/>
              <w:right w:val="nil"/>
            </w:tcBorders>
            <w:shd w:val="clear" w:color="auto" w:fill="auto"/>
            <w:noWrap/>
            <w:vAlign w:val="center"/>
          </w:tcPr>
          <w:p w14:paraId="1732396B" w14:textId="77777777" w:rsidR="0037512B" w:rsidRPr="008604C9" w:rsidRDefault="0037512B" w:rsidP="0037512B">
            <w:pPr>
              <w:spacing w:after="0" w:line="240" w:lineRule="auto"/>
              <w:jc w:val="center"/>
              <w:rPr>
                <w:rFonts w:ascii="Arial" w:eastAsia="Times New Roman" w:hAnsi="Arial" w:cs="Arial"/>
                <w:color w:val="000000"/>
                <w:sz w:val="20"/>
                <w:szCs w:val="20"/>
                <w:lang w:eastAsia="pt-BR"/>
              </w:rPr>
            </w:pPr>
          </w:p>
        </w:tc>
        <w:tc>
          <w:tcPr>
            <w:tcW w:w="1259" w:type="dxa"/>
            <w:tcBorders>
              <w:top w:val="nil"/>
              <w:left w:val="nil"/>
              <w:bottom w:val="nil"/>
              <w:right w:val="nil"/>
            </w:tcBorders>
            <w:shd w:val="clear" w:color="auto" w:fill="auto"/>
            <w:noWrap/>
            <w:vAlign w:val="center"/>
          </w:tcPr>
          <w:p w14:paraId="7CD18B58" w14:textId="77777777" w:rsidR="0037512B" w:rsidRPr="008604C9" w:rsidRDefault="0037512B" w:rsidP="0037512B">
            <w:pPr>
              <w:spacing w:after="0" w:line="240" w:lineRule="auto"/>
              <w:jc w:val="center"/>
              <w:rPr>
                <w:rFonts w:ascii="Arial" w:eastAsia="Times New Roman" w:hAnsi="Arial" w:cs="Arial"/>
                <w:color w:val="000000"/>
                <w:sz w:val="20"/>
                <w:szCs w:val="20"/>
                <w:lang w:eastAsia="pt-BR"/>
              </w:rPr>
            </w:pPr>
          </w:p>
        </w:tc>
        <w:tc>
          <w:tcPr>
            <w:tcW w:w="1253" w:type="dxa"/>
            <w:tcBorders>
              <w:top w:val="nil"/>
              <w:left w:val="nil"/>
              <w:bottom w:val="nil"/>
              <w:right w:val="nil"/>
            </w:tcBorders>
            <w:shd w:val="clear" w:color="auto" w:fill="auto"/>
            <w:noWrap/>
            <w:vAlign w:val="center"/>
          </w:tcPr>
          <w:p w14:paraId="0DDBA822" w14:textId="77777777" w:rsidR="0037512B" w:rsidRPr="008604C9" w:rsidRDefault="0037512B" w:rsidP="0037512B">
            <w:pPr>
              <w:spacing w:after="0" w:line="240" w:lineRule="auto"/>
              <w:jc w:val="center"/>
              <w:rPr>
                <w:rFonts w:ascii="Arial" w:eastAsia="Times New Roman" w:hAnsi="Arial" w:cs="Arial"/>
                <w:color w:val="000000"/>
                <w:sz w:val="20"/>
                <w:szCs w:val="20"/>
                <w:lang w:eastAsia="pt-BR"/>
              </w:rPr>
            </w:pPr>
          </w:p>
        </w:tc>
        <w:tc>
          <w:tcPr>
            <w:tcW w:w="500" w:type="dxa"/>
            <w:tcBorders>
              <w:top w:val="nil"/>
              <w:left w:val="nil"/>
              <w:bottom w:val="nil"/>
              <w:right w:val="nil"/>
            </w:tcBorders>
            <w:shd w:val="clear" w:color="auto" w:fill="auto"/>
            <w:noWrap/>
            <w:vAlign w:val="center"/>
          </w:tcPr>
          <w:p w14:paraId="3ECDC8E3" w14:textId="77777777" w:rsidR="0037512B" w:rsidRPr="008604C9" w:rsidRDefault="0037512B" w:rsidP="0037512B">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nil"/>
              <w:right w:val="nil"/>
            </w:tcBorders>
            <w:shd w:val="clear" w:color="auto" w:fill="auto"/>
            <w:noWrap/>
            <w:vAlign w:val="center"/>
          </w:tcPr>
          <w:p w14:paraId="77A09091" w14:textId="77777777" w:rsidR="0037512B" w:rsidRPr="008604C9" w:rsidRDefault="0037512B" w:rsidP="0037512B">
            <w:pPr>
              <w:spacing w:after="0" w:line="240" w:lineRule="auto"/>
              <w:jc w:val="center"/>
              <w:rPr>
                <w:rFonts w:ascii="Arial" w:eastAsia="Times New Roman" w:hAnsi="Arial" w:cs="Arial"/>
                <w:color w:val="000000"/>
                <w:sz w:val="20"/>
                <w:szCs w:val="20"/>
                <w:lang w:eastAsia="pt-BR"/>
              </w:rPr>
            </w:pPr>
          </w:p>
        </w:tc>
        <w:tc>
          <w:tcPr>
            <w:tcW w:w="1240" w:type="dxa"/>
            <w:tcBorders>
              <w:top w:val="nil"/>
              <w:left w:val="nil"/>
              <w:bottom w:val="nil"/>
              <w:right w:val="nil"/>
            </w:tcBorders>
            <w:shd w:val="clear" w:color="auto" w:fill="auto"/>
            <w:noWrap/>
            <w:vAlign w:val="center"/>
          </w:tcPr>
          <w:p w14:paraId="65D6FE4A" w14:textId="77777777" w:rsidR="0037512B" w:rsidRPr="008604C9" w:rsidRDefault="0037512B" w:rsidP="0037512B">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nil"/>
              <w:right w:val="nil"/>
            </w:tcBorders>
            <w:shd w:val="clear" w:color="auto" w:fill="auto"/>
            <w:noWrap/>
            <w:vAlign w:val="center"/>
          </w:tcPr>
          <w:p w14:paraId="03E64137" w14:textId="77777777" w:rsidR="0037512B" w:rsidRPr="008604C9" w:rsidRDefault="0037512B" w:rsidP="0037512B">
            <w:pPr>
              <w:spacing w:after="0" w:line="240" w:lineRule="auto"/>
              <w:jc w:val="center"/>
              <w:rPr>
                <w:rFonts w:ascii="Arial" w:eastAsia="Times New Roman" w:hAnsi="Arial" w:cs="Arial"/>
                <w:color w:val="000000"/>
                <w:sz w:val="20"/>
                <w:szCs w:val="20"/>
                <w:lang w:eastAsia="pt-BR"/>
              </w:rPr>
            </w:pPr>
          </w:p>
        </w:tc>
        <w:tc>
          <w:tcPr>
            <w:tcW w:w="1240" w:type="dxa"/>
            <w:tcBorders>
              <w:top w:val="nil"/>
              <w:left w:val="nil"/>
              <w:bottom w:val="nil"/>
              <w:right w:val="nil"/>
            </w:tcBorders>
            <w:shd w:val="clear" w:color="auto" w:fill="auto"/>
            <w:noWrap/>
            <w:vAlign w:val="center"/>
          </w:tcPr>
          <w:p w14:paraId="336096C6" w14:textId="77777777" w:rsidR="0037512B" w:rsidRPr="008604C9" w:rsidRDefault="0037512B" w:rsidP="0037512B">
            <w:pPr>
              <w:spacing w:after="0" w:line="240" w:lineRule="auto"/>
              <w:jc w:val="center"/>
              <w:rPr>
                <w:rFonts w:ascii="Arial" w:eastAsia="Times New Roman" w:hAnsi="Arial" w:cs="Arial"/>
                <w:color w:val="000000"/>
                <w:sz w:val="20"/>
                <w:szCs w:val="20"/>
                <w:lang w:eastAsia="pt-BR"/>
              </w:rPr>
            </w:pPr>
          </w:p>
        </w:tc>
      </w:tr>
      <w:tr w:rsidR="0037512B" w:rsidRPr="008604C9" w14:paraId="257F5578" w14:textId="77777777" w:rsidTr="00DA203A">
        <w:trPr>
          <w:trHeight w:val="340"/>
          <w:jc w:val="center"/>
        </w:trPr>
        <w:tc>
          <w:tcPr>
            <w:tcW w:w="1479" w:type="dxa"/>
            <w:tcBorders>
              <w:top w:val="nil"/>
              <w:left w:val="nil"/>
              <w:bottom w:val="nil"/>
              <w:right w:val="nil"/>
            </w:tcBorders>
            <w:shd w:val="clear" w:color="auto" w:fill="auto"/>
            <w:vAlign w:val="center"/>
            <w:hideMark/>
          </w:tcPr>
          <w:p w14:paraId="58A3B199" w14:textId="77777777" w:rsidR="0037512B" w:rsidRPr="008604C9" w:rsidRDefault="0037512B" w:rsidP="00DA203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Período -8</w:t>
            </w:r>
          </w:p>
        </w:tc>
        <w:tc>
          <w:tcPr>
            <w:tcW w:w="1259" w:type="dxa"/>
            <w:tcBorders>
              <w:top w:val="nil"/>
              <w:left w:val="nil"/>
              <w:bottom w:val="nil"/>
              <w:right w:val="nil"/>
            </w:tcBorders>
            <w:shd w:val="clear" w:color="auto" w:fill="auto"/>
            <w:noWrap/>
            <w:vAlign w:val="center"/>
            <w:hideMark/>
          </w:tcPr>
          <w:p w14:paraId="1AE13265"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0.667</w:t>
            </w:r>
          </w:p>
        </w:tc>
        <w:tc>
          <w:tcPr>
            <w:tcW w:w="1230" w:type="dxa"/>
            <w:tcBorders>
              <w:top w:val="nil"/>
              <w:left w:val="nil"/>
              <w:bottom w:val="nil"/>
              <w:right w:val="nil"/>
            </w:tcBorders>
            <w:shd w:val="clear" w:color="auto" w:fill="auto"/>
            <w:noWrap/>
            <w:vAlign w:val="center"/>
            <w:hideMark/>
          </w:tcPr>
          <w:p w14:paraId="4C57112D"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-1.019</w:t>
            </w:r>
          </w:p>
        </w:tc>
        <w:tc>
          <w:tcPr>
            <w:tcW w:w="1259" w:type="dxa"/>
            <w:tcBorders>
              <w:top w:val="nil"/>
              <w:left w:val="nil"/>
              <w:bottom w:val="nil"/>
              <w:right w:val="nil"/>
            </w:tcBorders>
            <w:shd w:val="clear" w:color="auto" w:fill="auto"/>
            <w:noWrap/>
            <w:vAlign w:val="center"/>
            <w:hideMark/>
          </w:tcPr>
          <w:p w14:paraId="433AC5F0"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2.3708*</w:t>
            </w:r>
          </w:p>
        </w:tc>
        <w:tc>
          <w:tcPr>
            <w:tcW w:w="1253" w:type="dxa"/>
            <w:tcBorders>
              <w:top w:val="nil"/>
              <w:left w:val="nil"/>
              <w:bottom w:val="nil"/>
              <w:right w:val="nil"/>
            </w:tcBorders>
            <w:shd w:val="clear" w:color="auto" w:fill="auto"/>
            <w:noWrap/>
            <w:vAlign w:val="center"/>
            <w:hideMark/>
          </w:tcPr>
          <w:p w14:paraId="40C852D1"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0.302</w:t>
            </w:r>
          </w:p>
        </w:tc>
        <w:tc>
          <w:tcPr>
            <w:tcW w:w="500" w:type="dxa"/>
            <w:tcBorders>
              <w:top w:val="nil"/>
              <w:left w:val="nil"/>
              <w:bottom w:val="nil"/>
              <w:right w:val="nil"/>
            </w:tcBorders>
            <w:shd w:val="clear" w:color="auto" w:fill="auto"/>
            <w:noWrap/>
            <w:vAlign w:val="center"/>
            <w:hideMark/>
          </w:tcPr>
          <w:p w14:paraId="601DF277"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nil"/>
              <w:right w:val="nil"/>
            </w:tcBorders>
            <w:shd w:val="clear" w:color="auto" w:fill="auto"/>
            <w:noWrap/>
            <w:vAlign w:val="center"/>
            <w:hideMark/>
          </w:tcPr>
          <w:p w14:paraId="77EBB790"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0.667</w:t>
            </w:r>
          </w:p>
        </w:tc>
        <w:tc>
          <w:tcPr>
            <w:tcW w:w="1240" w:type="dxa"/>
            <w:tcBorders>
              <w:top w:val="nil"/>
              <w:left w:val="nil"/>
              <w:bottom w:val="nil"/>
              <w:right w:val="nil"/>
            </w:tcBorders>
            <w:shd w:val="clear" w:color="auto" w:fill="auto"/>
            <w:noWrap/>
            <w:vAlign w:val="center"/>
            <w:hideMark/>
          </w:tcPr>
          <w:p w14:paraId="28EE0494"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-1.019</w:t>
            </w:r>
          </w:p>
        </w:tc>
        <w:tc>
          <w:tcPr>
            <w:tcW w:w="1241" w:type="dxa"/>
            <w:tcBorders>
              <w:top w:val="nil"/>
              <w:left w:val="nil"/>
              <w:bottom w:val="nil"/>
              <w:right w:val="nil"/>
            </w:tcBorders>
            <w:shd w:val="clear" w:color="auto" w:fill="auto"/>
            <w:noWrap/>
            <w:vAlign w:val="center"/>
            <w:hideMark/>
          </w:tcPr>
          <w:p w14:paraId="4E325F95"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2.37*</w:t>
            </w:r>
          </w:p>
        </w:tc>
        <w:tc>
          <w:tcPr>
            <w:tcW w:w="1240" w:type="dxa"/>
            <w:tcBorders>
              <w:top w:val="nil"/>
              <w:left w:val="nil"/>
              <w:bottom w:val="nil"/>
              <w:right w:val="nil"/>
            </w:tcBorders>
            <w:shd w:val="clear" w:color="auto" w:fill="auto"/>
            <w:noWrap/>
            <w:vAlign w:val="center"/>
            <w:hideMark/>
          </w:tcPr>
          <w:p w14:paraId="7D89AB58"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0.302</w:t>
            </w:r>
          </w:p>
        </w:tc>
      </w:tr>
      <w:tr w:rsidR="0037512B" w:rsidRPr="008604C9" w14:paraId="1D4DD05F" w14:textId="77777777" w:rsidTr="00DA203A">
        <w:trPr>
          <w:trHeight w:val="340"/>
          <w:jc w:val="center"/>
        </w:trPr>
        <w:tc>
          <w:tcPr>
            <w:tcW w:w="1479" w:type="dxa"/>
            <w:tcBorders>
              <w:top w:val="nil"/>
              <w:left w:val="nil"/>
              <w:bottom w:val="nil"/>
              <w:right w:val="nil"/>
            </w:tcBorders>
            <w:shd w:val="clear" w:color="auto" w:fill="auto"/>
            <w:vAlign w:val="center"/>
            <w:hideMark/>
          </w:tcPr>
          <w:p w14:paraId="20FE91DF" w14:textId="77777777" w:rsidR="0037512B" w:rsidRPr="008604C9" w:rsidRDefault="0037512B" w:rsidP="00DA203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Período -6</w:t>
            </w:r>
          </w:p>
        </w:tc>
        <w:tc>
          <w:tcPr>
            <w:tcW w:w="1259" w:type="dxa"/>
            <w:tcBorders>
              <w:top w:val="nil"/>
              <w:left w:val="nil"/>
              <w:bottom w:val="nil"/>
              <w:right w:val="nil"/>
            </w:tcBorders>
            <w:shd w:val="clear" w:color="auto" w:fill="auto"/>
            <w:noWrap/>
            <w:vAlign w:val="center"/>
            <w:hideMark/>
          </w:tcPr>
          <w:p w14:paraId="612ED11B"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-1.792</w:t>
            </w:r>
          </w:p>
        </w:tc>
        <w:tc>
          <w:tcPr>
            <w:tcW w:w="1230" w:type="dxa"/>
            <w:tcBorders>
              <w:top w:val="nil"/>
              <w:left w:val="nil"/>
              <w:bottom w:val="nil"/>
              <w:right w:val="nil"/>
            </w:tcBorders>
            <w:shd w:val="clear" w:color="auto" w:fill="auto"/>
            <w:noWrap/>
            <w:vAlign w:val="center"/>
            <w:hideMark/>
          </w:tcPr>
          <w:p w14:paraId="5C18E262"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-3.001**</w:t>
            </w:r>
          </w:p>
        </w:tc>
        <w:tc>
          <w:tcPr>
            <w:tcW w:w="1259" w:type="dxa"/>
            <w:tcBorders>
              <w:top w:val="nil"/>
              <w:left w:val="nil"/>
              <w:bottom w:val="nil"/>
              <w:right w:val="nil"/>
            </w:tcBorders>
            <w:shd w:val="clear" w:color="auto" w:fill="auto"/>
            <w:noWrap/>
            <w:vAlign w:val="center"/>
            <w:hideMark/>
          </w:tcPr>
          <w:p w14:paraId="41B1A0D1"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-1.973</w:t>
            </w:r>
          </w:p>
        </w:tc>
        <w:tc>
          <w:tcPr>
            <w:tcW w:w="1253" w:type="dxa"/>
            <w:tcBorders>
              <w:top w:val="nil"/>
              <w:left w:val="nil"/>
              <w:bottom w:val="nil"/>
              <w:right w:val="nil"/>
            </w:tcBorders>
            <w:shd w:val="clear" w:color="auto" w:fill="auto"/>
            <w:noWrap/>
            <w:vAlign w:val="center"/>
            <w:hideMark/>
          </w:tcPr>
          <w:p w14:paraId="56735C3F"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-2.159</w:t>
            </w:r>
          </w:p>
        </w:tc>
        <w:tc>
          <w:tcPr>
            <w:tcW w:w="500" w:type="dxa"/>
            <w:tcBorders>
              <w:top w:val="nil"/>
              <w:left w:val="nil"/>
              <w:bottom w:val="nil"/>
              <w:right w:val="nil"/>
            </w:tcBorders>
            <w:shd w:val="clear" w:color="auto" w:fill="auto"/>
            <w:noWrap/>
            <w:vAlign w:val="center"/>
            <w:hideMark/>
          </w:tcPr>
          <w:p w14:paraId="22A6D36D"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nil"/>
              <w:right w:val="nil"/>
            </w:tcBorders>
            <w:shd w:val="clear" w:color="auto" w:fill="auto"/>
            <w:noWrap/>
            <w:vAlign w:val="center"/>
            <w:hideMark/>
          </w:tcPr>
          <w:p w14:paraId="7509BDB5"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-1.792</w:t>
            </w:r>
          </w:p>
        </w:tc>
        <w:tc>
          <w:tcPr>
            <w:tcW w:w="1240" w:type="dxa"/>
            <w:tcBorders>
              <w:top w:val="nil"/>
              <w:left w:val="nil"/>
              <w:bottom w:val="nil"/>
              <w:right w:val="nil"/>
            </w:tcBorders>
            <w:shd w:val="clear" w:color="auto" w:fill="auto"/>
            <w:noWrap/>
            <w:vAlign w:val="center"/>
            <w:hideMark/>
          </w:tcPr>
          <w:p w14:paraId="11BFC30A"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-3.001**</w:t>
            </w:r>
          </w:p>
        </w:tc>
        <w:tc>
          <w:tcPr>
            <w:tcW w:w="1241" w:type="dxa"/>
            <w:tcBorders>
              <w:top w:val="nil"/>
              <w:left w:val="nil"/>
              <w:bottom w:val="nil"/>
              <w:right w:val="nil"/>
            </w:tcBorders>
            <w:shd w:val="clear" w:color="auto" w:fill="auto"/>
            <w:noWrap/>
            <w:vAlign w:val="center"/>
            <w:hideMark/>
          </w:tcPr>
          <w:p w14:paraId="04AA1AE5"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-1.973</w:t>
            </w:r>
          </w:p>
        </w:tc>
        <w:tc>
          <w:tcPr>
            <w:tcW w:w="1240" w:type="dxa"/>
            <w:tcBorders>
              <w:top w:val="nil"/>
              <w:left w:val="nil"/>
              <w:bottom w:val="nil"/>
              <w:right w:val="nil"/>
            </w:tcBorders>
            <w:shd w:val="clear" w:color="auto" w:fill="auto"/>
            <w:noWrap/>
            <w:vAlign w:val="center"/>
            <w:hideMark/>
          </w:tcPr>
          <w:p w14:paraId="0CD688E1"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-2.159</w:t>
            </w:r>
          </w:p>
        </w:tc>
      </w:tr>
      <w:tr w:rsidR="0037512B" w:rsidRPr="008604C9" w14:paraId="2932247C" w14:textId="77777777" w:rsidTr="00DA203A">
        <w:trPr>
          <w:trHeight w:val="340"/>
          <w:jc w:val="center"/>
        </w:trPr>
        <w:tc>
          <w:tcPr>
            <w:tcW w:w="1479" w:type="dxa"/>
            <w:tcBorders>
              <w:top w:val="nil"/>
              <w:left w:val="nil"/>
              <w:bottom w:val="nil"/>
              <w:right w:val="nil"/>
            </w:tcBorders>
            <w:shd w:val="clear" w:color="auto" w:fill="auto"/>
            <w:vAlign w:val="center"/>
            <w:hideMark/>
          </w:tcPr>
          <w:p w14:paraId="4D3F7B91" w14:textId="77777777" w:rsidR="0037512B" w:rsidRPr="008604C9" w:rsidRDefault="0037512B" w:rsidP="00DA203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Período -4</w:t>
            </w:r>
          </w:p>
        </w:tc>
        <w:tc>
          <w:tcPr>
            <w:tcW w:w="1259" w:type="dxa"/>
            <w:tcBorders>
              <w:top w:val="nil"/>
              <w:left w:val="nil"/>
              <w:bottom w:val="nil"/>
              <w:right w:val="nil"/>
            </w:tcBorders>
            <w:shd w:val="clear" w:color="auto" w:fill="auto"/>
            <w:noWrap/>
            <w:vAlign w:val="center"/>
            <w:hideMark/>
          </w:tcPr>
          <w:p w14:paraId="17744637"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-2.354</w:t>
            </w:r>
          </w:p>
        </w:tc>
        <w:tc>
          <w:tcPr>
            <w:tcW w:w="1230" w:type="dxa"/>
            <w:tcBorders>
              <w:top w:val="nil"/>
              <w:left w:val="nil"/>
              <w:bottom w:val="nil"/>
              <w:right w:val="nil"/>
            </w:tcBorders>
            <w:shd w:val="clear" w:color="auto" w:fill="auto"/>
            <w:noWrap/>
            <w:vAlign w:val="center"/>
            <w:hideMark/>
          </w:tcPr>
          <w:p w14:paraId="62B66BF8"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-3.018</w:t>
            </w:r>
          </w:p>
        </w:tc>
        <w:tc>
          <w:tcPr>
            <w:tcW w:w="1259" w:type="dxa"/>
            <w:tcBorders>
              <w:top w:val="nil"/>
              <w:left w:val="nil"/>
              <w:bottom w:val="nil"/>
              <w:right w:val="nil"/>
            </w:tcBorders>
            <w:shd w:val="clear" w:color="auto" w:fill="auto"/>
            <w:noWrap/>
            <w:vAlign w:val="center"/>
            <w:hideMark/>
          </w:tcPr>
          <w:p w14:paraId="0B58E795"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5.957***</w:t>
            </w:r>
          </w:p>
        </w:tc>
        <w:tc>
          <w:tcPr>
            <w:tcW w:w="1253" w:type="dxa"/>
            <w:tcBorders>
              <w:top w:val="nil"/>
              <w:left w:val="nil"/>
              <w:bottom w:val="nil"/>
              <w:right w:val="nil"/>
            </w:tcBorders>
            <w:shd w:val="clear" w:color="auto" w:fill="auto"/>
            <w:noWrap/>
            <w:vAlign w:val="center"/>
            <w:hideMark/>
          </w:tcPr>
          <w:p w14:paraId="6CB8F47A"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4.914**</w:t>
            </w:r>
          </w:p>
        </w:tc>
        <w:tc>
          <w:tcPr>
            <w:tcW w:w="500" w:type="dxa"/>
            <w:tcBorders>
              <w:top w:val="nil"/>
              <w:left w:val="nil"/>
              <w:bottom w:val="nil"/>
              <w:right w:val="nil"/>
            </w:tcBorders>
            <w:shd w:val="clear" w:color="auto" w:fill="auto"/>
            <w:noWrap/>
            <w:vAlign w:val="center"/>
            <w:hideMark/>
          </w:tcPr>
          <w:p w14:paraId="0E87D2C0"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nil"/>
              <w:right w:val="nil"/>
            </w:tcBorders>
            <w:shd w:val="clear" w:color="auto" w:fill="auto"/>
            <w:noWrap/>
            <w:vAlign w:val="center"/>
            <w:hideMark/>
          </w:tcPr>
          <w:p w14:paraId="0BACCEEB"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-2.296</w:t>
            </w:r>
          </w:p>
        </w:tc>
        <w:tc>
          <w:tcPr>
            <w:tcW w:w="1240" w:type="dxa"/>
            <w:tcBorders>
              <w:top w:val="nil"/>
              <w:left w:val="nil"/>
              <w:bottom w:val="nil"/>
              <w:right w:val="nil"/>
            </w:tcBorders>
            <w:shd w:val="clear" w:color="auto" w:fill="auto"/>
            <w:noWrap/>
            <w:vAlign w:val="center"/>
            <w:hideMark/>
          </w:tcPr>
          <w:p w14:paraId="7F8AC590"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-2.828</w:t>
            </w:r>
          </w:p>
        </w:tc>
        <w:tc>
          <w:tcPr>
            <w:tcW w:w="1241" w:type="dxa"/>
            <w:tcBorders>
              <w:top w:val="nil"/>
              <w:left w:val="nil"/>
              <w:bottom w:val="nil"/>
              <w:right w:val="nil"/>
            </w:tcBorders>
            <w:shd w:val="clear" w:color="auto" w:fill="auto"/>
            <w:noWrap/>
            <w:vAlign w:val="center"/>
            <w:hideMark/>
          </w:tcPr>
          <w:p w14:paraId="09CA2E5C"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5.974***</w:t>
            </w:r>
          </w:p>
        </w:tc>
        <w:tc>
          <w:tcPr>
            <w:tcW w:w="1240" w:type="dxa"/>
            <w:tcBorders>
              <w:top w:val="nil"/>
              <w:left w:val="nil"/>
              <w:bottom w:val="nil"/>
              <w:right w:val="nil"/>
            </w:tcBorders>
            <w:shd w:val="clear" w:color="auto" w:fill="auto"/>
            <w:noWrap/>
            <w:vAlign w:val="center"/>
            <w:hideMark/>
          </w:tcPr>
          <w:p w14:paraId="2C613B71"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5.283***</w:t>
            </w:r>
          </w:p>
        </w:tc>
      </w:tr>
      <w:tr w:rsidR="0037512B" w:rsidRPr="008604C9" w14:paraId="4AC28E48" w14:textId="77777777" w:rsidTr="00DA203A">
        <w:trPr>
          <w:trHeight w:val="340"/>
          <w:jc w:val="center"/>
        </w:trPr>
        <w:tc>
          <w:tcPr>
            <w:tcW w:w="1479" w:type="dxa"/>
            <w:tcBorders>
              <w:top w:val="nil"/>
              <w:left w:val="nil"/>
              <w:bottom w:val="nil"/>
              <w:right w:val="nil"/>
            </w:tcBorders>
            <w:shd w:val="clear" w:color="auto" w:fill="auto"/>
            <w:vAlign w:val="center"/>
            <w:hideMark/>
          </w:tcPr>
          <w:p w14:paraId="03AE7900" w14:textId="77777777" w:rsidR="0037512B" w:rsidRPr="008604C9" w:rsidRDefault="0037512B" w:rsidP="00DA203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Período -2</w:t>
            </w:r>
          </w:p>
        </w:tc>
        <w:tc>
          <w:tcPr>
            <w:tcW w:w="1259" w:type="dxa"/>
            <w:tcBorders>
              <w:top w:val="nil"/>
              <w:left w:val="nil"/>
              <w:bottom w:val="nil"/>
              <w:right w:val="nil"/>
            </w:tcBorders>
            <w:shd w:val="clear" w:color="auto" w:fill="auto"/>
            <w:noWrap/>
            <w:vAlign w:val="center"/>
            <w:hideMark/>
          </w:tcPr>
          <w:p w14:paraId="5764A135"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-2.079**</w:t>
            </w:r>
          </w:p>
        </w:tc>
        <w:tc>
          <w:tcPr>
            <w:tcW w:w="1230" w:type="dxa"/>
            <w:tcBorders>
              <w:top w:val="nil"/>
              <w:left w:val="nil"/>
              <w:bottom w:val="nil"/>
              <w:right w:val="nil"/>
            </w:tcBorders>
            <w:shd w:val="clear" w:color="auto" w:fill="auto"/>
            <w:noWrap/>
            <w:vAlign w:val="center"/>
            <w:hideMark/>
          </w:tcPr>
          <w:p w14:paraId="4A894E89"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-1.57</w:t>
            </w:r>
          </w:p>
        </w:tc>
        <w:tc>
          <w:tcPr>
            <w:tcW w:w="1259" w:type="dxa"/>
            <w:tcBorders>
              <w:top w:val="nil"/>
              <w:left w:val="nil"/>
              <w:bottom w:val="nil"/>
              <w:right w:val="nil"/>
            </w:tcBorders>
            <w:shd w:val="clear" w:color="auto" w:fill="auto"/>
            <w:noWrap/>
            <w:vAlign w:val="center"/>
            <w:hideMark/>
          </w:tcPr>
          <w:p w14:paraId="1096C746"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0.844</w:t>
            </w:r>
          </w:p>
        </w:tc>
        <w:tc>
          <w:tcPr>
            <w:tcW w:w="1253" w:type="dxa"/>
            <w:tcBorders>
              <w:top w:val="nil"/>
              <w:left w:val="nil"/>
              <w:bottom w:val="nil"/>
              <w:right w:val="nil"/>
            </w:tcBorders>
            <w:shd w:val="clear" w:color="auto" w:fill="auto"/>
            <w:noWrap/>
            <w:vAlign w:val="center"/>
            <w:hideMark/>
          </w:tcPr>
          <w:p w14:paraId="03677252"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-0.583</w:t>
            </w:r>
          </w:p>
        </w:tc>
        <w:tc>
          <w:tcPr>
            <w:tcW w:w="500" w:type="dxa"/>
            <w:tcBorders>
              <w:top w:val="nil"/>
              <w:left w:val="nil"/>
              <w:bottom w:val="nil"/>
              <w:right w:val="nil"/>
            </w:tcBorders>
            <w:shd w:val="clear" w:color="auto" w:fill="auto"/>
            <w:noWrap/>
            <w:vAlign w:val="center"/>
            <w:hideMark/>
          </w:tcPr>
          <w:p w14:paraId="32995582"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nil"/>
              <w:right w:val="nil"/>
            </w:tcBorders>
            <w:shd w:val="clear" w:color="auto" w:fill="auto"/>
            <w:noWrap/>
            <w:vAlign w:val="center"/>
            <w:hideMark/>
          </w:tcPr>
          <w:p w14:paraId="3F722C07"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-2.256**</w:t>
            </w:r>
          </w:p>
        </w:tc>
        <w:tc>
          <w:tcPr>
            <w:tcW w:w="1240" w:type="dxa"/>
            <w:tcBorders>
              <w:top w:val="nil"/>
              <w:left w:val="nil"/>
              <w:bottom w:val="nil"/>
              <w:right w:val="nil"/>
            </w:tcBorders>
            <w:shd w:val="clear" w:color="auto" w:fill="auto"/>
            <w:noWrap/>
            <w:vAlign w:val="center"/>
            <w:hideMark/>
          </w:tcPr>
          <w:p w14:paraId="1A0FCD2E"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-1.806</w:t>
            </w:r>
          </w:p>
        </w:tc>
        <w:tc>
          <w:tcPr>
            <w:tcW w:w="1241" w:type="dxa"/>
            <w:tcBorders>
              <w:top w:val="nil"/>
              <w:left w:val="nil"/>
              <w:bottom w:val="nil"/>
              <w:right w:val="nil"/>
            </w:tcBorders>
            <w:shd w:val="clear" w:color="auto" w:fill="auto"/>
            <w:noWrap/>
            <w:vAlign w:val="center"/>
            <w:hideMark/>
          </w:tcPr>
          <w:p w14:paraId="6B3F1FDF"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0.717</w:t>
            </w:r>
          </w:p>
        </w:tc>
        <w:tc>
          <w:tcPr>
            <w:tcW w:w="1240" w:type="dxa"/>
            <w:tcBorders>
              <w:top w:val="nil"/>
              <w:left w:val="nil"/>
              <w:bottom w:val="nil"/>
              <w:right w:val="nil"/>
            </w:tcBorders>
            <w:shd w:val="clear" w:color="auto" w:fill="auto"/>
            <w:noWrap/>
            <w:vAlign w:val="center"/>
            <w:hideMark/>
          </w:tcPr>
          <w:p w14:paraId="6FB696C2"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-0.932</w:t>
            </w:r>
          </w:p>
        </w:tc>
      </w:tr>
      <w:tr w:rsidR="0037512B" w:rsidRPr="008604C9" w14:paraId="1B0AA418" w14:textId="77777777" w:rsidTr="00DA203A">
        <w:trPr>
          <w:trHeight w:val="340"/>
          <w:jc w:val="center"/>
        </w:trPr>
        <w:tc>
          <w:tcPr>
            <w:tcW w:w="1479" w:type="dxa"/>
            <w:tcBorders>
              <w:top w:val="nil"/>
              <w:left w:val="nil"/>
              <w:bottom w:val="nil"/>
              <w:right w:val="nil"/>
            </w:tcBorders>
            <w:shd w:val="clear" w:color="auto" w:fill="auto"/>
            <w:vAlign w:val="center"/>
            <w:hideMark/>
          </w:tcPr>
          <w:p w14:paraId="24D93919" w14:textId="77777777" w:rsidR="0037512B" w:rsidRPr="008604C9" w:rsidRDefault="0037512B" w:rsidP="00DA203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Período </w:t>
            </w:r>
            <w:proofErr w:type="gramStart"/>
            <w:r>
              <w:rPr>
                <w:rFonts w:ascii="Arial" w:eastAsia="Times New Roman" w:hAnsi="Arial" w:cs="Arial"/>
                <w:b/>
                <w:bCs/>
                <w:color w:val="000000"/>
                <w:sz w:val="20"/>
                <w:szCs w:val="20"/>
                <w:lang w:eastAsia="pt-BR"/>
              </w:rPr>
              <w:t>0</w:t>
            </w:r>
            <w:proofErr w:type="gramEnd"/>
          </w:p>
        </w:tc>
        <w:tc>
          <w:tcPr>
            <w:tcW w:w="1259" w:type="dxa"/>
            <w:tcBorders>
              <w:top w:val="nil"/>
              <w:left w:val="nil"/>
              <w:bottom w:val="nil"/>
              <w:right w:val="nil"/>
            </w:tcBorders>
            <w:shd w:val="clear" w:color="auto" w:fill="auto"/>
            <w:noWrap/>
            <w:vAlign w:val="center"/>
            <w:hideMark/>
          </w:tcPr>
          <w:p w14:paraId="3C703EDC"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-1.708</w:t>
            </w:r>
          </w:p>
        </w:tc>
        <w:tc>
          <w:tcPr>
            <w:tcW w:w="1230" w:type="dxa"/>
            <w:tcBorders>
              <w:top w:val="nil"/>
              <w:left w:val="nil"/>
              <w:bottom w:val="nil"/>
              <w:right w:val="nil"/>
            </w:tcBorders>
            <w:shd w:val="clear" w:color="auto" w:fill="auto"/>
            <w:noWrap/>
            <w:vAlign w:val="center"/>
            <w:hideMark/>
          </w:tcPr>
          <w:p w14:paraId="39286267"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-2.648</w:t>
            </w:r>
          </w:p>
        </w:tc>
        <w:tc>
          <w:tcPr>
            <w:tcW w:w="1259" w:type="dxa"/>
            <w:tcBorders>
              <w:top w:val="nil"/>
              <w:left w:val="nil"/>
              <w:bottom w:val="nil"/>
              <w:right w:val="nil"/>
            </w:tcBorders>
            <w:shd w:val="clear" w:color="auto" w:fill="auto"/>
            <w:noWrap/>
            <w:vAlign w:val="center"/>
            <w:hideMark/>
          </w:tcPr>
          <w:p w14:paraId="5D53D325"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-1.75</w:t>
            </w:r>
          </w:p>
        </w:tc>
        <w:tc>
          <w:tcPr>
            <w:tcW w:w="1253" w:type="dxa"/>
            <w:tcBorders>
              <w:top w:val="nil"/>
              <w:left w:val="nil"/>
              <w:bottom w:val="nil"/>
              <w:right w:val="nil"/>
            </w:tcBorders>
            <w:shd w:val="clear" w:color="auto" w:fill="auto"/>
            <w:noWrap/>
            <w:vAlign w:val="center"/>
            <w:hideMark/>
          </w:tcPr>
          <w:p w14:paraId="73D82873"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-1.483</w:t>
            </w:r>
          </w:p>
        </w:tc>
        <w:tc>
          <w:tcPr>
            <w:tcW w:w="500" w:type="dxa"/>
            <w:tcBorders>
              <w:top w:val="nil"/>
              <w:left w:val="nil"/>
              <w:bottom w:val="nil"/>
              <w:right w:val="nil"/>
            </w:tcBorders>
            <w:shd w:val="clear" w:color="auto" w:fill="auto"/>
            <w:noWrap/>
            <w:vAlign w:val="center"/>
            <w:hideMark/>
          </w:tcPr>
          <w:p w14:paraId="4694C734"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nil"/>
              <w:right w:val="nil"/>
            </w:tcBorders>
            <w:shd w:val="clear" w:color="auto" w:fill="auto"/>
            <w:noWrap/>
            <w:vAlign w:val="center"/>
            <w:hideMark/>
          </w:tcPr>
          <w:p w14:paraId="54AAE071"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-1.305</w:t>
            </w:r>
          </w:p>
        </w:tc>
        <w:tc>
          <w:tcPr>
            <w:tcW w:w="1240" w:type="dxa"/>
            <w:tcBorders>
              <w:top w:val="nil"/>
              <w:left w:val="nil"/>
              <w:bottom w:val="nil"/>
              <w:right w:val="nil"/>
            </w:tcBorders>
            <w:shd w:val="clear" w:color="auto" w:fill="auto"/>
            <w:noWrap/>
            <w:vAlign w:val="center"/>
            <w:hideMark/>
          </w:tcPr>
          <w:p w14:paraId="3A7144FD"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-2.161</w:t>
            </w:r>
          </w:p>
        </w:tc>
        <w:tc>
          <w:tcPr>
            <w:tcW w:w="1241" w:type="dxa"/>
            <w:tcBorders>
              <w:top w:val="nil"/>
              <w:left w:val="nil"/>
              <w:bottom w:val="nil"/>
              <w:right w:val="nil"/>
            </w:tcBorders>
            <w:shd w:val="clear" w:color="auto" w:fill="auto"/>
            <w:noWrap/>
            <w:vAlign w:val="center"/>
            <w:hideMark/>
          </w:tcPr>
          <w:p w14:paraId="26707401"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-1.562</w:t>
            </w:r>
          </w:p>
        </w:tc>
        <w:tc>
          <w:tcPr>
            <w:tcW w:w="1240" w:type="dxa"/>
            <w:tcBorders>
              <w:top w:val="nil"/>
              <w:left w:val="nil"/>
              <w:bottom w:val="nil"/>
              <w:right w:val="nil"/>
            </w:tcBorders>
            <w:shd w:val="clear" w:color="auto" w:fill="auto"/>
            <w:noWrap/>
            <w:vAlign w:val="center"/>
            <w:hideMark/>
          </w:tcPr>
          <w:p w14:paraId="431F18E3"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-1.255</w:t>
            </w:r>
          </w:p>
        </w:tc>
      </w:tr>
      <w:tr w:rsidR="0037512B" w:rsidRPr="008604C9" w14:paraId="297A4B0B" w14:textId="77777777" w:rsidTr="00DA203A">
        <w:trPr>
          <w:trHeight w:val="340"/>
          <w:jc w:val="center"/>
        </w:trPr>
        <w:tc>
          <w:tcPr>
            <w:tcW w:w="1479" w:type="dxa"/>
            <w:tcBorders>
              <w:top w:val="nil"/>
              <w:left w:val="nil"/>
              <w:bottom w:val="nil"/>
              <w:right w:val="nil"/>
            </w:tcBorders>
            <w:shd w:val="clear" w:color="auto" w:fill="auto"/>
            <w:vAlign w:val="center"/>
            <w:hideMark/>
          </w:tcPr>
          <w:p w14:paraId="0245E837" w14:textId="77777777" w:rsidR="0037512B" w:rsidRPr="008604C9" w:rsidRDefault="0037512B" w:rsidP="00DA203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Período </w:t>
            </w:r>
            <w:proofErr w:type="gramStart"/>
            <w:r>
              <w:rPr>
                <w:rFonts w:ascii="Arial" w:eastAsia="Times New Roman" w:hAnsi="Arial" w:cs="Arial"/>
                <w:b/>
                <w:bCs/>
                <w:color w:val="000000"/>
                <w:sz w:val="20"/>
                <w:szCs w:val="20"/>
                <w:lang w:eastAsia="pt-BR"/>
              </w:rPr>
              <w:t>2</w:t>
            </w:r>
            <w:proofErr w:type="gramEnd"/>
          </w:p>
        </w:tc>
        <w:tc>
          <w:tcPr>
            <w:tcW w:w="1259" w:type="dxa"/>
            <w:tcBorders>
              <w:top w:val="nil"/>
              <w:left w:val="nil"/>
              <w:bottom w:val="nil"/>
              <w:right w:val="nil"/>
            </w:tcBorders>
            <w:shd w:val="clear" w:color="auto" w:fill="auto"/>
            <w:noWrap/>
            <w:vAlign w:val="center"/>
            <w:hideMark/>
          </w:tcPr>
          <w:p w14:paraId="4EEA41FF"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-3.051834</w:t>
            </w:r>
          </w:p>
        </w:tc>
        <w:tc>
          <w:tcPr>
            <w:tcW w:w="1230" w:type="dxa"/>
            <w:tcBorders>
              <w:top w:val="nil"/>
              <w:left w:val="nil"/>
              <w:bottom w:val="nil"/>
              <w:right w:val="nil"/>
            </w:tcBorders>
            <w:shd w:val="clear" w:color="auto" w:fill="auto"/>
            <w:noWrap/>
            <w:vAlign w:val="center"/>
            <w:hideMark/>
          </w:tcPr>
          <w:p w14:paraId="0BF2C070"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-2.86</w:t>
            </w:r>
          </w:p>
        </w:tc>
        <w:tc>
          <w:tcPr>
            <w:tcW w:w="1259" w:type="dxa"/>
            <w:tcBorders>
              <w:top w:val="nil"/>
              <w:left w:val="nil"/>
              <w:bottom w:val="nil"/>
              <w:right w:val="nil"/>
            </w:tcBorders>
            <w:shd w:val="clear" w:color="auto" w:fill="auto"/>
            <w:noWrap/>
            <w:vAlign w:val="center"/>
            <w:hideMark/>
          </w:tcPr>
          <w:p w14:paraId="7ACD4946"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-4.936*</w:t>
            </w:r>
          </w:p>
        </w:tc>
        <w:tc>
          <w:tcPr>
            <w:tcW w:w="1253" w:type="dxa"/>
            <w:tcBorders>
              <w:top w:val="nil"/>
              <w:left w:val="nil"/>
              <w:bottom w:val="nil"/>
              <w:right w:val="nil"/>
            </w:tcBorders>
            <w:shd w:val="clear" w:color="auto" w:fill="auto"/>
            <w:noWrap/>
            <w:vAlign w:val="center"/>
            <w:hideMark/>
          </w:tcPr>
          <w:p w14:paraId="3080F24D"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-2.454</w:t>
            </w:r>
          </w:p>
        </w:tc>
        <w:tc>
          <w:tcPr>
            <w:tcW w:w="500" w:type="dxa"/>
            <w:tcBorders>
              <w:top w:val="nil"/>
              <w:left w:val="nil"/>
              <w:bottom w:val="nil"/>
              <w:right w:val="nil"/>
            </w:tcBorders>
            <w:shd w:val="clear" w:color="auto" w:fill="auto"/>
            <w:noWrap/>
            <w:vAlign w:val="center"/>
            <w:hideMark/>
          </w:tcPr>
          <w:p w14:paraId="5DDC2ECA"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nil"/>
              <w:right w:val="nil"/>
            </w:tcBorders>
            <w:shd w:val="clear" w:color="auto" w:fill="auto"/>
            <w:noWrap/>
            <w:vAlign w:val="center"/>
            <w:hideMark/>
          </w:tcPr>
          <w:p w14:paraId="62FBEBC6"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-2.756</w:t>
            </w:r>
          </w:p>
        </w:tc>
        <w:tc>
          <w:tcPr>
            <w:tcW w:w="1240" w:type="dxa"/>
            <w:tcBorders>
              <w:top w:val="nil"/>
              <w:left w:val="nil"/>
              <w:bottom w:val="nil"/>
              <w:right w:val="nil"/>
            </w:tcBorders>
            <w:shd w:val="clear" w:color="auto" w:fill="auto"/>
            <w:noWrap/>
            <w:vAlign w:val="center"/>
            <w:hideMark/>
          </w:tcPr>
          <w:p w14:paraId="7590F673"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-2.5</w:t>
            </w:r>
          </w:p>
        </w:tc>
        <w:tc>
          <w:tcPr>
            <w:tcW w:w="1241" w:type="dxa"/>
            <w:tcBorders>
              <w:top w:val="nil"/>
              <w:left w:val="nil"/>
              <w:bottom w:val="nil"/>
              <w:right w:val="nil"/>
            </w:tcBorders>
            <w:shd w:val="clear" w:color="auto" w:fill="auto"/>
            <w:noWrap/>
            <w:vAlign w:val="center"/>
            <w:hideMark/>
          </w:tcPr>
          <w:p w14:paraId="554B8CB7"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-5.098**</w:t>
            </w:r>
          </w:p>
        </w:tc>
        <w:tc>
          <w:tcPr>
            <w:tcW w:w="1240" w:type="dxa"/>
            <w:tcBorders>
              <w:top w:val="nil"/>
              <w:left w:val="nil"/>
              <w:bottom w:val="nil"/>
              <w:right w:val="nil"/>
            </w:tcBorders>
            <w:shd w:val="clear" w:color="auto" w:fill="auto"/>
            <w:noWrap/>
            <w:vAlign w:val="center"/>
            <w:hideMark/>
          </w:tcPr>
          <w:p w14:paraId="4E623AE5"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-2.541</w:t>
            </w:r>
          </w:p>
        </w:tc>
      </w:tr>
      <w:tr w:rsidR="0037512B" w:rsidRPr="008604C9" w14:paraId="6245E3D6" w14:textId="77777777" w:rsidTr="00DA203A">
        <w:trPr>
          <w:trHeight w:val="340"/>
          <w:jc w:val="center"/>
        </w:trPr>
        <w:tc>
          <w:tcPr>
            <w:tcW w:w="1479" w:type="dxa"/>
            <w:tcBorders>
              <w:top w:val="nil"/>
              <w:left w:val="nil"/>
              <w:bottom w:val="nil"/>
              <w:right w:val="nil"/>
            </w:tcBorders>
            <w:shd w:val="clear" w:color="auto" w:fill="auto"/>
            <w:vAlign w:val="center"/>
            <w:hideMark/>
          </w:tcPr>
          <w:p w14:paraId="539DB565" w14:textId="77777777" w:rsidR="0037512B" w:rsidRPr="008604C9" w:rsidRDefault="0037512B" w:rsidP="00DA203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Período </w:t>
            </w:r>
            <w:proofErr w:type="gramStart"/>
            <w:r>
              <w:rPr>
                <w:rFonts w:ascii="Arial" w:eastAsia="Times New Roman" w:hAnsi="Arial" w:cs="Arial"/>
                <w:b/>
                <w:bCs/>
                <w:color w:val="000000"/>
                <w:sz w:val="20"/>
                <w:szCs w:val="20"/>
                <w:lang w:eastAsia="pt-BR"/>
              </w:rPr>
              <w:t>4</w:t>
            </w:r>
            <w:proofErr w:type="gramEnd"/>
          </w:p>
        </w:tc>
        <w:tc>
          <w:tcPr>
            <w:tcW w:w="1259" w:type="dxa"/>
            <w:tcBorders>
              <w:top w:val="nil"/>
              <w:left w:val="nil"/>
              <w:bottom w:val="nil"/>
              <w:right w:val="nil"/>
            </w:tcBorders>
            <w:shd w:val="clear" w:color="auto" w:fill="auto"/>
            <w:noWrap/>
            <w:vAlign w:val="center"/>
            <w:hideMark/>
          </w:tcPr>
          <w:p w14:paraId="6444B9B5"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-20.949***</w:t>
            </w:r>
          </w:p>
        </w:tc>
        <w:tc>
          <w:tcPr>
            <w:tcW w:w="1230" w:type="dxa"/>
            <w:tcBorders>
              <w:top w:val="nil"/>
              <w:left w:val="nil"/>
              <w:bottom w:val="nil"/>
              <w:right w:val="nil"/>
            </w:tcBorders>
            <w:shd w:val="clear" w:color="auto" w:fill="auto"/>
            <w:noWrap/>
            <w:vAlign w:val="center"/>
            <w:hideMark/>
          </w:tcPr>
          <w:p w14:paraId="3B9542AD"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-19.895***</w:t>
            </w:r>
          </w:p>
        </w:tc>
        <w:tc>
          <w:tcPr>
            <w:tcW w:w="1259" w:type="dxa"/>
            <w:tcBorders>
              <w:top w:val="nil"/>
              <w:left w:val="nil"/>
              <w:bottom w:val="nil"/>
              <w:right w:val="nil"/>
            </w:tcBorders>
            <w:shd w:val="clear" w:color="auto" w:fill="auto"/>
            <w:noWrap/>
            <w:vAlign w:val="center"/>
            <w:hideMark/>
          </w:tcPr>
          <w:p w14:paraId="682BAC3B"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-4.149</w:t>
            </w:r>
          </w:p>
        </w:tc>
        <w:tc>
          <w:tcPr>
            <w:tcW w:w="1253" w:type="dxa"/>
            <w:tcBorders>
              <w:top w:val="nil"/>
              <w:left w:val="nil"/>
              <w:bottom w:val="nil"/>
              <w:right w:val="nil"/>
            </w:tcBorders>
            <w:shd w:val="clear" w:color="auto" w:fill="auto"/>
            <w:noWrap/>
            <w:vAlign w:val="center"/>
            <w:hideMark/>
          </w:tcPr>
          <w:p w14:paraId="6E7B34EA"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-0.997</w:t>
            </w:r>
          </w:p>
        </w:tc>
        <w:tc>
          <w:tcPr>
            <w:tcW w:w="500" w:type="dxa"/>
            <w:tcBorders>
              <w:top w:val="nil"/>
              <w:left w:val="nil"/>
              <w:bottom w:val="nil"/>
              <w:right w:val="nil"/>
            </w:tcBorders>
            <w:shd w:val="clear" w:color="auto" w:fill="auto"/>
            <w:noWrap/>
            <w:vAlign w:val="center"/>
            <w:hideMark/>
          </w:tcPr>
          <w:p w14:paraId="07A9DAEA"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nil"/>
              <w:right w:val="nil"/>
            </w:tcBorders>
            <w:shd w:val="clear" w:color="auto" w:fill="auto"/>
            <w:noWrap/>
            <w:vAlign w:val="center"/>
            <w:hideMark/>
          </w:tcPr>
          <w:p w14:paraId="1A3FF7AF"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w:t>
            </w:r>
          </w:p>
        </w:tc>
        <w:tc>
          <w:tcPr>
            <w:tcW w:w="1240" w:type="dxa"/>
            <w:tcBorders>
              <w:top w:val="nil"/>
              <w:left w:val="nil"/>
              <w:bottom w:val="nil"/>
              <w:right w:val="nil"/>
            </w:tcBorders>
            <w:shd w:val="clear" w:color="auto" w:fill="auto"/>
            <w:noWrap/>
            <w:vAlign w:val="center"/>
            <w:hideMark/>
          </w:tcPr>
          <w:p w14:paraId="230DC2A7"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w:t>
            </w:r>
          </w:p>
        </w:tc>
        <w:tc>
          <w:tcPr>
            <w:tcW w:w="1241" w:type="dxa"/>
            <w:tcBorders>
              <w:top w:val="nil"/>
              <w:left w:val="nil"/>
              <w:bottom w:val="nil"/>
              <w:right w:val="nil"/>
            </w:tcBorders>
            <w:shd w:val="clear" w:color="auto" w:fill="auto"/>
            <w:noWrap/>
            <w:vAlign w:val="center"/>
            <w:hideMark/>
          </w:tcPr>
          <w:p w14:paraId="61F13E7B"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w:t>
            </w:r>
          </w:p>
        </w:tc>
        <w:tc>
          <w:tcPr>
            <w:tcW w:w="1240" w:type="dxa"/>
            <w:tcBorders>
              <w:top w:val="nil"/>
              <w:left w:val="nil"/>
              <w:bottom w:val="nil"/>
              <w:right w:val="nil"/>
            </w:tcBorders>
            <w:shd w:val="clear" w:color="auto" w:fill="auto"/>
            <w:noWrap/>
            <w:vAlign w:val="center"/>
            <w:hideMark/>
          </w:tcPr>
          <w:p w14:paraId="7EF6EF43"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w:t>
            </w:r>
          </w:p>
        </w:tc>
      </w:tr>
      <w:tr w:rsidR="0037512B" w:rsidRPr="008604C9" w14:paraId="11B9811A" w14:textId="77777777" w:rsidTr="00DA203A">
        <w:trPr>
          <w:trHeight w:val="340"/>
          <w:jc w:val="center"/>
        </w:trPr>
        <w:tc>
          <w:tcPr>
            <w:tcW w:w="1479" w:type="dxa"/>
            <w:tcBorders>
              <w:top w:val="nil"/>
              <w:left w:val="nil"/>
              <w:right w:val="nil"/>
            </w:tcBorders>
            <w:shd w:val="clear" w:color="auto" w:fill="auto"/>
            <w:noWrap/>
            <w:vAlign w:val="center"/>
            <w:hideMark/>
          </w:tcPr>
          <w:p w14:paraId="2E426462" w14:textId="77777777" w:rsidR="0037512B" w:rsidRPr="008604C9" w:rsidRDefault="0037512B" w:rsidP="00DA203A">
            <w:pPr>
              <w:spacing w:after="0" w:line="240" w:lineRule="auto"/>
              <w:jc w:val="center"/>
              <w:rPr>
                <w:rFonts w:ascii="Arial" w:eastAsia="Times New Roman" w:hAnsi="Arial" w:cs="Arial"/>
                <w:b/>
                <w:bCs/>
                <w:color w:val="000000"/>
                <w:sz w:val="20"/>
                <w:szCs w:val="20"/>
                <w:lang w:eastAsia="pt-BR"/>
              </w:rPr>
            </w:pPr>
          </w:p>
        </w:tc>
        <w:tc>
          <w:tcPr>
            <w:tcW w:w="1259" w:type="dxa"/>
            <w:tcBorders>
              <w:top w:val="nil"/>
              <w:left w:val="nil"/>
              <w:right w:val="nil"/>
            </w:tcBorders>
            <w:shd w:val="clear" w:color="auto" w:fill="auto"/>
            <w:noWrap/>
            <w:vAlign w:val="center"/>
            <w:hideMark/>
          </w:tcPr>
          <w:p w14:paraId="4411BCB2"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30" w:type="dxa"/>
            <w:tcBorders>
              <w:top w:val="nil"/>
              <w:left w:val="nil"/>
              <w:right w:val="nil"/>
            </w:tcBorders>
            <w:shd w:val="clear" w:color="auto" w:fill="auto"/>
            <w:noWrap/>
            <w:vAlign w:val="center"/>
            <w:hideMark/>
          </w:tcPr>
          <w:p w14:paraId="7780E23C"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59" w:type="dxa"/>
            <w:tcBorders>
              <w:top w:val="nil"/>
              <w:left w:val="nil"/>
              <w:right w:val="nil"/>
            </w:tcBorders>
            <w:shd w:val="clear" w:color="auto" w:fill="auto"/>
            <w:noWrap/>
            <w:vAlign w:val="center"/>
            <w:hideMark/>
          </w:tcPr>
          <w:p w14:paraId="26741561"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53" w:type="dxa"/>
            <w:tcBorders>
              <w:top w:val="nil"/>
              <w:left w:val="nil"/>
              <w:right w:val="nil"/>
            </w:tcBorders>
            <w:shd w:val="clear" w:color="auto" w:fill="auto"/>
            <w:noWrap/>
            <w:vAlign w:val="center"/>
            <w:hideMark/>
          </w:tcPr>
          <w:p w14:paraId="4E64EE33"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500" w:type="dxa"/>
            <w:tcBorders>
              <w:top w:val="nil"/>
              <w:left w:val="nil"/>
              <w:right w:val="nil"/>
            </w:tcBorders>
            <w:shd w:val="clear" w:color="auto" w:fill="auto"/>
            <w:noWrap/>
            <w:vAlign w:val="center"/>
            <w:hideMark/>
          </w:tcPr>
          <w:p w14:paraId="1112EAB4"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right w:val="nil"/>
            </w:tcBorders>
            <w:shd w:val="clear" w:color="auto" w:fill="auto"/>
            <w:noWrap/>
            <w:vAlign w:val="center"/>
            <w:hideMark/>
          </w:tcPr>
          <w:p w14:paraId="1DC2BC81"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0" w:type="dxa"/>
            <w:tcBorders>
              <w:top w:val="nil"/>
              <w:left w:val="nil"/>
              <w:right w:val="nil"/>
            </w:tcBorders>
            <w:shd w:val="clear" w:color="auto" w:fill="auto"/>
            <w:noWrap/>
            <w:vAlign w:val="center"/>
            <w:hideMark/>
          </w:tcPr>
          <w:p w14:paraId="52C674C8"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right w:val="nil"/>
            </w:tcBorders>
            <w:shd w:val="clear" w:color="auto" w:fill="auto"/>
            <w:noWrap/>
            <w:vAlign w:val="center"/>
            <w:hideMark/>
          </w:tcPr>
          <w:p w14:paraId="227B0748"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0" w:type="dxa"/>
            <w:tcBorders>
              <w:top w:val="nil"/>
              <w:left w:val="nil"/>
              <w:right w:val="nil"/>
            </w:tcBorders>
            <w:shd w:val="clear" w:color="auto" w:fill="auto"/>
            <w:noWrap/>
            <w:vAlign w:val="center"/>
            <w:hideMark/>
          </w:tcPr>
          <w:p w14:paraId="64D31AD6"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r>
      <w:tr w:rsidR="0037512B" w:rsidRPr="008604C9" w14:paraId="1D372946" w14:textId="77777777" w:rsidTr="00DA203A">
        <w:trPr>
          <w:trHeight w:val="340"/>
          <w:jc w:val="center"/>
        </w:trPr>
        <w:tc>
          <w:tcPr>
            <w:tcW w:w="1479" w:type="dxa"/>
            <w:tcBorders>
              <w:top w:val="nil"/>
              <w:left w:val="nil"/>
              <w:bottom w:val="single" w:sz="12" w:space="0" w:color="auto"/>
              <w:right w:val="nil"/>
            </w:tcBorders>
            <w:shd w:val="clear" w:color="auto" w:fill="auto"/>
            <w:noWrap/>
            <w:vAlign w:val="center"/>
            <w:hideMark/>
          </w:tcPr>
          <w:p w14:paraId="149A7181" w14:textId="77777777" w:rsidR="0037512B" w:rsidRPr="008604C9" w:rsidRDefault="0037512B" w:rsidP="00DA203A">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Obs.</w:t>
            </w:r>
          </w:p>
        </w:tc>
        <w:tc>
          <w:tcPr>
            <w:tcW w:w="1259" w:type="dxa"/>
            <w:tcBorders>
              <w:top w:val="nil"/>
              <w:left w:val="nil"/>
              <w:bottom w:val="single" w:sz="12" w:space="0" w:color="auto"/>
              <w:right w:val="nil"/>
            </w:tcBorders>
            <w:shd w:val="clear" w:color="auto" w:fill="auto"/>
            <w:noWrap/>
            <w:vAlign w:val="center"/>
            <w:hideMark/>
          </w:tcPr>
          <w:p w14:paraId="0401180A"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419,434</w:t>
            </w:r>
          </w:p>
        </w:tc>
        <w:tc>
          <w:tcPr>
            <w:tcW w:w="1230" w:type="dxa"/>
            <w:tcBorders>
              <w:top w:val="nil"/>
              <w:left w:val="nil"/>
              <w:bottom w:val="single" w:sz="12" w:space="0" w:color="auto"/>
              <w:right w:val="nil"/>
            </w:tcBorders>
            <w:shd w:val="clear" w:color="auto" w:fill="auto"/>
            <w:noWrap/>
            <w:vAlign w:val="center"/>
            <w:hideMark/>
          </w:tcPr>
          <w:p w14:paraId="3903F79F"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419,423</w:t>
            </w:r>
          </w:p>
        </w:tc>
        <w:tc>
          <w:tcPr>
            <w:tcW w:w="1259" w:type="dxa"/>
            <w:tcBorders>
              <w:top w:val="nil"/>
              <w:left w:val="nil"/>
              <w:bottom w:val="single" w:sz="12" w:space="0" w:color="auto"/>
              <w:right w:val="nil"/>
            </w:tcBorders>
            <w:shd w:val="clear" w:color="auto" w:fill="auto"/>
            <w:vAlign w:val="center"/>
            <w:hideMark/>
          </w:tcPr>
          <w:p w14:paraId="683F6D3F"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425,796</w:t>
            </w:r>
          </w:p>
        </w:tc>
        <w:tc>
          <w:tcPr>
            <w:tcW w:w="1253" w:type="dxa"/>
            <w:tcBorders>
              <w:top w:val="nil"/>
              <w:left w:val="nil"/>
              <w:bottom w:val="single" w:sz="12" w:space="0" w:color="auto"/>
              <w:right w:val="nil"/>
            </w:tcBorders>
            <w:shd w:val="clear" w:color="auto" w:fill="auto"/>
            <w:vAlign w:val="center"/>
            <w:hideMark/>
          </w:tcPr>
          <w:p w14:paraId="644EE599"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425,801</w:t>
            </w:r>
          </w:p>
        </w:tc>
        <w:tc>
          <w:tcPr>
            <w:tcW w:w="500" w:type="dxa"/>
            <w:tcBorders>
              <w:top w:val="nil"/>
              <w:left w:val="nil"/>
              <w:bottom w:val="single" w:sz="12" w:space="0" w:color="auto"/>
              <w:right w:val="nil"/>
            </w:tcBorders>
            <w:shd w:val="clear" w:color="auto" w:fill="auto"/>
            <w:noWrap/>
            <w:vAlign w:val="center"/>
            <w:hideMark/>
          </w:tcPr>
          <w:p w14:paraId="41CB0502"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p>
        </w:tc>
        <w:tc>
          <w:tcPr>
            <w:tcW w:w="1241" w:type="dxa"/>
            <w:tcBorders>
              <w:top w:val="nil"/>
              <w:left w:val="nil"/>
              <w:bottom w:val="single" w:sz="12" w:space="0" w:color="auto"/>
              <w:right w:val="nil"/>
            </w:tcBorders>
            <w:shd w:val="clear" w:color="auto" w:fill="auto"/>
            <w:vAlign w:val="center"/>
            <w:hideMark/>
          </w:tcPr>
          <w:p w14:paraId="248C032E"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412,386</w:t>
            </w:r>
          </w:p>
        </w:tc>
        <w:tc>
          <w:tcPr>
            <w:tcW w:w="1240" w:type="dxa"/>
            <w:tcBorders>
              <w:top w:val="nil"/>
              <w:left w:val="nil"/>
              <w:bottom w:val="single" w:sz="12" w:space="0" w:color="auto"/>
              <w:right w:val="nil"/>
            </w:tcBorders>
            <w:shd w:val="clear" w:color="auto" w:fill="auto"/>
            <w:vAlign w:val="center"/>
            <w:hideMark/>
          </w:tcPr>
          <w:p w14:paraId="2A62D34E"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412,375</w:t>
            </w:r>
          </w:p>
        </w:tc>
        <w:tc>
          <w:tcPr>
            <w:tcW w:w="1241" w:type="dxa"/>
            <w:tcBorders>
              <w:top w:val="nil"/>
              <w:left w:val="nil"/>
              <w:bottom w:val="single" w:sz="12" w:space="0" w:color="auto"/>
              <w:right w:val="nil"/>
            </w:tcBorders>
            <w:shd w:val="clear" w:color="auto" w:fill="auto"/>
            <w:vAlign w:val="center"/>
            <w:hideMark/>
          </w:tcPr>
          <w:p w14:paraId="2C5117C7"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419,249</w:t>
            </w:r>
          </w:p>
        </w:tc>
        <w:tc>
          <w:tcPr>
            <w:tcW w:w="1240" w:type="dxa"/>
            <w:tcBorders>
              <w:top w:val="nil"/>
              <w:left w:val="nil"/>
              <w:bottom w:val="single" w:sz="12" w:space="0" w:color="auto"/>
              <w:right w:val="nil"/>
            </w:tcBorders>
            <w:shd w:val="clear" w:color="auto" w:fill="auto"/>
            <w:vAlign w:val="center"/>
            <w:hideMark/>
          </w:tcPr>
          <w:p w14:paraId="3E09E8DD" w14:textId="77777777" w:rsidR="0037512B" w:rsidRPr="008604C9" w:rsidRDefault="0037512B" w:rsidP="00DA203A">
            <w:pPr>
              <w:spacing w:after="0" w:line="240" w:lineRule="auto"/>
              <w:jc w:val="center"/>
              <w:rPr>
                <w:rFonts w:ascii="Arial" w:eastAsia="Times New Roman" w:hAnsi="Arial" w:cs="Arial"/>
                <w:color w:val="000000"/>
                <w:sz w:val="20"/>
                <w:szCs w:val="20"/>
                <w:lang w:eastAsia="pt-BR"/>
              </w:rPr>
            </w:pPr>
            <w:r w:rsidRPr="008604C9">
              <w:rPr>
                <w:rFonts w:ascii="Arial" w:eastAsia="Times New Roman" w:hAnsi="Arial" w:cs="Arial"/>
                <w:color w:val="000000"/>
                <w:sz w:val="20"/>
                <w:szCs w:val="20"/>
                <w:lang w:eastAsia="pt-BR"/>
              </w:rPr>
              <w:t>419,254</w:t>
            </w:r>
          </w:p>
        </w:tc>
      </w:tr>
    </w:tbl>
    <w:p w14:paraId="7FBBC374" w14:textId="75C26194" w:rsidR="00385F78" w:rsidRDefault="00964464" w:rsidP="0037512B">
      <w:pPr>
        <w:spacing w:line="480" w:lineRule="auto"/>
        <w:rPr>
          <w:rFonts w:ascii="Arial" w:hAnsi="Arial" w:cs="Arial"/>
          <w:sz w:val="20"/>
          <w:szCs w:val="20"/>
        </w:rPr>
      </w:pPr>
      <w:r>
        <w:rPr>
          <w:rFonts w:ascii="Arial" w:hAnsi="Arial" w:cs="Arial"/>
          <w:sz w:val="20"/>
          <w:szCs w:val="20"/>
        </w:rPr>
        <w:t xml:space="preserve">              (</w:t>
      </w:r>
      <w:r w:rsidRPr="00F87C1D">
        <w:rPr>
          <w:rFonts w:ascii="Arial" w:hAnsi="Arial" w:cs="Arial"/>
          <w:sz w:val="20"/>
          <w:szCs w:val="20"/>
        </w:rPr>
        <w:t>*</w:t>
      </w:r>
      <w:r>
        <w:rPr>
          <w:rFonts w:ascii="Arial" w:hAnsi="Arial" w:cs="Arial"/>
          <w:sz w:val="20"/>
          <w:szCs w:val="20"/>
        </w:rPr>
        <w:t>)</w:t>
      </w:r>
      <w:r w:rsidRPr="00F87C1D">
        <w:rPr>
          <w:rFonts w:ascii="Arial" w:hAnsi="Arial" w:cs="Arial"/>
          <w:sz w:val="20"/>
          <w:szCs w:val="20"/>
        </w:rPr>
        <w:t xml:space="preserve"> p&lt;0.05,</w:t>
      </w:r>
      <w:r>
        <w:rPr>
          <w:rFonts w:ascii="Arial" w:hAnsi="Arial" w:cs="Arial"/>
          <w:sz w:val="20"/>
          <w:szCs w:val="20"/>
        </w:rPr>
        <w:t xml:space="preserve"> (</w:t>
      </w:r>
      <w:r w:rsidRPr="00F87C1D">
        <w:rPr>
          <w:rFonts w:ascii="Arial" w:hAnsi="Arial" w:cs="Arial"/>
          <w:sz w:val="20"/>
          <w:szCs w:val="20"/>
        </w:rPr>
        <w:t>**</w:t>
      </w:r>
      <w:r>
        <w:rPr>
          <w:rFonts w:ascii="Arial" w:hAnsi="Arial" w:cs="Arial"/>
          <w:sz w:val="20"/>
          <w:szCs w:val="20"/>
        </w:rPr>
        <w:t>)</w:t>
      </w:r>
      <w:r w:rsidRPr="00F87C1D">
        <w:rPr>
          <w:rFonts w:ascii="Arial" w:hAnsi="Arial" w:cs="Arial"/>
          <w:sz w:val="20"/>
          <w:szCs w:val="20"/>
        </w:rPr>
        <w:t xml:space="preserve"> p&lt;0.01, </w:t>
      </w:r>
      <w:r>
        <w:rPr>
          <w:rFonts w:ascii="Arial" w:hAnsi="Arial" w:cs="Arial"/>
          <w:sz w:val="20"/>
          <w:szCs w:val="20"/>
        </w:rPr>
        <w:t>(</w:t>
      </w:r>
      <w:r w:rsidRPr="00F87C1D">
        <w:rPr>
          <w:rFonts w:ascii="Arial" w:hAnsi="Arial" w:cs="Arial"/>
          <w:sz w:val="20"/>
          <w:szCs w:val="20"/>
        </w:rPr>
        <w:t>***</w:t>
      </w:r>
      <w:r>
        <w:rPr>
          <w:rFonts w:ascii="Arial" w:hAnsi="Arial" w:cs="Arial"/>
          <w:sz w:val="20"/>
          <w:szCs w:val="20"/>
        </w:rPr>
        <w:t>)</w:t>
      </w:r>
      <w:r w:rsidRPr="00F87C1D">
        <w:rPr>
          <w:rFonts w:ascii="Arial" w:hAnsi="Arial" w:cs="Arial"/>
          <w:sz w:val="20"/>
          <w:szCs w:val="20"/>
        </w:rPr>
        <w:t xml:space="preserve"> p&lt;0.001</w:t>
      </w:r>
    </w:p>
    <w:p w14:paraId="5BBCD19D" w14:textId="77777777" w:rsidR="00385F78" w:rsidRPr="00F83986" w:rsidRDefault="00385F78" w:rsidP="00385F78">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614629C2" w14:textId="77777777" w:rsidR="00385F78" w:rsidRDefault="00385F78" w:rsidP="0037512B">
      <w:pPr>
        <w:spacing w:line="480" w:lineRule="auto"/>
        <w:rPr>
          <w:rFonts w:ascii="Arial" w:hAnsi="Arial" w:cs="Arial"/>
          <w:sz w:val="20"/>
          <w:szCs w:val="20"/>
        </w:rPr>
        <w:sectPr w:rsidR="00385F78" w:rsidSect="009123A0">
          <w:pgSz w:w="16838" w:h="11906" w:orient="landscape"/>
          <w:pgMar w:top="1701" w:right="1701" w:bottom="1701" w:left="1701" w:header="709" w:footer="709" w:gutter="0"/>
          <w:cols w:space="708"/>
          <w:docGrid w:linePitch="360"/>
        </w:sectPr>
      </w:pPr>
    </w:p>
    <w:p w14:paraId="470F660B" w14:textId="5E69A395" w:rsidR="00D8333E" w:rsidRPr="00D8333E" w:rsidRDefault="00964464" w:rsidP="00D8333E">
      <w:pPr>
        <w:pStyle w:val="Legenda"/>
        <w:keepNext/>
        <w:jc w:val="center"/>
        <w:rPr>
          <w:rFonts w:ascii="Arial" w:hAnsi="Arial" w:cs="Arial"/>
          <w:i w:val="0"/>
          <w:color w:val="000000" w:themeColor="text1"/>
          <w:sz w:val="24"/>
        </w:rPr>
      </w:pPr>
      <w:r>
        <w:rPr>
          <w:rFonts w:ascii="Arial" w:hAnsi="Arial" w:cs="Arial"/>
          <w:i w:val="0"/>
          <w:color w:val="000000" w:themeColor="text1"/>
          <w:sz w:val="24"/>
        </w:rPr>
        <w:lastRenderedPageBreak/>
        <w:t>Anexo</w:t>
      </w:r>
      <w:r w:rsidR="00D8333E" w:rsidRPr="00D8333E">
        <w:rPr>
          <w:rFonts w:ascii="Arial" w:hAnsi="Arial" w:cs="Arial"/>
          <w:i w:val="0"/>
          <w:color w:val="000000" w:themeColor="text1"/>
          <w:sz w:val="24"/>
        </w:rPr>
        <w:t xml:space="preserve"> </w:t>
      </w:r>
      <w:r w:rsidR="00D8333E" w:rsidRPr="00D8333E">
        <w:rPr>
          <w:rFonts w:ascii="Arial" w:hAnsi="Arial" w:cs="Arial"/>
          <w:i w:val="0"/>
          <w:color w:val="000000" w:themeColor="text1"/>
          <w:sz w:val="24"/>
        </w:rPr>
        <w:fldChar w:fldCharType="begin"/>
      </w:r>
      <w:r w:rsidR="00D8333E" w:rsidRPr="00D8333E">
        <w:rPr>
          <w:rFonts w:ascii="Arial" w:hAnsi="Arial" w:cs="Arial"/>
          <w:i w:val="0"/>
          <w:color w:val="000000" w:themeColor="text1"/>
          <w:sz w:val="24"/>
        </w:rPr>
        <w:instrText xml:space="preserve"> SEQ Apêndice \* ARABIC </w:instrText>
      </w:r>
      <w:r w:rsidR="00D8333E" w:rsidRPr="00D8333E">
        <w:rPr>
          <w:rFonts w:ascii="Arial" w:hAnsi="Arial" w:cs="Arial"/>
          <w:i w:val="0"/>
          <w:color w:val="000000" w:themeColor="text1"/>
          <w:sz w:val="24"/>
        </w:rPr>
        <w:fldChar w:fldCharType="separate"/>
      </w:r>
      <w:r w:rsidR="00E073E3">
        <w:rPr>
          <w:rFonts w:ascii="Arial" w:hAnsi="Arial" w:cs="Arial"/>
          <w:i w:val="0"/>
          <w:noProof/>
          <w:color w:val="000000" w:themeColor="text1"/>
          <w:sz w:val="24"/>
        </w:rPr>
        <w:t>13</w:t>
      </w:r>
      <w:r w:rsidR="00D8333E" w:rsidRPr="00D8333E">
        <w:rPr>
          <w:rFonts w:ascii="Arial" w:hAnsi="Arial" w:cs="Arial"/>
          <w:i w:val="0"/>
          <w:color w:val="000000" w:themeColor="text1"/>
          <w:sz w:val="24"/>
        </w:rPr>
        <w:fldChar w:fldCharType="end"/>
      </w:r>
      <w:r w:rsidR="00D8333E" w:rsidRPr="00D8333E">
        <w:rPr>
          <w:rFonts w:ascii="Arial" w:hAnsi="Arial" w:cs="Arial"/>
          <w:i w:val="0"/>
          <w:color w:val="000000" w:themeColor="text1"/>
          <w:sz w:val="24"/>
        </w:rPr>
        <w:t xml:space="preserve"> </w:t>
      </w:r>
      <w:r w:rsidR="00DA203A">
        <w:rPr>
          <w:rFonts w:ascii="Arial" w:hAnsi="Arial" w:cs="Arial"/>
          <w:i w:val="0"/>
          <w:color w:val="000000" w:themeColor="text1"/>
          <w:sz w:val="24"/>
        </w:rPr>
        <w:t>-</w:t>
      </w:r>
      <w:r w:rsidR="00D8333E" w:rsidRPr="00D8333E">
        <w:rPr>
          <w:rFonts w:ascii="Arial" w:hAnsi="Arial" w:cs="Arial"/>
          <w:i w:val="0"/>
          <w:color w:val="000000" w:themeColor="text1"/>
          <w:sz w:val="24"/>
        </w:rPr>
        <w:t xml:space="preserve"> </w:t>
      </w:r>
      <w:r w:rsidR="00DA203A">
        <w:rPr>
          <w:rFonts w:ascii="Arial" w:hAnsi="Arial" w:cs="Arial"/>
          <w:i w:val="0"/>
          <w:color w:val="000000" w:themeColor="text1"/>
          <w:sz w:val="24"/>
        </w:rPr>
        <w:t>Tabela dos Grupos de Controle de Cada Estimação Adicional</w:t>
      </w:r>
    </w:p>
    <w:tbl>
      <w:tblPr>
        <w:tblW w:w="0" w:type="auto"/>
        <w:jc w:val="center"/>
        <w:tblInd w:w="55" w:type="dxa"/>
        <w:tblCellMar>
          <w:left w:w="70" w:type="dxa"/>
          <w:right w:w="70" w:type="dxa"/>
        </w:tblCellMar>
        <w:tblLook w:val="04A0" w:firstRow="1" w:lastRow="0" w:firstColumn="1" w:lastColumn="0" w:noHBand="0" w:noVBand="1"/>
      </w:tblPr>
      <w:tblGrid>
        <w:gridCol w:w="1349"/>
        <w:gridCol w:w="3457"/>
        <w:gridCol w:w="228"/>
        <w:gridCol w:w="3614"/>
      </w:tblGrid>
      <w:tr w:rsidR="00D8333E" w:rsidRPr="00F22DB2" w14:paraId="275741BE" w14:textId="77777777" w:rsidTr="00F22DB2">
        <w:trPr>
          <w:trHeight w:val="510"/>
          <w:jc w:val="center"/>
        </w:trPr>
        <w:tc>
          <w:tcPr>
            <w:tcW w:w="1349" w:type="dxa"/>
            <w:tcBorders>
              <w:top w:val="single" w:sz="12" w:space="0" w:color="auto"/>
              <w:left w:val="nil"/>
              <w:bottom w:val="single" w:sz="4" w:space="0" w:color="auto"/>
              <w:right w:val="nil"/>
            </w:tcBorders>
            <w:shd w:val="clear" w:color="auto" w:fill="auto"/>
            <w:vAlign w:val="center"/>
            <w:hideMark/>
          </w:tcPr>
          <w:p w14:paraId="41431119" w14:textId="77777777" w:rsidR="00D8333E" w:rsidRPr="00D8333E" w:rsidRDefault="00D8333E" w:rsidP="00D8333E">
            <w:pPr>
              <w:spacing w:after="0" w:line="240" w:lineRule="auto"/>
              <w:jc w:val="center"/>
              <w:rPr>
                <w:rFonts w:ascii="Arial" w:eastAsia="Times New Roman" w:hAnsi="Arial" w:cs="Arial"/>
                <w:b/>
                <w:bCs/>
                <w:color w:val="000000"/>
                <w:sz w:val="20"/>
                <w:lang w:eastAsia="pt-BR"/>
              </w:rPr>
            </w:pPr>
            <w:r w:rsidRPr="00D8333E">
              <w:rPr>
                <w:rFonts w:ascii="Arial" w:eastAsia="Times New Roman" w:hAnsi="Arial" w:cs="Arial"/>
                <w:b/>
                <w:bCs/>
                <w:color w:val="000000"/>
                <w:sz w:val="20"/>
                <w:lang w:eastAsia="pt-BR"/>
              </w:rPr>
              <w:t>Estimação Adicional</w:t>
            </w:r>
          </w:p>
        </w:tc>
        <w:tc>
          <w:tcPr>
            <w:tcW w:w="3457" w:type="dxa"/>
            <w:tcBorders>
              <w:top w:val="single" w:sz="12" w:space="0" w:color="auto"/>
              <w:left w:val="nil"/>
              <w:bottom w:val="single" w:sz="4" w:space="0" w:color="auto"/>
              <w:right w:val="nil"/>
            </w:tcBorders>
            <w:shd w:val="clear" w:color="auto" w:fill="auto"/>
            <w:vAlign w:val="center"/>
            <w:hideMark/>
          </w:tcPr>
          <w:p w14:paraId="44F3D49B" w14:textId="77777777" w:rsidR="00D8333E" w:rsidRPr="00D8333E" w:rsidRDefault="00D8333E" w:rsidP="00D8333E">
            <w:pPr>
              <w:spacing w:after="0" w:line="240" w:lineRule="auto"/>
              <w:jc w:val="center"/>
              <w:rPr>
                <w:rFonts w:ascii="Arial" w:eastAsia="Times New Roman" w:hAnsi="Arial" w:cs="Arial"/>
                <w:b/>
                <w:bCs/>
                <w:color w:val="000000"/>
                <w:sz w:val="20"/>
                <w:lang w:eastAsia="pt-BR"/>
              </w:rPr>
            </w:pPr>
            <w:r w:rsidRPr="00D8333E">
              <w:rPr>
                <w:rFonts w:ascii="Arial" w:eastAsia="Times New Roman" w:hAnsi="Arial" w:cs="Arial"/>
                <w:b/>
                <w:bCs/>
                <w:color w:val="000000"/>
                <w:sz w:val="20"/>
                <w:lang w:eastAsia="pt-BR"/>
              </w:rPr>
              <w:t>Grupo de Tratamento</w:t>
            </w:r>
          </w:p>
        </w:tc>
        <w:tc>
          <w:tcPr>
            <w:tcW w:w="228" w:type="dxa"/>
            <w:tcBorders>
              <w:top w:val="single" w:sz="12" w:space="0" w:color="auto"/>
              <w:left w:val="nil"/>
              <w:bottom w:val="single" w:sz="4" w:space="0" w:color="auto"/>
              <w:right w:val="nil"/>
            </w:tcBorders>
            <w:vAlign w:val="center"/>
          </w:tcPr>
          <w:p w14:paraId="519B3334" w14:textId="77777777" w:rsidR="00D8333E" w:rsidRPr="00F22DB2" w:rsidRDefault="00D8333E" w:rsidP="00F22DB2">
            <w:pPr>
              <w:spacing w:after="0" w:line="240" w:lineRule="auto"/>
              <w:jc w:val="center"/>
              <w:rPr>
                <w:rFonts w:ascii="Arial" w:eastAsia="Times New Roman" w:hAnsi="Arial" w:cs="Arial"/>
                <w:b/>
                <w:bCs/>
                <w:color w:val="000000"/>
                <w:sz w:val="20"/>
                <w:lang w:eastAsia="pt-BR"/>
              </w:rPr>
            </w:pPr>
          </w:p>
        </w:tc>
        <w:tc>
          <w:tcPr>
            <w:tcW w:w="3614" w:type="dxa"/>
            <w:tcBorders>
              <w:top w:val="single" w:sz="12" w:space="0" w:color="auto"/>
              <w:left w:val="nil"/>
              <w:bottom w:val="single" w:sz="4" w:space="0" w:color="auto"/>
              <w:right w:val="nil"/>
            </w:tcBorders>
            <w:shd w:val="clear" w:color="auto" w:fill="auto"/>
            <w:vAlign w:val="center"/>
            <w:hideMark/>
          </w:tcPr>
          <w:p w14:paraId="5930270F" w14:textId="73850845" w:rsidR="00D8333E" w:rsidRPr="00D8333E" w:rsidRDefault="00D8333E" w:rsidP="00D8333E">
            <w:pPr>
              <w:spacing w:after="0" w:line="240" w:lineRule="auto"/>
              <w:jc w:val="center"/>
              <w:rPr>
                <w:rFonts w:ascii="Arial" w:eastAsia="Times New Roman" w:hAnsi="Arial" w:cs="Arial"/>
                <w:b/>
                <w:bCs/>
                <w:color w:val="000000"/>
                <w:sz w:val="20"/>
                <w:lang w:eastAsia="pt-BR"/>
              </w:rPr>
            </w:pPr>
            <w:r w:rsidRPr="00D8333E">
              <w:rPr>
                <w:rFonts w:ascii="Arial" w:eastAsia="Times New Roman" w:hAnsi="Arial" w:cs="Arial"/>
                <w:b/>
                <w:bCs/>
                <w:color w:val="000000"/>
                <w:sz w:val="20"/>
                <w:lang w:eastAsia="pt-BR"/>
              </w:rPr>
              <w:t>Grupo de Controle</w:t>
            </w:r>
          </w:p>
        </w:tc>
      </w:tr>
      <w:tr w:rsidR="00D8333E" w:rsidRPr="00F22DB2" w14:paraId="17F03A92" w14:textId="77777777" w:rsidTr="00F22DB2">
        <w:trPr>
          <w:trHeight w:val="964"/>
          <w:jc w:val="center"/>
        </w:trPr>
        <w:tc>
          <w:tcPr>
            <w:tcW w:w="1349" w:type="dxa"/>
            <w:tcBorders>
              <w:top w:val="nil"/>
              <w:left w:val="nil"/>
              <w:bottom w:val="nil"/>
              <w:right w:val="nil"/>
            </w:tcBorders>
            <w:shd w:val="clear" w:color="auto" w:fill="auto"/>
            <w:vAlign w:val="center"/>
            <w:hideMark/>
          </w:tcPr>
          <w:p w14:paraId="5981E0F3" w14:textId="55F7AC70" w:rsidR="00D8333E" w:rsidRPr="00D8333E" w:rsidRDefault="00D8333E" w:rsidP="00D8333E">
            <w:pPr>
              <w:spacing w:after="0" w:line="240" w:lineRule="auto"/>
              <w:rPr>
                <w:rFonts w:ascii="Arial" w:eastAsia="Times New Roman" w:hAnsi="Arial" w:cs="Arial"/>
                <w:b/>
                <w:bCs/>
                <w:color w:val="000000"/>
                <w:sz w:val="20"/>
                <w:lang w:eastAsia="pt-BR"/>
              </w:rPr>
            </w:pPr>
            <w:r w:rsidRPr="00F22DB2">
              <w:rPr>
                <w:rFonts w:ascii="Arial" w:eastAsia="Times New Roman" w:hAnsi="Arial" w:cs="Arial"/>
                <w:b/>
                <w:bCs/>
                <w:color w:val="000000"/>
                <w:sz w:val="20"/>
                <w:lang w:eastAsia="pt-BR"/>
              </w:rPr>
              <w:t xml:space="preserve">Adicional </w:t>
            </w:r>
            <w:proofErr w:type="gramStart"/>
            <w:r w:rsidRPr="00D8333E">
              <w:rPr>
                <w:rFonts w:ascii="Arial" w:eastAsia="Times New Roman" w:hAnsi="Arial" w:cs="Arial"/>
                <w:b/>
                <w:bCs/>
                <w:color w:val="000000"/>
                <w:sz w:val="20"/>
                <w:lang w:eastAsia="pt-BR"/>
              </w:rPr>
              <w:t>1</w:t>
            </w:r>
            <w:proofErr w:type="gramEnd"/>
          </w:p>
        </w:tc>
        <w:tc>
          <w:tcPr>
            <w:tcW w:w="3457" w:type="dxa"/>
            <w:tcBorders>
              <w:top w:val="nil"/>
              <w:left w:val="nil"/>
              <w:bottom w:val="nil"/>
              <w:right w:val="nil"/>
            </w:tcBorders>
            <w:shd w:val="clear" w:color="auto" w:fill="auto"/>
            <w:vAlign w:val="center"/>
            <w:hideMark/>
          </w:tcPr>
          <w:p w14:paraId="669FBCB1" w14:textId="77777777" w:rsidR="00D8333E" w:rsidRPr="00D8333E" w:rsidRDefault="00D8333E" w:rsidP="00D8333E">
            <w:pPr>
              <w:spacing w:after="0" w:line="240" w:lineRule="auto"/>
              <w:jc w:val="center"/>
              <w:rPr>
                <w:rFonts w:ascii="Arial" w:eastAsia="Times New Roman" w:hAnsi="Arial" w:cs="Arial"/>
                <w:color w:val="000000"/>
                <w:sz w:val="20"/>
                <w:lang w:eastAsia="pt-BR"/>
              </w:rPr>
            </w:pPr>
            <w:r w:rsidRPr="00D8333E">
              <w:rPr>
                <w:rFonts w:ascii="Arial" w:eastAsia="Times New Roman" w:hAnsi="Arial" w:cs="Arial"/>
                <w:color w:val="000000"/>
                <w:sz w:val="20"/>
                <w:lang w:eastAsia="pt-BR"/>
              </w:rPr>
              <w:t>Selecionadas que receberam o Programa até a Prova Brasil de 2017</w:t>
            </w:r>
          </w:p>
        </w:tc>
        <w:tc>
          <w:tcPr>
            <w:tcW w:w="228" w:type="dxa"/>
            <w:tcBorders>
              <w:top w:val="nil"/>
              <w:left w:val="nil"/>
              <w:bottom w:val="nil"/>
              <w:right w:val="nil"/>
            </w:tcBorders>
            <w:vAlign w:val="center"/>
          </w:tcPr>
          <w:p w14:paraId="39A75265" w14:textId="77777777" w:rsidR="00D8333E" w:rsidRPr="00F22DB2" w:rsidRDefault="00D8333E" w:rsidP="00F22DB2">
            <w:pPr>
              <w:spacing w:after="0" w:line="240" w:lineRule="auto"/>
              <w:jc w:val="center"/>
              <w:rPr>
                <w:rFonts w:ascii="Arial" w:eastAsia="Times New Roman" w:hAnsi="Arial" w:cs="Arial"/>
                <w:color w:val="000000"/>
                <w:sz w:val="20"/>
                <w:lang w:eastAsia="pt-BR"/>
              </w:rPr>
            </w:pPr>
          </w:p>
        </w:tc>
        <w:tc>
          <w:tcPr>
            <w:tcW w:w="3614" w:type="dxa"/>
            <w:tcBorders>
              <w:top w:val="nil"/>
              <w:left w:val="nil"/>
              <w:bottom w:val="nil"/>
              <w:right w:val="nil"/>
            </w:tcBorders>
            <w:shd w:val="clear" w:color="auto" w:fill="auto"/>
            <w:vAlign w:val="center"/>
            <w:hideMark/>
          </w:tcPr>
          <w:p w14:paraId="1916BA27" w14:textId="4A0840B6" w:rsidR="00D8333E" w:rsidRPr="00D8333E" w:rsidRDefault="00D8333E" w:rsidP="00D8333E">
            <w:pPr>
              <w:spacing w:after="0" w:line="240" w:lineRule="auto"/>
              <w:jc w:val="center"/>
              <w:rPr>
                <w:rFonts w:ascii="Arial" w:eastAsia="Times New Roman" w:hAnsi="Arial" w:cs="Arial"/>
                <w:color w:val="000000"/>
                <w:sz w:val="20"/>
                <w:lang w:eastAsia="pt-BR"/>
              </w:rPr>
            </w:pPr>
            <w:r w:rsidRPr="00D8333E">
              <w:rPr>
                <w:rFonts w:ascii="Arial" w:eastAsia="Times New Roman" w:hAnsi="Arial" w:cs="Arial"/>
                <w:color w:val="000000"/>
                <w:sz w:val="20"/>
                <w:lang w:eastAsia="pt-BR"/>
              </w:rPr>
              <w:t xml:space="preserve">Aptas que foram eliminadas por falta de vaga ou que foram selecionadas e </w:t>
            </w:r>
            <w:r w:rsidRPr="00F22DB2">
              <w:rPr>
                <w:rFonts w:ascii="Arial" w:eastAsia="Times New Roman" w:hAnsi="Arial" w:cs="Arial"/>
                <w:color w:val="000000"/>
                <w:sz w:val="20"/>
                <w:lang w:eastAsia="pt-BR"/>
              </w:rPr>
              <w:t>desistiram</w:t>
            </w:r>
            <w:r w:rsidRPr="00D8333E">
              <w:rPr>
                <w:rFonts w:ascii="Arial" w:eastAsia="Times New Roman" w:hAnsi="Arial" w:cs="Arial"/>
                <w:color w:val="000000"/>
                <w:sz w:val="20"/>
                <w:lang w:eastAsia="pt-BR"/>
              </w:rPr>
              <w:t xml:space="preserve"> do Programa</w:t>
            </w:r>
          </w:p>
        </w:tc>
      </w:tr>
      <w:tr w:rsidR="00D8333E" w:rsidRPr="00F22DB2" w14:paraId="44F181B5" w14:textId="77777777" w:rsidTr="00F22DB2">
        <w:trPr>
          <w:trHeight w:val="964"/>
          <w:jc w:val="center"/>
        </w:trPr>
        <w:tc>
          <w:tcPr>
            <w:tcW w:w="1349" w:type="dxa"/>
            <w:tcBorders>
              <w:top w:val="nil"/>
              <w:left w:val="nil"/>
              <w:bottom w:val="nil"/>
              <w:right w:val="nil"/>
            </w:tcBorders>
            <w:shd w:val="clear" w:color="auto" w:fill="auto"/>
            <w:vAlign w:val="center"/>
            <w:hideMark/>
          </w:tcPr>
          <w:p w14:paraId="7603A2B1" w14:textId="0CF2C3FF" w:rsidR="00D8333E" w:rsidRPr="00D8333E" w:rsidRDefault="00D8333E" w:rsidP="00D8333E">
            <w:pPr>
              <w:spacing w:after="0" w:line="240" w:lineRule="auto"/>
              <w:rPr>
                <w:rFonts w:ascii="Arial" w:eastAsia="Times New Roman" w:hAnsi="Arial" w:cs="Arial"/>
                <w:b/>
                <w:bCs/>
                <w:color w:val="000000"/>
                <w:sz w:val="20"/>
                <w:lang w:eastAsia="pt-BR"/>
              </w:rPr>
            </w:pPr>
            <w:r w:rsidRPr="00F22DB2">
              <w:rPr>
                <w:rFonts w:ascii="Arial" w:eastAsia="Times New Roman" w:hAnsi="Arial" w:cs="Arial"/>
                <w:b/>
                <w:bCs/>
                <w:color w:val="000000"/>
                <w:sz w:val="20"/>
                <w:lang w:eastAsia="pt-BR"/>
              </w:rPr>
              <w:t xml:space="preserve">Adicional </w:t>
            </w:r>
            <w:proofErr w:type="gramStart"/>
            <w:r w:rsidRPr="00D8333E">
              <w:rPr>
                <w:rFonts w:ascii="Arial" w:eastAsia="Times New Roman" w:hAnsi="Arial" w:cs="Arial"/>
                <w:b/>
                <w:bCs/>
                <w:color w:val="000000"/>
                <w:sz w:val="20"/>
                <w:lang w:eastAsia="pt-BR"/>
              </w:rPr>
              <w:t>2</w:t>
            </w:r>
            <w:proofErr w:type="gramEnd"/>
          </w:p>
        </w:tc>
        <w:tc>
          <w:tcPr>
            <w:tcW w:w="3457" w:type="dxa"/>
            <w:tcBorders>
              <w:top w:val="nil"/>
              <w:left w:val="nil"/>
              <w:bottom w:val="nil"/>
              <w:right w:val="nil"/>
            </w:tcBorders>
            <w:shd w:val="clear" w:color="auto" w:fill="auto"/>
            <w:vAlign w:val="center"/>
            <w:hideMark/>
          </w:tcPr>
          <w:p w14:paraId="04854E39" w14:textId="77777777" w:rsidR="00D8333E" w:rsidRPr="00D8333E" w:rsidRDefault="00D8333E" w:rsidP="00D8333E">
            <w:pPr>
              <w:spacing w:after="0" w:line="240" w:lineRule="auto"/>
              <w:jc w:val="center"/>
              <w:rPr>
                <w:rFonts w:ascii="Arial" w:eastAsia="Times New Roman" w:hAnsi="Arial" w:cs="Arial"/>
                <w:color w:val="000000"/>
                <w:sz w:val="20"/>
                <w:lang w:eastAsia="pt-BR"/>
              </w:rPr>
            </w:pPr>
            <w:r w:rsidRPr="00D8333E">
              <w:rPr>
                <w:rFonts w:ascii="Arial" w:eastAsia="Times New Roman" w:hAnsi="Arial" w:cs="Arial"/>
                <w:color w:val="000000"/>
                <w:sz w:val="20"/>
                <w:lang w:eastAsia="pt-BR"/>
              </w:rPr>
              <w:t>Selecionadas que receberam o Programa até a Prova Brasil de 2017</w:t>
            </w:r>
          </w:p>
        </w:tc>
        <w:tc>
          <w:tcPr>
            <w:tcW w:w="228" w:type="dxa"/>
            <w:tcBorders>
              <w:top w:val="nil"/>
              <w:left w:val="nil"/>
              <w:bottom w:val="nil"/>
              <w:right w:val="nil"/>
            </w:tcBorders>
            <w:vAlign w:val="center"/>
          </w:tcPr>
          <w:p w14:paraId="1518E708" w14:textId="77777777" w:rsidR="00D8333E" w:rsidRPr="00F22DB2" w:rsidRDefault="00D8333E" w:rsidP="00F22DB2">
            <w:pPr>
              <w:spacing w:after="0" w:line="240" w:lineRule="auto"/>
              <w:jc w:val="center"/>
              <w:rPr>
                <w:rFonts w:ascii="Arial" w:eastAsia="Times New Roman" w:hAnsi="Arial" w:cs="Arial"/>
                <w:color w:val="000000"/>
                <w:sz w:val="20"/>
                <w:lang w:eastAsia="pt-BR"/>
              </w:rPr>
            </w:pPr>
          </w:p>
        </w:tc>
        <w:tc>
          <w:tcPr>
            <w:tcW w:w="3614" w:type="dxa"/>
            <w:tcBorders>
              <w:top w:val="nil"/>
              <w:left w:val="nil"/>
              <w:bottom w:val="nil"/>
              <w:right w:val="nil"/>
            </w:tcBorders>
            <w:shd w:val="clear" w:color="auto" w:fill="auto"/>
            <w:vAlign w:val="center"/>
            <w:hideMark/>
          </w:tcPr>
          <w:p w14:paraId="0916A62B" w14:textId="6310C315" w:rsidR="00D8333E" w:rsidRPr="00D8333E" w:rsidRDefault="00D8333E" w:rsidP="00D8333E">
            <w:pPr>
              <w:spacing w:after="0" w:line="240" w:lineRule="auto"/>
              <w:jc w:val="center"/>
              <w:rPr>
                <w:rFonts w:ascii="Arial" w:eastAsia="Times New Roman" w:hAnsi="Arial" w:cs="Arial"/>
                <w:color w:val="000000"/>
                <w:sz w:val="20"/>
                <w:lang w:eastAsia="pt-BR"/>
              </w:rPr>
            </w:pPr>
            <w:r w:rsidRPr="00D8333E">
              <w:rPr>
                <w:rFonts w:ascii="Arial" w:eastAsia="Times New Roman" w:hAnsi="Arial" w:cs="Arial"/>
                <w:color w:val="000000"/>
                <w:sz w:val="20"/>
                <w:lang w:eastAsia="pt-BR"/>
              </w:rPr>
              <w:t>Aptas que não foram selecionadas e Selecionadas que receberam o Programa após a Prova Brasil de 2017</w:t>
            </w:r>
          </w:p>
        </w:tc>
      </w:tr>
      <w:tr w:rsidR="00D8333E" w:rsidRPr="00F22DB2" w14:paraId="62E66FB7" w14:textId="77777777" w:rsidTr="00F22DB2">
        <w:trPr>
          <w:trHeight w:val="964"/>
          <w:jc w:val="center"/>
        </w:trPr>
        <w:tc>
          <w:tcPr>
            <w:tcW w:w="1349" w:type="dxa"/>
            <w:tcBorders>
              <w:top w:val="nil"/>
              <w:left w:val="nil"/>
              <w:right w:val="nil"/>
            </w:tcBorders>
            <w:shd w:val="clear" w:color="auto" w:fill="auto"/>
            <w:vAlign w:val="center"/>
            <w:hideMark/>
          </w:tcPr>
          <w:p w14:paraId="0009DE8A" w14:textId="5855CD06" w:rsidR="00D8333E" w:rsidRPr="00D8333E" w:rsidRDefault="00D8333E" w:rsidP="00D8333E">
            <w:pPr>
              <w:spacing w:after="0" w:line="240" w:lineRule="auto"/>
              <w:rPr>
                <w:rFonts w:ascii="Arial" w:eastAsia="Times New Roman" w:hAnsi="Arial" w:cs="Arial"/>
                <w:b/>
                <w:bCs/>
                <w:color w:val="000000"/>
                <w:sz w:val="20"/>
                <w:lang w:eastAsia="pt-BR"/>
              </w:rPr>
            </w:pPr>
            <w:r w:rsidRPr="00F22DB2">
              <w:rPr>
                <w:rFonts w:ascii="Arial" w:eastAsia="Times New Roman" w:hAnsi="Arial" w:cs="Arial"/>
                <w:b/>
                <w:bCs/>
                <w:color w:val="000000"/>
                <w:sz w:val="20"/>
                <w:lang w:eastAsia="pt-BR"/>
              </w:rPr>
              <w:t xml:space="preserve">Adicional </w:t>
            </w:r>
            <w:proofErr w:type="gramStart"/>
            <w:r w:rsidRPr="00D8333E">
              <w:rPr>
                <w:rFonts w:ascii="Arial" w:eastAsia="Times New Roman" w:hAnsi="Arial" w:cs="Arial"/>
                <w:b/>
                <w:bCs/>
                <w:color w:val="000000"/>
                <w:sz w:val="20"/>
                <w:lang w:eastAsia="pt-BR"/>
              </w:rPr>
              <w:t>3</w:t>
            </w:r>
            <w:proofErr w:type="gramEnd"/>
          </w:p>
        </w:tc>
        <w:tc>
          <w:tcPr>
            <w:tcW w:w="3457" w:type="dxa"/>
            <w:tcBorders>
              <w:top w:val="nil"/>
              <w:left w:val="nil"/>
              <w:right w:val="nil"/>
            </w:tcBorders>
            <w:shd w:val="clear" w:color="auto" w:fill="auto"/>
            <w:vAlign w:val="center"/>
            <w:hideMark/>
          </w:tcPr>
          <w:p w14:paraId="15AB092F" w14:textId="77777777" w:rsidR="00D8333E" w:rsidRPr="00D8333E" w:rsidRDefault="00D8333E" w:rsidP="00D8333E">
            <w:pPr>
              <w:spacing w:after="0" w:line="240" w:lineRule="auto"/>
              <w:jc w:val="center"/>
              <w:rPr>
                <w:rFonts w:ascii="Arial" w:eastAsia="Times New Roman" w:hAnsi="Arial" w:cs="Arial"/>
                <w:color w:val="000000"/>
                <w:sz w:val="20"/>
                <w:lang w:eastAsia="pt-BR"/>
              </w:rPr>
            </w:pPr>
            <w:r w:rsidRPr="00D8333E">
              <w:rPr>
                <w:rFonts w:ascii="Arial" w:eastAsia="Times New Roman" w:hAnsi="Arial" w:cs="Arial"/>
                <w:color w:val="000000"/>
                <w:sz w:val="20"/>
                <w:lang w:eastAsia="pt-BR"/>
              </w:rPr>
              <w:t>Selecionadas que receberam o Programa até a Prova Brasil de 2017</w:t>
            </w:r>
          </w:p>
        </w:tc>
        <w:tc>
          <w:tcPr>
            <w:tcW w:w="228" w:type="dxa"/>
            <w:tcBorders>
              <w:top w:val="nil"/>
              <w:left w:val="nil"/>
              <w:right w:val="nil"/>
            </w:tcBorders>
            <w:vAlign w:val="center"/>
          </w:tcPr>
          <w:p w14:paraId="4AFCF2EE" w14:textId="77777777" w:rsidR="00D8333E" w:rsidRPr="00F22DB2" w:rsidRDefault="00D8333E" w:rsidP="00F22DB2">
            <w:pPr>
              <w:spacing w:after="0" w:line="240" w:lineRule="auto"/>
              <w:jc w:val="center"/>
              <w:rPr>
                <w:rFonts w:ascii="Arial" w:eastAsia="Times New Roman" w:hAnsi="Arial" w:cs="Arial"/>
                <w:color w:val="000000"/>
                <w:sz w:val="20"/>
                <w:lang w:eastAsia="pt-BR"/>
              </w:rPr>
            </w:pPr>
          </w:p>
        </w:tc>
        <w:tc>
          <w:tcPr>
            <w:tcW w:w="3614" w:type="dxa"/>
            <w:tcBorders>
              <w:top w:val="nil"/>
              <w:left w:val="nil"/>
              <w:right w:val="nil"/>
            </w:tcBorders>
            <w:shd w:val="clear" w:color="auto" w:fill="auto"/>
            <w:vAlign w:val="center"/>
            <w:hideMark/>
          </w:tcPr>
          <w:p w14:paraId="5D8C1AA1" w14:textId="7763CEAE" w:rsidR="00D8333E" w:rsidRPr="00D8333E" w:rsidRDefault="00D8333E" w:rsidP="00D8333E">
            <w:pPr>
              <w:spacing w:after="0" w:line="240" w:lineRule="auto"/>
              <w:jc w:val="center"/>
              <w:rPr>
                <w:rFonts w:ascii="Arial" w:eastAsia="Times New Roman" w:hAnsi="Arial" w:cs="Arial"/>
                <w:color w:val="000000"/>
                <w:sz w:val="20"/>
                <w:lang w:eastAsia="pt-BR"/>
              </w:rPr>
            </w:pPr>
            <w:r w:rsidRPr="00D8333E">
              <w:rPr>
                <w:rFonts w:ascii="Arial" w:eastAsia="Times New Roman" w:hAnsi="Arial" w:cs="Arial"/>
                <w:color w:val="000000"/>
                <w:sz w:val="20"/>
                <w:lang w:eastAsia="pt-BR"/>
              </w:rPr>
              <w:t xml:space="preserve">Aptas que foram eliminadas por falta de vaga ou que foram selecionadas e </w:t>
            </w:r>
            <w:r w:rsidRPr="00F22DB2">
              <w:rPr>
                <w:rFonts w:ascii="Arial" w:eastAsia="Times New Roman" w:hAnsi="Arial" w:cs="Arial"/>
                <w:color w:val="000000"/>
                <w:sz w:val="20"/>
                <w:lang w:eastAsia="pt-BR"/>
              </w:rPr>
              <w:t>desistiram</w:t>
            </w:r>
            <w:r w:rsidRPr="00D8333E">
              <w:rPr>
                <w:rFonts w:ascii="Arial" w:eastAsia="Times New Roman" w:hAnsi="Arial" w:cs="Arial"/>
                <w:color w:val="000000"/>
                <w:sz w:val="20"/>
                <w:lang w:eastAsia="pt-BR"/>
              </w:rPr>
              <w:t xml:space="preserve"> do Programa</w:t>
            </w:r>
          </w:p>
        </w:tc>
      </w:tr>
      <w:tr w:rsidR="00D8333E" w:rsidRPr="00F22DB2" w14:paraId="73A388AB" w14:textId="77777777" w:rsidTr="00F22DB2">
        <w:trPr>
          <w:trHeight w:val="964"/>
          <w:jc w:val="center"/>
        </w:trPr>
        <w:tc>
          <w:tcPr>
            <w:tcW w:w="1349" w:type="dxa"/>
            <w:tcBorders>
              <w:top w:val="nil"/>
              <w:left w:val="nil"/>
              <w:bottom w:val="single" w:sz="12" w:space="0" w:color="auto"/>
              <w:right w:val="nil"/>
            </w:tcBorders>
            <w:shd w:val="clear" w:color="auto" w:fill="auto"/>
            <w:vAlign w:val="center"/>
            <w:hideMark/>
          </w:tcPr>
          <w:p w14:paraId="3D58B651" w14:textId="6EA752A4" w:rsidR="00D8333E" w:rsidRPr="00D8333E" w:rsidRDefault="00D8333E" w:rsidP="00D8333E">
            <w:pPr>
              <w:spacing w:after="0" w:line="240" w:lineRule="auto"/>
              <w:rPr>
                <w:rFonts w:ascii="Arial" w:eastAsia="Times New Roman" w:hAnsi="Arial" w:cs="Arial"/>
                <w:b/>
                <w:bCs/>
                <w:color w:val="000000"/>
                <w:sz w:val="20"/>
                <w:lang w:eastAsia="pt-BR"/>
              </w:rPr>
            </w:pPr>
            <w:r w:rsidRPr="00F22DB2">
              <w:rPr>
                <w:rFonts w:ascii="Arial" w:eastAsia="Times New Roman" w:hAnsi="Arial" w:cs="Arial"/>
                <w:b/>
                <w:bCs/>
                <w:color w:val="000000"/>
                <w:sz w:val="20"/>
                <w:lang w:eastAsia="pt-BR"/>
              </w:rPr>
              <w:t xml:space="preserve">Adicional </w:t>
            </w:r>
            <w:proofErr w:type="gramStart"/>
            <w:r w:rsidRPr="00D8333E">
              <w:rPr>
                <w:rFonts w:ascii="Arial" w:eastAsia="Times New Roman" w:hAnsi="Arial" w:cs="Arial"/>
                <w:b/>
                <w:bCs/>
                <w:color w:val="000000"/>
                <w:sz w:val="20"/>
                <w:lang w:eastAsia="pt-BR"/>
              </w:rPr>
              <w:t>4</w:t>
            </w:r>
            <w:proofErr w:type="gramEnd"/>
          </w:p>
        </w:tc>
        <w:tc>
          <w:tcPr>
            <w:tcW w:w="3457" w:type="dxa"/>
            <w:tcBorders>
              <w:top w:val="nil"/>
              <w:left w:val="nil"/>
              <w:bottom w:val="single" w:sz="12" w:space="0" w:color="auto"/>
              <w:right w:val="nil"/>
            </w:tcBorders>
            <w:shd w:val="clear" w:color="auto" w:fill="auto"/>
            <w:vAlign w:val="center"/>
            <w:hideMark/>
          </w:tcPr>
          <w:p w14:paraId="0F571E6A" w14:textId="77777777" w:rsidR="00D8333E" w:rsidRPr="00D8333E" w:rsidRDefault="00D8333E" w:rsidP="00D8333E">
            <w:pPr>
              <w:spacing w:after="0" w:line="240" w:lineRule="auto"/>
              <w:jc w:val="center"/>
              <w:rPr>
                <w:rFonts w:ascii="Arial" w:eastAsia="Times New Roman" w:hAnsi="Arial" w:cs="Arial"/>
                <w:color w:val="000000"/>
                <w:sz w:val="20"/>
                <w:lang w:eastAsia="pt-BR"/>
              </w:rPr>
            </w:pPr>
            <w:r w:rsidRPr="00D8333E">
              <w:rPr>
                <w:rFonts w:ascii="Arial" w:eastAsia="Times New Roman" w:hAnsi="Arial" w:cs="Arial"/>
                <w:color w:val="000000"/>
                <w:sz w:val="20"/>
                <w:lang w:eastAsia="pt-BR"/>
              </w:rPr>
              <w:t>Selecionadas que receberam o Programa até a Prova Brasil de 2017</w:t>
            </w:r>
          </w:p>
        </w:tc>
        <w:tc>
          <w:tcPr>
            <w:tcW w:w="228" w:type="dxa"/>
            <w:tcBorders>
              <w:top w:val="nil"/>
              <w:left w:val="nil"/>
              <w:bottom w:val="single" w:sz="12" w:space="0" w:color="auto"/>
              <w:right w:val="nil"/>
            </w:tcBorders>
            <w:vAlign w:val="center"/>
          </w:tcPr>
          <w:p w14:paraId="5BC55AF4" w14:textId="77777777" w:rsidR="00D8333E" w:rsidRPr="00F22DB2" w:rsidRDefault="00D8333E" w:rsidP="00F22DB2">
            <w:pPr>
              <w:spacing w:after="0" w:line="240" w:lineRule="auto"/>
              <w:jc w:val="center"/>
              <w:rPr>
                <w:rFonts w:ascii="Arial" w:eastAsia="Times New Roman" w:hAnsi="Arial" w:cs="Arial"/>
                <w:color w:val="000000"/>
                <w:sz w:val="20"/>
                <w:lang w:eastAsia="pt-BR"/>
              </w:rPr>
            </w:pPr>
          </w:p>
        </w:tc>
        <w:tc>
          <w:tcPr>
            <w:tcW w:w="3614" w:type="dxa"/>
            <w:tcBorders>
              <w:top w:val="nil"/>
              <w:left w:val="nil"/>
              <w:bottom w:val="single" w:sz="12" w:space="0" w:color="auto"/>
              <w:right w:val="nil"/>
            </w:tcBorders>
            <w:shd w:val="clear" w:color="auto" w:fill="auto"/>
            <w:vAlign w:val="center"/>
            <w:hideMark/>
          </w:tcPr>
          <w:p w14:paraId="1C368BF2" w14:textId="650068E7" w:rsidR="00D8333E" w:rsidRPr="00D8333E" w:rsidRDefault="00D8333E" w:rsidP="00D8333E">
            <w:pPr>
              <w:spacing w:after="0" w:line="240" w:lineRule="auto"/>
              <w:jc w:val="center"/>
              <w:rPr>
                <w:rFonts w:ascii="Arial" w:eastAsia="Times New Roman" w:hAnsi="Arial" w:cs="Arial"/>
                <w:color w:val="000000"/>
                <w:sz w:val="20"/>
                <w:lang w:eastAsia="pt-BR"/>
              </w:rPr>
            </w:pPr>
            <w:r w:rsidRPr="00D8333E">
              <w:rPr>
                <w:rFonts w:ascii="Arial" w:eastAsia="Times New Roman" w:hAnsi="Arial" w:cs="Arial"/>
                <w:color w:val="000000"/>
                <w:sz w:val="20"/>
                <w:lang w:eastAsia="pt-BR"/>
              </w:rPr>
              <w:t>Todos os Municípios do Brasil com exceção daqueles que estavam Aptos ao Programa</w:t>
            </w:r>
          </w:p>
        </w:tc>
      </w:tr>
    </w:tbl>
    <w:p w14:paraId="4FB8CDCB" w14:textId="77777777" w:rsidR="00385F78" w:rsidRPr="00F83986" w:rsidRDefault="00385F78" w:rsidP="00385F78">
      <w:pPr>
        <w:spacing w:line="360" w:lineRule="auto"/>
        <w:jc w:val="center"/>
        <w:rPr>
          <w:rFonts w:ascii="Arial" w:hAnsi="Arial" w:cs="Arial"/>
          <w:sz w:val="24"/>
        </w:rPr>
      </w:pPr>
      <w:r w:rsidRPr="00801278">
        <w:rPr>
          <w:rFonts w:ascii="Arial" w:hAnsi="Arial" w:cs="Arial"/>
          <w:sz w:val="20"/>
          <w:szCs w:val="20"/>
        </w:rPr>
        <w:t>Fonte: Elaboração própria com base nas Informações da Prova Brasil (2007-2017) e da CGU</w:t>
      </w:r>
    </w:p>
    <w:p w14:paraId="01E63C43" w14:textId="6F54C13F" w:rsidR="0037512B" w:rsidRPr="009C65C2" w:rsidRDefault="0037512B" w:rsidP="0037512B">
      <w:pPr>
        <w:spacing w:line="480" w:lineRule="auto"/>
        <w:rPr>
          <w:rFonts w:ascii="Arial" w:hAnsi="Arial" w:cs="Arial"/>
          <w:sz w:val="20"/>
          <w:szCs w:val="20"/>
        </w:rPr>
      </w:pPr>
    </w:p>
    <w:sectPr w:rsidR="0037512B" w:rsidRPr="009C65C2" w:rsidSect="009123A0">
      <w:type w:val="continuous"/>
      <w:pgSz w:w="11906" w:h="16838"/>
      <w:pgMar w:top="1701" w:right="1134" w:bottom="1134"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AD248E" w15:done="0"/>
  <w15:commentEx w15:paraId="47CC7F26" w15:done="0"/>
  <w15:commentEx w15:paraId="127DB277" w15:done="0"/>
  <w15:commentEx w15:paraId="416B4438" w15:done="0"/>
  <w15:commentEx w15:paraId="10093FF6" w15:done="0"/>
  <w15:commentEx w15:paraId="7D586F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42F84" w16cex:dateUtc="2022-02-02T01:15:00Z"/>
  <w16cex:commentExtensible w16cex:durableId="25A42F35" w16cex:dateUtc="2022-02-02T01:14:00Z"/>
  <w16cex:commentExtensible w16cex:durableId="25A42F16" w16cex:dateUtc="2022-02-02T01:13:00Z"/>
  <w16cex:commentExtensible w16cex:durableId="25A42E65" w16cex:dateUtc="2022-02-02T01:10:00Z"/>
  <w16cex:commentExtensible w16cex:durableId="25A42DDF" w16cex:dateUtc="2022-02-02T01:08:00Z"/>
  <w16cex:commentExtensible w16cex:durableId="25A42E32" w16cex:dateUtc="2022-02-02T0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AD248E" w16cid:durableId="25A42F84"/>
  <w16cid:commentId w16cid:paraId="47CC7F26" w16cid:durableId="25A42F35"/>
  <w16cid:commentId w16cid:paraId="127DB277" w16cid:durableId="25A42F16"/>
  <w16cid:commentId w16cid:paraId="416B4438" w16cid:durableId="25A42E65"/>
  <w16cid:commentId w16cid:paraId="10093FF6" w16cid:durableId="25A42DDF"/>
  <w16cid:commentId w16cid:paraId="7D586F82" w16cid:durableId="25A42E3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3A100F" w14:textId="77777777" w:rsidR="00933D9F" w:rsidRDefault="00933D9F" w:rsidP="009F40AD">
      <w:pPr>
        <w:spacing w:after="0" w:line="240" w:lineRule="auto"/>
      </w:pPr>
      <w:r>
        <w:separator/>
      </w:r>
    </w:p>
  </w:endnote>
  <w:endnote w:type="continuationSeparator" w:id="0">
    <w:p w14:paraId="1F7EAAB2" w14:textId="77777777" w:rsidR="00933D9F" w:rsidRDefault="00933D9F" w:rsidP="009F4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57523"/>
      <w:docPartObj>
        <w:docPartGallery w:val="Page Numbers (Bottom of Page)"/>
        <w:docPartUnique/>
      </w:docPartObj>
    </w:sdtPr>
    <w:sdtEndPr/>
    <w:sdtContent>
      <w:p w14:paraId="5F2B161D" w14:textId="72510818" w:rsidR="00E820CC" w:rsidRDefault="00E820CC">
        <w:pPr>
          <w:pStyle w:val="Rodap"/>
          <w:jc w:val="right"/>
        </w:pPr>
        <w:r>
          <w:fldChar w:fldCharType="begin"/>
        </w:r>
        <w:r>
          <w:instrText>PAGE   \* MERGEFORMAT</w:instrText>
        </w:r>
        <w:r>
          <w:fldChar w:fldCharType="separate"/>
        </w:r>
        <w:r>
          <w:rPr>
            <w:noProof/>
          </w:rPr>
          <w:t>10</w:t>
        </w:r>
        <w:r>
          <w:fldChar w:fldCharType="end"/>
        </w:r>
      </w:p>
    </w:sdtContent>
  </w:sdt>
  <w:p w14:paraId="083CC609" w14:textId="7FCC2A39" w:rsidR="00E820CC" w:rsidRDefault="00E820C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D6154" w14:textId="5FE6F3BF" w:rsidR="00E820CC" w:rsidRDefault="00E820CC">
    <w:pPr>
      <w:pStyle w:val="Rodap"/>
      <w:jc w:val="right"/>
    </w:pPr>
  </w:p>
  <w:p w14:paraId="30E4DEBC" w14:textId="77777777" w:rsidR="00E820CC" w:rsidRDefault="00E820CC">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1B0F8" w14:textId="6E135101" w:rsidR="00E820CC" w:rsidRDefault="00E820CC">
    <w:pPr>
      <w:pStyle w:val="Rodap"/>
      <w:jc w:val="right"/>
    </w:pPr>
  </w:p>
  <w:p w14:paraId="3A4EF907" w14:textId="77777777" w:rsidR="00E820CC" w:rsidRDefault="00E820CC">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FD147" w14:textId="04805079" w:rsidR="00E820CC" w:rsidRDefault="00E820CC" w:rsidP="00C70651">
    <w:pPr>
      <w:pStyle w:val="Rodap"/>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2645780"/>
      <w:docPartObj>
        <w:docPartGallery w:val="Page Numbers (Bottom of Page)"/>
        <w:docPartUnique/>
      </w:docPartObj>
    </w:sdtPr>
    <w:sdtEndPr/>
    <w:sdtContent>
      <w:p w14:paraId="0CF9FEBE" w14:textId="5A54142F" w:rsidR="00E820CC" w:rsidRDefault="00E820CC">
        <w:pPr>
          <w:pStyle w:val="Rodap"/>
          <w:jc w:val="right"/>
        </w:pPr>
        <w:r>
          <w:fldChar w:fldCharType="begin"/>
        </w:r>
        <w:r>
          <w:instrText>PAGE   \* MERGEFORMAT</w:instrText>
        </w:r>
        <w:r>
          <w:fldChar w:fldCharType="separate"/>
        </w:r>
        <w:r w:rsidR="006B108D">
          <w:rPr>
            <w:noProof/>
          </w:rPr>
          <w:t>11</w:t>
        </w:r>
        <w:r>
          <w:fldChar w:fldCharType="end"/>
        </w:r>
      </w:p>
    </w:sdtContent>
  </w:sdt>
  <w:p w14:paraId="13AA7292" w14:textId="77777777" w:rsidR="00E820CC" w:rsidRDefault="00E820CC">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757629"/>
      <w:docPartObj>
        <w:docPartGallery w:val="Page Numbers (Bottom of Page)"/>
        <w:docPartUnique/>
      </w:docPartObj>
    </w:sdtPr>
    <w:sdtEndPr/>
    <w:sdtContent>
      <w:p w14:paraId="5E94DADC" w14:textId="77777777" w:rsidR="00E820CC" w:rsidRDefault="00E820CC">
        <w:pPr>
          <w:pStyle w:val="Rodap"/>
          <w:jc w:val="right"/>
        </w:pPr>
        <w:r>
          <w:fldChar w:fldCharType="begin"/>
        </w:r>
        <w:r>
          <w:instrText>PAGE   \* MERGEFORMAT</w:instrText>
        </w:r>
        <w:r>
          <w:fldChar w:fldCharType="separate"/>
        </w:r>
        <w:r w:rsidR="006B108D">
          <w:rPr>
            <w:noProof/>
          </w:rPr>
          <w:t>59</w:t>
        </w:r>
        <w:r>
          <w:fldChar w:fldCharType="end"/>
        </w:r>
      </w:p>
    </w:sdtContent>
  </w:sdt>
  <w:p w14:paraId="0F9D100D" w14:textId="77777777" w:rsidR="00E820CC" w:rsidRDefault="00E820CC">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3371217"/>
      <w:docPartObj>
        <w:docPartGallery w:val="Page Numbers (Bottom of Page)"/>
        <w:docPartUnique/>
      </w:docPartObj>
    </w:sdtPr>
    <w:sdtEndPr/>
    <w:sdtContent>
      <w:p w14:paraId="2E0BFD05" w14:textId="336A6D78" w:rsidR="00E820CC" w:rsidRDefault="00E820CC">
        <w:pPr>
          <w:pStyle w:val="Rodap"/>
          <w:jc w:val="right"/>
        </w:pPr>
        <w:r>
          <w:fldChar w:fldCharType="begin"/>
        </w:r>
        <w:r>
          <w:instrText>PAGE   \* MERGEFORMAT</w:instrText>
        </w:r>
        <w:r>
          <w:fldChar w:fldCharType="separate"/>
        </w:r>
        <w:r w:rsidR="006B108D">
          <w:rPr>
            <w:noProof/>
          </w:rPr>
          <w:t>12</w:t>
        </w:r>
        <w:r>
          <w:fldChar w:fldCharType="end"/>
        </w:r>
      </w:p>
    </w:sdtContent>
  </w:sdt>
  <w:p w14:paraId="0DA58B34" w14:textId="6CA91809" w:rsidR="00E820CC" w:rsidRDefault="00E820CC" w:rsidP="00C70651">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9FAAEE" w14:textId="77777777" w:rsidR="00933D9F" w:rsidRDefault="00933D9F" w:rsidP="009F40AD">
      <w:pPr>
        <w:spacing w:after="0" w:line="240" w:lineRule="auto"/>
      </w:pPr>
      <w:r>
        <w:separator/>
      </w:r>
    </w:p>
  </w:footnote>
  <w:footnote w:type="continuationSeparator" w:id="0">
    <w:p w14:paraId="2103AB96" w14:textId="77777777" w:rsidR="00933D9F" w:rsidRDefault="00933D9F" w:rsidP="009F40AD">
      <w:pPr>
        <w:spacing w:after="0" w:line="240" w:lineRule="auto"/>
      </w:pPr>
      <w:r>
        <w:continuationSeparator/>
      </w:r>
    </w:p>
  </w:footnote>
  <w:footnote w:id="1">
    <w:p w14:paraId="5BB3C8F1" w14:textId="77777777" w:rsidR="00E820CC" w:rsidRDefault="00E820CC" w:rsidP="00216EC2">
      <w:pPr>
        <w:pStyle w:val="Textodenotaderodap"/>
      </w:pPr>
      <w:r>
        <w:rPr>
          <w:rStyle w:val="Refdenotaderodap"/>
        </w:rPr>
        <w:footnoteRef/>
      </w:r>
      <w:r>
        <w:t xml:space="preserve"> </w:t>
      </w:r>
      <w:r w:rsidRPr="00AD6296">
        <w:rPr>
          <w:rFonts w:ascii="Arial" w:hAnsi="Arial" w:cs="Arial"/>
        </w:rPr>
        <w:t>Matriz projetada para avaliar a inteligência geral, medindo a capacidade de relações perceptíveis e o raciocínio por analogia desenvolvida (</w:t>
      </w:r>
      <w:proofErr w:type="spellStart"/>
      <w:r w:rsidRPr="00AD6296">
        <w:rPr>
          <w:rFonts w:ascii="Arial" w:hAnsi="Arial" w:cs="Arial"/>
        </w:rPr>
        <w:t>Raven</w:t>
      </w:r>
      <w:proofErr w:type="spellEnd"/>
      <w:r w:rsidRPr="00AD6296">
        <w:rPr>
          <w:rFonts w:ascii="Arial" w:hAnsi="Arial" w:cs="Arial"/>
        </w:rPr>
        <w:t>, 1939</w:t>
      </w:r>
      <w:proofErr w:type="gramStart"/>
      <w:r w:rsidRPr="00AD6296">
        <w:rPr>
          <w:rFonts w:ascii="Arial" w:hAnsi="Arial" w:cs="Arial"/>
        </w:rPr>
        <w:t>)</w:t>
      </w:r>
      <w:proofErr w:type="gramEnd"/>
    </w:p>
  </w:footnote>
  <w:footnote w:id="2">
    <w:p w14:paraId="67807792" w14:textId="77777777" w:rsidR="00E820CC" w:rsidRPr="00AD6296" w:rsidRDefault="00E820CC" w:rsidP="009F40AD">
      <w:pPr>
        <w:pStyle w:val="Textodenotaderodap"/>
        <w:rPr>
          <w:rFonts w:ascii="Arial" w:hAnsi="Arial" w:cs="Arial"/>
        </w:rPr>
      </w:pPr>
      <w:r>
        <w:rPr>
          <w:rStyle w:val="Refdenotaderodap"/>
        </w:rPr>
        <w:footnoteRef/>
      </w:r>
      <w:r>
        <w:t xml:space="preserve"> </w:t>
      </w:r>
      <w:r w:rsidRPr="00AD6296">
        <w:rPr>
          <w:rFonts w:ascii="Arial" w:hAnsi="Arial" w:cs="Arial"/>
        </w:rPr>
        <w:t>Termo para designar o conceito de classe econômica baseado no Critério de Classificação Econômica Brasil (CCEB), conforme definido pela Associação Brasileira de Empresas de Pesquisa (</w:t>
      </w:r>
      <w:proofErr w:type="spellStart"/>
      <w:r w:rsidRPr="00AD6296">
        <w:rPr>
          <w:rFonts w:ascii="Arial" w:hAnsi="Arial" w:cs="Arial"/>
        </w:rPr>
        <w:t>Abep</w:t>
      </w:r>
      <w:proofErr w:type="spellEnd"/>
      <w:r w:rsidRPr="00AD6296">
        <w:rPr>
          <w:rFonts w:ascii="Arial" w:hAnsi="Arial" w:cs="Arial"/>
        </w:rPr>
        <w:t xml:space="preserve">), onde a entidade utiliza para tal classificação a posse de alguns itens duráveis de consumo doméstico, mais o grau de instrução do chefe do domicílio declarado. A posse dos itens estabelece um sistema de pontuação em que a soma para cada domicílio resulta na classificação como classes econômicas A1, A2, B1, B2, C, D e </w:t>
      </w:r>
      <w:proofErr w:type="spellStart"/>
      <w:r w:rsidRPr="00AD6296">
        <w:rPr>
          <w:rFonts w:ascii="Arial" w:hAnsi="Arial" w:cs="Arial"/>
        </w:rPr>
        <w:t>E</w:t>
      </w:r>
      <w:proofErr w:type="spellEnd"/>
      <w:r w:rsidRPr="00AD6296">
        <w:rPr>
          <w:rFonts w:ascii="Arial" w:hAnsi="Arial" w:cs="Arial"/>
        </w:rPr>
        <w:t>, mas que podem agrupadas de acordo com a análise proposta</w:t>
      </w:r>
      <w:r w:rsidRPr="00AD6296">
        <w:rPr>
          <w:rFonts w:ascii="Arial" w:hAnsi="Arial" w:cs="Arial"/>
          <w:sz w:val="22"/>
          <w:szCs w:val="22"/>
        </w:rPr>
        <w:t>.</w:t>
      </w:r>
    </w:p>
  </w:footnote>
  <w:footnote w:id="3">
    <w:p w14:paraId="46A3F962" w14:textId="77777777" w:rsidR="00E820CC" w:rsidRPr="00C24694" w:rsidRDefault="00E820CC" w:rsidP="003E5762">
      <w:pPr>
        <w:rPr>
          <w:rFonts w:ascii="Arial" w:hAnsi="Arial" w:cs="Arial"/>
          <w:sz w:val="20"/>
          <w:szCs w:val="20"/>
        </w:rPr>
      </w:pPr>
      <w:r>
        <w:rPr>
          <w:rStyle w:val="Refdenotaderodap"/>
        </w:rPr>
        <w:footnoteRef/>
      </w:r>
      <w:r>
        <w:t xml:space="preserve"> </w:t>
      </w:r>
      <w:r w:rsidRPr="00AE2F42">
        <w:rPr>
          <w:rFonts w:ascii="Arial" w:hAnsi="Arial" w:cs="Arial"/>
          <w:sz w:val="20"/>
          <w:szCs w:val="20"/>
        </w:rPr>
        <w:t>Noticia retirada do portal do Ministério das Comunicações</w:t>
      </w:r>
      <w:r>
        <w:rPr>
          <w:rFonts w:ascii="Arial" w:hAnsi="Arial" w:cs="Arial"/>
          <w:sz w:val="20"/>
          <w:szCs w:val="20"/>
        </w:rPr>
        <w:t xml:space="preserve">. </w:t>
      </w:r>
      <w:hyperlink r:id="rId1" w:history="1">
        <w:r w:rsidRPr="002B3FC7">
          <w:rPr>
            <w:rStyle w:val="Hyperlink"/>
            <w:rFonts w:ascii="Arial" w:hAnsi="Arial" w:cs="Arial"/>
            <w:sz w:val="20"/>
            <w:szCs w:val="20"/>
          </w:rPr>
          <w:t>http://antigo.mctic.gov.br/mctic/opencms/salaImprensa/noticias/arquivos/migracao/2016/09/MCTIC_finaliza_visitas_tecnicas_a_municipios_do_programa_Cidades_Digitais_em_Sao_Paulo.html</w:t>
        </w:r>
      </w:hyperlink>
      <w:r w:rsidRPr="00AE2F42">
        <w:rPr>
          <w:rFonts w:ascii="Arial" w:hAnsi="Arial" w:cs="Arial"/>
          <w:sz w:val="20"/>
          <w:szCs w:val="20"/>
        </w:rPr>
        <w:t>. Acesso em 02/11/2020.</w:t>
      </w:r>
    </w:p>
  </w:footnote>
  <w:footnote w:id="4">
    <w:p w14:paraId="0586E27A" w14:textId="77777777" w:rsidR="00E820CC" w:rsidRPr="00C24694" w:rsidRDefault="00E820CC" w:rsidP="003E5762">
      <w:pPr>
        <w:rPr>
          <w:rFonts w:ascii="Arial" w:hAnsi="Arial" w:cs="Arial"/>
          <w:color w:val="0563C1" w:themeColor="hyperlink"/>
          <w:sz w:val="20"/>
          <w:szCs w:val="20"/>
        </w:rPr>
      </w:pPr>
      <w:r>
        <w:rPr>
          <w:rStyle w:val="Refdenotaderodap"/>
        </w:rPr>
        <w:footnoteRef/>
      </w:r>
      <w:r>
        <w:t xml:space="preserve"> </w:t>
      </w:r>
      <w:r w:rsidRPr="00AE2F42">
        <w:rPr>
          <w:rFonts w:ascii="Arial" w:hAnsi="Arial" w:cs="Arial"/>
          <w:sz w:val="20"/>
          <w:szCs w:val="20"/>
        </w:rPr>
        <w:t>Noticia retirada do portal do Ministério das Comunicações</w:t>
      </w:r>
      <w:r>
        <w:rPr>
          <w:rFonts w:ascii="Arial" w:hAnsi="Arial" w:cs="Arial"/>
          <w:sz w:val="20"/>
          <w:szCs w:val="20"/>
        </w:rPr>
        <w:t>.</w:t>
      </w:r>
      <w:r w:rsidRPr="00AE2F42">
        <w:rPr>
          <w:rFonts w:ascii="Arial" w:hAnsi="Arial" w:cs="Arial"/>
          <w:sz w:val="20"/>
          <w:szCs w:val="20"/>
        </w:rPr>
        <w:t xml:space="preserve"> </w:t>
      </w:r>
      <w:hyperlink r:id="rId2" w:history="1">
        <w:r w:rsidRPr="00AE2F42">
          <w:rPr>
            <w:rStyle w:val="Hyperlink"/>
            <w:rFonts w:ascii="Arial" w:hAnsi="Arial" w:cs="Arial"/>
            <w:sz w:val="20"/>
            <w:szCs w:val="20"/>
          </w:rPr>
          <w:t>http://antigo.mctic.gov.br/mctic/opencms/salaImprensa/noticias/arquivos/migracao/2016/09/Cidades_Digitais_melhora_servicos_publicos_e_municipios_ja_planejam_sinal_em_areas_rurais.html</w:t>
        </w:r>
      </w:hyperlink>
      <w:r w:rsidRPr="00AE2F42">
        <w:rPr>
          <w:rFonts w:ascii="Arial" w:hAnsi="Arial" w:cs="Arial"/>
          <w:sz w:val="20"/>
          <w:szCs w:val="20"/>
        </w:rPr>
        <w:t>. Acesso em 02/11/2020</w:t>
      </w:r>
    </w:p>
  </w:footnote>
  <w:footnote w:id="5">
    <w:p w14:paraId="3C4BDF65" w14:textId="44337987" w:rsidR="00E820CC" w:rsidRDefault="00E820CC" w:rsidP="00F826E8">
      <w:pPr>
        <w:pStyle w:val="Textodenotaderodap"/>
      </w:pPr>
      <w:r>
        <w:rPr>
          <w:rStyle w:val="Refdenotaderodap"/>
        </w:rPr>
        <w:footnoteRef/>
      </w:r>
      <w:r>
        <w:t xml:space="preserve"> </w:t>
      </w:r>
      <w:r>
        <w:rPr>
          <w:rFonts w:ascii="Arial" w:hAnsi="Arial" w:cs="Arial"/>
        </w:rPr>
        <w:t>Anexos</w:t>
      </w:r>
      <w:r w:rsidRPr="00175E5E">
        <w:rPr>
          <w:rFonts w:ascii="Arial" w:hAnsi="Arial" w:cs="Arial"/>
        </w:rPr>
        <w:t xml:space="preserve"> 1, 2, 3, 4 e 5</w:t>
      </w:r>
      <w:r>
        <w:rPr>
          <w:rFonts w:ascii="Arial" w:hAnsi="Arial" w:cs="Arial"/>
        </w:rPr>
        <w:t>:</w:t>
      </w:r>
      <w:r w:rsidRPr="00175E5E">
        <w:rPr>
          <w:rFonts w:ascii="Arial" w:hAnsi="Arial" w:cs="Arial"/>
        </w:rPr>
        <w:t xml:space="preserve"> Ata da Reunião que definiu o sistema de escolha e os escolhidos para participar do Programa Cidades Digitais.</w:t>
      </w:r>
    </w:p>
  </w:footnote>
  <w:footnote w:id="6">
    <w:p w14:paraId="4017B584" w14:textId="7AE79B46" w:rsidR="00E820CC" w:rsidRDefault="00E820CC">
      <w:pPr>
        <w:pStyle w:val="Textodenotaderodap"/>
      </w:pPr>
      <w:r>
        <w:rPr>
          <w:rStyle w:val="Refdenotaderodap"/>
        </w:rPr>
        <w:footnoteRef/>
      </w:r>
      <w:proofErr w:type="spellStart"/>
      <w:r w:rsidRPr="002B6D3D">
        <w:rPr>
          <w:rFonts w:ascii="Arial" w:hAnsi="Arial" w:cs="Arial"/>
          <w:i/>
        </w:rPr>
        <w:t>Backdone</w:t>
      </w:r>
      <w:proofErr w:type="spellEnd"/>
      <w:r>
        <w:rPr>
          <w:i/>
        </w:rPr>
        <w:t xml:space="preserve"> </w:t>
      </w:r>
      <w:r w:rsidRPr="00DB2274">
        <w:rPr>
          <w:rFonts w:ascii="Arial" w:hAnsi="Arial" w:cs="Arial"/>
        </w:rPr>
        <w:t>é a infraestrutura responsável pelo transporte de dados que facilita o controle de redes, conecta os usuários sem fronteiras geográficas e centraliza a transferência de informações. Sua função é manter em pleno funcionamento todo um ecossistema de comunicação, que interliga pessoas e empresas em todo mundo via conexão com a internet</w:t>
      </w:r>
      <w:r>
        <w:rPr>
          <w:rFonts w:ascii="Arial" w:hAnsi="Arial" w:cs="Arial"/>
        </w:rPr>
        <w:t>.</w:t>
      </w:r>
    </w:p>
  </w:footnote>
  <w:footnote w:id="7">
    <w:p w14:paraId="3D87D254" w14:textId="05C9FD99" w:rsidR="00E820CC" w:rsidRDefault="00E820CC">
      <w:pPr>
        <w:pStyle w:val="Textodenotaderodap"/>
      </w:pPr>
      <w:r>
        <w:rPr>
          <w:rStyle w:val="Refdenotaderodap"/>
        </w:rPr>
        <w:footnoteRef/>
      </w:r>
      <w:r>
        <w:t xml:space="preserve"> </w:t>
      </w:r>
      <w:r>
        <w:rPr>
          <w:rFonts w:ascii="Arial" w:hAnsi="Arial" w:cs="Arial"/>
        </w:rPr>
        <w:t xml:space="preserve">Anexos </w:t>
      </w:r>
      <w:proofErr w:type="gramStart"/>
      <w:r>
        <w:rPr>
          <w:rFonts w:ascii="Arial" w:hAnsi="Arial" w:cs="Arial"/>
        </w:rPr>
        <w:t>6</w:t>
      </w:r>
      <w:proofErr w:type="gramEnd"/>
      <w:r>
        <w:rPr>
          <w:rFonts w:ascii="Arial" w:hAnsi="Arial" w:cs="Arial"/>
        </w:rPr>
        <w:t xml:space="preserve"> e 7: Mapa de </w:t>
      </w:r>
      <w:proofErr w:type="spellStart"/>
      <w:r>
        <w:rPr>
          <w:rFonts w:ascii="Arial" w:hAnsi="Arial" w:cs="Arial"/>
          <w:i/>
          <w:iCs/>
        </w:rPr>
        <w:t>Backdone</w:t>
      </w:r>
      <w:proofErr w:type="spellEnd"/>
      <w:r>
        <w:rPr>
          <w:rFonts w:ascii="Arial" w:hAnsi="Arial" w:cs="Arial"/>
        </w:rPr>
        <w:t xml:space="preserve"> da TELEBRAS em 2012 e 2013</w:t>
      </w:r>
    </w:p>
  </w:footnote>
  <w:footnote w:id="8">
    <w:p w14:paraId="04EE362A" w14:textId="6B28A8A7" w:rsidR="00E820CC" w:rsidRPr="002C0C3A" w:rsidRDefault="00E820CC" w:rsidP="00571B1B">
      <w:pPr>
        <w:pStyle w:val="Textodenotaderodap"/>
        <w:rPr>
          <w:rFonts w:ascii="Arial" w:hAnsi="Arial" w:cs="Arial"/>
        </w:rPr>
      </w:pPr>
      <w:r>
        <w:rPr>
          <w:rStyle w:val="Refdenotaderodap"/>
        </w:rPr>
        <w:footnoteRef/>
      </w:r>
      <w:r>
        <w:t xml:space="preserve"> </w:t>
      </w:r>
      <w:r>
        <w:rPr>
          <w:rFonts w:ascii="Arial" w:hAnsi="Arial" w:cs="Arial"/>
        </w:rPr>
        <w:t xml:space="preserve">Anexos </w:t>
      </w:r>
      <w:proofErr w:type="gramStart"/>
      <w:r>
        <w:rPr>
          <w:rFonts w:ascii="Arial" w:hAnsi="Arial" w:cs="Arial"/>
        </w:rPr>
        <w:t>8</w:t>
      </w:r>
      <w:proofErr w:type="gramEnd"/>
      <w:r>
        <w:rPr>
          <w:rFonts w:ascii="Arial" w:hAnsi="Arial" w:cs="Arial"/>
        </w:rPr>
        <w:t xml:space="preserve"> e 9</w:t>
      </w:r>
      <w:r w:rsidRPr="002C0C3A">
        <w:rPr>
          <w:rFonts w:ascii="Arial" w:hAnsi="Arial" w:cs="Arial"/>
        </w:rPr>
        <w:t xml:space="preserve">: </w:t>
      </w:r>
      <w:r>
        <w:rPr>
          <w:rFonts w:ascii="Arial" w:hAnsi="Arial" w:cs="Arial"/>
        </w:rPr>
        <w:t>Quantidade de m</w:t>
      </w:r>
      <w:r w:rsidRPr="002C0C3A">
        <w:rPr>
          <w:rFonts w:ascii="Arial" w:hAnsi="Arial" w:cs="Arial"/>
        </w:rPr>
        <w:t xml:space="preserve">unicípios envolvidos no Processo de Seleção do </w:t>
      </w:r>
      <w:r>
        <w:rPr>
          <w:rFonts w:ascii="Arial" w:hAnsi="Arial" w:cs="Arial"/>
        </w:rPr>
        <w:t xml:space="preserve">Projeto Piloto do </w:t>
      </w:r>
      <w:r w:rsidRPr="002C0C3A">
        <w:rPr>
          <w:rFonts w:ascii="Arial" w:hAnsi="Arial" w:cs="Arial"/>
        </w:rPr>
        <w:t>Programa por Região e Estado.</w:t>
      </w:r>
    </w:p>
  </w:footnote>
  <w:footnote w:id="9">
    <w:p w14:paraId="04D36181" w14:textId="1B71B736" w:rsidR="00E820CC" w:rsidRPr="00DB643A" w:rsidRDefault="00E820CC" w:rsidP="00530829">
      <w:pPr>
        <w:pStyle w:val="Textodenotaderodap"/>
        <w:rPr>
          <w:rFonts w:ascii="Arial" w:hAnsi="Arial" w:cs="Arial"/>
        </w:rPr>
      </w:pPr>
      <w:r w:rsidRPr="00DB643A">
        <w:rPr>
          <w:rStyle w:val="Refdenotaderodap"/>
          <w:rFonts w:ascii="Arial" w:hAnsi="Arial" w:cs="Arial"/>
        </w:rPr>
        <w:footnoteRef/>
      </w:r>
      <w:r w:rsidRPr="00DB643A">
        <w:rPr>
          <w:rFonts w:ascii="Arial" w:hAnsi="Arial" w:cs="Arial"/>
        </w:rPr>
        <w:t xml:space="preserve"> Tabela Completa no </w:t>
      </w:r>
      <w:proofErr w:type="gramStart"/>
      <w:r w:rsidRPr="00DB643A">
        <w:rPr>
          <w:rFonts w:ascii="Arial" w:hAnsi="Arial" w:cs="Arial"/>
        </w:rPr>
        <w:t>Anexo 10</w:t>
      </w:r>
      <w:proofErr w:type="gramEnd"/>
    </w:p>
  </w:footnote>
  <w:footnote w:id="10">
    <w:p w14:paraId="3C5055C0" w14:textId="1570C6DD" w:rsidR="00E820CC" w:rsidRPr="00DB643A" w:rsidRDefault="00E820CC" w:rsidP="00530829">
      <w:pPr>
        <w:pStyle w:val="Textodenotaderodap"/>
        <w:rPr>
          <w:rFonts w:ascii="Arial" w:hAnsi="Arial" w:cs="Arial"/>
        </w:rPr>
      </w:pPr>
      <w:r w:rsidRPr="00DB643A">
        <w:rPr>
          <w:rStyle w:val="Refdenotaderodap"/>
          <w:rFonts w:ascii="Arial" w:hAnsi="Arial" w:cs="Arial"/>
        </w:rPr>
        <w:footnoteRef/>
      </w:r>
      <w:r w:rsidRPr="00DB643A">
        <w:rPr>
          <w:rFonts w:ascii="Arial" w:hAnsi="Arial" w:cs="Arial"/>
        </w:rPr>
        <w:t xml:space="preserve"> Anexo 11: Intervalo de Aplicação das Edições da Prova Brasil de 2007 a 2017 com Datas Específicas</w:t>
      </w:r>
    </w:p>
  </w:footnote>
  <w:footnote w:id="11">
    <w:p w14:paraId="05F8F080" w14:textId="19153510" w:rsidR="00E820CC" w:rsidRPr="00DB643A" w:rsidRDefault="00E820CC">
      <w:pPr>
        <w:pStyle w:val="Textodenotaderodap"/>
        <w:rPr>
          <w:rFonts w:ascii="Arial" w:hAnsi="Arial" w:cs="Arial"/>
        </w:rPr>
      </w:pPr>
      <w:r w:rsidRPr="00DB643A">
        <w:rPr>
          <w:rStyle w:val="Refdenotaderodap"/>
          <w:rFonts w:ascii="Arial" w:hAnsi="Arial" w:cs="Arial"/>
        </w:rPr>
        <w:footnoteRef/>
      </w:r>
      <w:r w:rsidRPr="00DB643A">
        <w:rPr>
          <w:rFonts w:ascii="Arial" w:hAnsi="Arial" w:cs="Arial"/>
        </w:rPr>
        <w:t xml:space="preserve"> Anexo 12: Tabela de Resultados da Estimação Principal do Estudo de Eventos</w:t>
      </w:r>
    </w:p>
  </w:footnote>
  <w:footnote w:id="12">
    <w:p w14:paraId="082CC0D0" w14:textId="5A6A77DD" w:rsidR="00CA7C6C" w:rsidRDefault="00CA7C6C">
      <w:pPr>
        <w:pStyle w:val="Textodenotaderodap"/>
      </w:pPr>
      <w:r>
        <w:rPr>
          <w:rStyle w:val="Refdenotaderodap"/>
        </w:rPr>
        <w:footnoteRef/>
      </w:r>
      <w:r>
        <w:t xml:space="preserve"> </w:t>
      </w:r>
      <w:r w:rsidRPr="00DB643A">
        <w:rPr>
          <w:rFonts w:ascii="Arial" w:hAnsi="Arial" w:cs="Arial"/>
        </w:rPr>
        <w:t>Anexo 12: Tabela de Resultados da Estimação Principal do Estudo de Eventos</w:t>
      </w:r>
    </w:p>
  </w:footnote>
  <w:footnote w:id="13">
    <w:p w14:paraId="5977796E" w14:textId="16A037E4" w:rsidR="00E820CC" w:rsidRPr="0044501D" w:rsidRDefault="00E820CC">
      <w:pPr>
        <w:pStyle w:val="Textodenotaderodap"/>
        <w:rPr>
          <w:rFonts w:ascii="Arial" w:hAnsi="Arial" w:cs="Arial"/>
        </w:rPr>
      </w:pPr>
      <w:r w:rsidRPr="0044501D">
        <w:rPr>
          <w:rStyle w:val="Refdenotaderodap"/>
          <w:rFonts w:ascii="Arial" w:hAnsi="Arial" w:cs="Arial"/>
        </w:rPr>
        <w:footnoteRef/>
      </w:r>
      <w:r w:rsidRPr="0044501D">
        <w:rPr>
          <w:rFonts w:ascii="Arial" w:hAnsi="Arial" w:cs="Arial"/>
        </w:rPr>
        <w:t xml:space="preserve"> Anexo 13: </w:t>
      </w:r>
      <w:r w:rsidRPr="0044501D">
        <w:rPr>
          <w:rFonts w:ascii="Arial" w:hAnsi="Arial" w:cs="Arial"/>
          <w:color w:val="000000" w:themeColor="text1"/>
        </w:rPr>
        <w:t>Tabela dos Grupos de Controle de Cada Estimação Adicional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1EF3A" w14:textId="77777777" w:rsidR="00E820CC" w:rsidRDefault="00E820C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152C"/>
    <w:multiLevelType w:val="hybridMultilevel"/>
    <w:tmpl w:val="6D34CFC0"/>
    <w:lvl w:ilvl="0" w:tplc="1172A744">
      <w:numFmt w:val="bullet"/>
      <w:lvlText w:val=""/>
      <w:lvlJc w:val="left"/>
      <w:pPr>
        <w:ind w:left="720" w:hanging="360"/>
      </w:pPr>
      <w:rPr>
        <w:rFonts w:ascii="Wingdings" w:eastAsiaTheme="minorHAnsi" w:hAnsi="Wingdings" w:cs="Arial" w:hint="default"/>
        <w:b w:val="0"/>
        <w:sz w:val="2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3050753"/>
    <w:multiLevelType w:val="hybridMultilevel"/>
    <w:tmpl w:val="3612B504"/>
    <w:lvl w:ilvl="0" w:tplc="4F1AFAB2">
      <w:numFmt w:val="bullet"/>
      <w:lvlText w:val=""/>
      <w:lvlJc w:val="left"/>
      <w:pPr>
        <w:ind w:left="1068" w:hanging="360"/>
      </w:pPr>
      <w:rPr>
        <w:rFonts w:ascii="Wingdings" w:eastAsiaTheme="minorHAnsi" w:hAnsi="Wingdings"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14D908B1"/>
    <w:multiLevelType w:val="hybridMultilevel"/>
    <w:tmpl w:val="6FAC9B4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9AB461E"/>
    <w:multiLevelType w:val="hybridMultilevel"/>
    <w:tmpl w:val="DF44C49C"/>
    <w:lvl w:ilvl="0" w:tplc="9ED2702C">
      <w:numFmt w:val="bullet"/>
      <w:lvlText w:val=""/>
      <w:lvlJc w:val="left"/>
      <w:pPr>
        <w:ind w:left="1068" w:hanging="360"/>
      </w:pPr>
      <w:rPr>
        <w:rFonts w:ascii="Wingdings" w:eastAsiaTheme="minorHAnsi" w:hAnsi="Wingdings"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nsid w:val="2B5B71CF"/>
    <w:multiLevelType w:val="hybridMultilevel"/>
    <w:tmpl w:val="AE289EEE"/>
    <w:lvl w:ilvl="0" w:tplc="0416001B">
      <w:start w:val="1"/>
      <w:numFmt w:val="lowerRoman"/>
      <w:lvlText w:val="%1."/>
      <w:lvlJc w:val="righ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5">
    <w:nsid w:val="2FC130CA"/>
    <w:multiLevelType w:val="hybridMultilevel"/>
    <w:tmpl w:val="594633EE"/>
    <w:lvl w:ilvl="0" w:tplc="EC2282BE">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1513EF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444638"/>
    <w:multiLevelType w:val="hybridMultilevel"/>
    <w:tmpl w:val="9AECB9A4"/>
    <w:lvl w:ilvl="0" w:tplc="16481E3A">
      <w:start w:val="1"/>
      <w:numFmt w:val="lowerLetter"/>
      <w:lvlText w:val="%1."/>
      <w:lvlJc w:val="left"/>
      <w:pPr>
        <w:ind w:left="1080" w:hanging="360"/>
      </w:pPr>
      <w:rPr>
        <w:b/>
        <w:bCs/>
        <w:sz w:val="24"/>
        <w:szCs w:val="24"/>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D30105C"/>
    <w:multiLevelType w:val="hybridMultilevel"/>
    <w:tmpl w:val="0AC0BE66"/>
    <w:lvl w:ilvl="0" w:tplc="616AA8B8">
      <w:start w:val="5"/>
      <w:numFmt w:val="bullet"/>
      <w:lvlText w:val=""/>
      <w:lvlJc w:val="left"/>
      <w:pPr>
        <w:ind w:left="1068" w:hanging="360"/>
      </w:pPr>
      <w:rPr>
        <w:rFonts w:ascii="Wingdings" w:eastAsiaTheme="minorHAnsi" w:hAnsi="Wingdings"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nsid w:val="3F0A177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3885511"/>
    <w:multiLevelType w:val="hybridMultilevel"/>
    <w:tmpl w:val="52A288D0"/>
    <w:lvl w:ilvl="0" w:tplc="0416001B">
      <w:start w:val="1"/>
      <w:numFmt w:val="lowerRoman"/>
      <w:lvlText w:val="%1."/>
      <w:lvlJc w:val="righ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1">
    <w:nsid w:val="577F5DCE"/>
    <w:multiLevelType w:val="hybridMultilevel"/>
    <w:tmpl w:val="95FA0FE0"/>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63022048"/>
    <w:multiLevelType w:val="hybridMultilevel"/>
    <w:tmpl w:val="DB7CE47A"/>
    <w:lvl w:ilvl="0" w:tplc="0416000F">
      <w:start w:val="1"/>
      <w:numFmt w:val="decimal"/>
      <w:lvlText w:val="%1."/>
      <w:lvlJc w:val="left"/>
      <w:pPr>
        <w:ind w:left="360" w:hanging="360"/>
      </w:pPr>
    </w:lvl>
    <w:lvl w:ilvl="1" w:tplc="16481E3A">
      <w:start w:val="1"/>
      <w:numFmt w:val="lowerLetter"/>
      <w:lvlText w:val="%2."/>
      <w:lvlJc w:val="left"/>
      <w:pPr>
        <w:ind w:left="1080" w:hanging="360"/>
      </w:pPr>
      <w:rPr>
        <w:b/>
        <w:bCs/>
        <w:sz w:val="24"/>
        <w:szCs w:val="24"/>
      </w:r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nsid w:val="6C247DC9"/>
    <w:multiLevelType w:val="hybridMultilevel"/>
    <w:tmpl w:val="9F9A5F3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D6F03CB"/>
    <w:multiLevelType w:val="hybridMultilevel"/>
    <w:tmpl w:val="68A60330"/>
    <w:lvl w:ilvl="0" w:tplc="6682F6A2">
      <w:start w:val="15"/>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1360650"/>
    <w:multiLevelType w:val="hybridMultilevel"/>
    <w:tmpl w:val="9D542070"/>
    <w:lvl w:ilvl="0" w:tplc="31028A92">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17449F4"/>
    <w:multiLevelType w:val="hybridMultilevel"/>
    <w:tmpl w:val="D416F81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43A3508"/>
    <w:multiLevelType w:val="hybridMultilevel"/>
    <w:tmpl w:val="FA4612F4"/>
    <w:lvl w:ilvl="0" w:tplc="03E6E2F2">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12"/>
  </w:num>
  <w:num w:numId="2">
    <w:abstractNumId w:val="11"/>
  </w:num>
  <w:num w:numId="3">
    <w:abstractNumId w:val="4"/>
  </w:num>
  <w:num w:numId="4">
    <w:abstractNumId w:val="10"/>
  </w:num>
  <w:num w:numId="5">
    <w:abstractNumId w:val="1"/>
  </w:num>
  <w:num w:numId="6">
    <w:abstractNumId w:val="8"/>
  </w:num>
  <w:num w:numId="7">
    <w:abstractNumId w:val="0"/>
  </w:num>
  <w:num w:numId="8">
    <w:abstractNumId w:val="15"/>
  </w:num>
  <w:num w:numId="9">
    <w:abstractNumId w:val="3"/>
  </w:num>
  <w:num w:numId="10">
    <w:abstractNumId w:val="5"/>
  </w:num>
  <w:num w:numId="11">
    <w:abstractNumId w:val="16"/>
  </w:num>
  <w:num w:numId="12">
    <w:abstractNumId w:val="9"/>
  </w:num>
  <w:num w:numId="13">
    <w:abstractNumId w:val="14"/>
  </w:num>
  <w:num w:numId="14">
    <w:abstractNumId w:val="7"/>
  </w:num>
  <w:num w:numId="15">
    <w:abstractNumId w:val="6"/>
  </w:num>
  <w:num w:numId="16">
    <w:abstractNumId w:val="2"/>
  </w:num>
  <w:num w:numId="17">
    <w:abstractNumId w:val="17"/>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ávia Chein">
    <w15:presenceInfo w15:providerId="Windows Live" w15:userId="e65b1db81fa3c3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0AD"/>
    <w:rsid w:val="00000916"/>
    <w:rsid w:val="00000993"/>
    <w:rsid w:val="00001A09"/>
    <w:rsid w:val="0001469E"/>
    <w:rsid w:val="00015B7A"/>
    <w:rsid w:val="000163C9"/>
    <w:rsid w:val="000217E5"/>
    <w:rsid w:val="00022B94"/>
    <w:rsid w:val="0003430B"/>
    <w:rsid w:val="00034867"/>
    <w:rsid w:val="00035503"/>
    <w:rsid w:val="00041D33"/>
    <w:rsid w:val="00042E21"/>
    <w:rsid w:val="000430F3"/>
    <w:rsid w:val="00044316"/>
    <w:rsid w:val="000444C1"/>
    <w:rsid w:val="00044B9D"/>
    <w:rsid w:val="000464CA"/>
    <w:rsid w:val="0004673E"/>
    <w:rsid w:val="0005123E"/>
    <w:rsid w:val="0005309E"/>
    <w:rsid w:val="0005473F"/>
    <w:rsid w:val="000574A8"/>
    <w:rsid w:val="00057C52"/>
    <w:rsid w:val="00060325"/>
    <w:rsid w:val="00062D62"/>
    <w:rsid w:val="00063219"/>
    <w:rsid w:val="0006570D"/>
    <w:rsid w:val="000658E8"/>
    <w:rsid w:val="00067834"/>
    <w:rsid w:val="000759FD"/>
    <w:rsid w:val="00075E71"/>
    <w:rsid w:val="000768F5"/>
    <w:rsid w:val="00082FA3"/>
    <w:rsid w:val="000839DD"/>
    <w:rsid w:val="00085FA0"/>
    <w:rsid w:val="000869D9"/>
    <w:rsid w:val="00093CE5"/>
    <w:rsid w:val="000A4362"/>
    <w:rsid w:val="000A4BB9"/>
    <w:rsid w:val="000A5968"/>
    <w:rsid w:val="000A6B2B"/>
    <w:rsid w:val="000B1227"/>
    <w:rsid w:val="000B158B"/>
    <w:rsid w:val="000B15C0"/>
    <w:rsid w:val="000B395B"/>
    <w:rsid w:val="000C7A4E"/>
    <w:rsid w:val="000D151C"/>
    <w:rsid w:val="000D1E4F"/>
    <w:rsid w:val="000D53C2"/>
    <w:rsid w:val="000D644C"/>
    <w:rsid w:val="000E56E6"/>
    <w:rsid w:val="000E6250"/>
    <w:rsid w:val="000E6567"/>
    <w:rsid w:val="000E78BF"/>
    <w:rsid w:val="000F7B20"/>
    <w:rsid w:val="001007D2"/>
    <w:rsid w:val="00101C79"/>
    <w:rsid w:val="001041A9"/>
    <w:rsid w:val="00111550"/>
    <w:rsid w:val="001128FA"/>
    <w:rsid w:val="001168A6"/>
    <w:rsid w:val="001175D8"/>
    <w:rsid w:val="00120A21"/>
    <w:rsid w:val="0012402D"/>
    <w:rsid w:val="001246CA"/>
    <w:rsid w:val="00124EF2"/>
    <w:rsid w:val="00126BA2"/>
    <w:rsid w:val="00127FC3"/>
    <w:rsid w:val="00130C0F"/>
    <w:rsid w:val="0013261E"/>
    <w:rsid w:val="00136F9E"/>
    <w:rsid w:val="00143E76"/>
    <w:rsid w:val="00143E8D"/>
    <w:rsid w:val="00144DB1"/>
    <w:rsid w:val="001510CB"/>
    <w:rsid w:val="00152273"/>
    <w:rsid w:val="00156E92"/>
    <w:rsid w:val="001632B4"/>
    <w:rsid w:val="00165F1F"/>
    <w:rsid w:val="001663AD"/>
    <w:rsid w:val="00167E38"/>
    <w:rsid w:val="00175E5E"/>
    <w:rsid w:val="00180D7B"/>
    <w:rsid w:val="00182319"/>
    <w:rsid w:val="001830BA"/>
    <w:rsid w:val="0018382B"/>
    <w:rsid w:val="00183F2D"/>
    <w:rsid w:val="001938BB"/>
    <w:rsid w:val="001956DE"/>
    <w:rsid w:val="001A12D3"/>
    <w:rsid w:val="001A2282"/>
    <w:rsid w:val="001A2917"/>
    <w:rsid w:val="001A4C76"/>
    <w:rsid w:val="001A51A7"/>
    <w:rsid w:val="001A55B6"/>
    <w:rsid w:val="001A6888"/>
    <w:rsid w:val="001B36F7"/>
    <w:rsid w:val="001B7801"/>
    <w:rsid w:val="001C106A"/>
    <w:rsid w:val="001C251D"/>
    <w:rsid w:val="001C43C6"/>
    <w:rsid w:val="001D021D"/>
    <w:rsid w:val="001D035E"/>
    <w:rsid w:val="001D29F3"/>
    <w:rsid w:val="001D666B"/>
    <w:rsid w:val="001E1454"/>
    <w:rsid w:val="001E1B67"/>
    <w:rsid w:val="001E262F"/>
    <w:rsid w:val="001E37CC"/>
    <w:rsid w:val="001E4ACD"/>
    <w:rsid w:val="001E729B"/>
    <w:rsid w:val="001F2CF3"/>
    <w:rsid w:val="001F4FAA"/>
    <w:rsid w:val="00200933"/>
    <w:rsid w:val="0020278B"/>
    <w:rsid w:val="002071ED"/>
    <w:rsid w:val="00210531"/>
    <w:rsid w:val="00213C3D"/>
    <w:rsid w:val="00213CF2"/>
    <w:rsid w:val="00216EC2"/>
    <w:rsid w:val="00220E61"/>
    <w:rsid w:val="00223229"/>
    <w:rsid w:val="00223D17"/>
    <w:rsid w:val="002309C6"/>
    <w:rsid w:val="002333F6"/>
    <w:rsid w:val="00240440"/>
    <w:rsid w:val="002408FE"/>
    <w:rsid w:val="002478F3"/>
    <w:rsid w:val="00254DBD"/>
    <w:rsid w:val="00255F37"/>
    <w:rsid w:val="002660F6"/>
    <w:rsid w:val="00270B6F"/>
    <w:rsid w:val="00276F6A"/>
    <w:rsid w:val="00280CA9"/>
    <w:rsid w:val="0028149A"/>
    <w:rsid w:val="0028558E"/>
    <w:rsid w:val="00292D61"/>
    <w:rsid w:val="002955C3"/>
    <w:rsid w:val="00295BD0"/>
    <w:rsid w:val="002A1654"/>
    <w:rsid w:val="002A4B37"/>
    <w:rsid w:val="002A4B6F"/>
    <w:rsid w:val="002A5FFB"/>
    <w:rsid w:val="002A6A9C"/>
    <w:rsid w:val="002B3041"/>
    <w:rsid w:val="002B40FE"/>
    <w:rsid w:val="002B6D3D"/>
    <w:rsid w:val="002C0C3A"/>
    <w:rsid w:val="002C1C0F"/>
    <w:rsid w:val="002C1E55"/>
    <w:rsid w:val="002C2F8E"/>
    <w:rsid w:val="002C3F65"/>
    <w:rsid w:val="002D0202"/>
    <w:rsid w:val="002D2BC1"/>
    <w:rsid w:val="002E0216"/>
    <w:rsid w:val="002E456B"/>
    <w:rsid w:val="002E7639"/>
    <w:rsid w:val="002E7925"/>
    <w:rsid w:val="002F206F"/>
    <w:rsid w:val="002F2900"/>
    <w:rsid w:val="002F515B"/>
    <w:rsid w:val="003005BA"/>
    <w:rsid w:val="00307E3C"/>
    <w:rsid w:val="00310D76"/>
    <w:rsid w:val="003135B4"/>
    <w:rsid w:val="003136A8"/>
    <w:rsid w:val="00313951"/>
    <w:rsid w:val="00316081"/>
    <w:rsid w:val="00323636"/>
    <w:rsid w:val="003313AE"/>
    <w:rsid w:val="00331958"/>
    <w:rsid w:val="00332452"/>
    <w:rsid w:val="003347C5"/>
    <w:rsid w:val="00335269"/>
    <w:rsid w:val="0033535D"/>
    <w:rsid w:val="00347F3C"/>
    <w:rsid w:val="00352D23"/>
    <w:rsid w:val="00355B81"/>
    <w:rsid w:val="00355D8E"/>
    <w:rsid w:val="003572CF"/>
    <w:rsid w:val="00361F59"/>
    <w:rsid w:val="00362BB3"/>
    <w:rsid w:val="00370F29"/>
    <w:rsid w:val="0037210C"/>
    <w:rsid w:val="00372390"/>
    <w:rsid w:val="00373A23"/>
    <w:rsid w:val="003749F9"/>
    <w:rsid w:val="0037512B"/>
    <w:rsid w:val="00375527"/>
    <w:rsid w:val="0038372F"/>
    <w:rsid w:val="00383925"/>
    <w:rsid w:val="0038543C"/>
    <w:rsid w:val="00385F78"/>
    <w:rsid w:val="00391D2D"/>
    <w:rsid w:val="00395B6F"/>
    <w:rsid w:val="003B20C2"/>
    <w:rsid w:val="003B5153"/>
    <w:rsid w:val="003B732B"/>
    <w:rsid w:val="003C390A"/>
    <w:rsid w:val="003D1675"/>
    <w:rsid w:val="003D43C4"/>
    <w:rsid w:val="003D629F"/>
    <w:rsid w:val="003E04F7"/>
    <w:rsid w:val="003E289B"/>
    <w:rsid w:val="003E38D9"/>
    <w:rsid w:val="003E5762"/>
    <w:rsid w:val="003F0C18"/>
    <w:rsid w:val="004071FE"/>
    <w:rsid w:val="004101C2"/>
    <w:rsid w:val="00411DF0"/>
    <w:rsid w:val="00416F47"/>
    <w:rsid w:val="00420A04"/>
    <w:rsid w:val="00422313"/>
    <w:rsid w:val="004231BC"/>
    <w:rsid w:val="0042610E"/>
    <w:rsid w:val="00426235"/>
    <w:rsid w:val="00427A31"/>
    <w:rsid w:val="00430A66"/>
    <w:rsid w:val="00431BFB"/>
    <w:rsid w:val="00434021"/>
    <w:rsid w:val="00434337"/>
    <w:rsid w:val="00434A30"/>
    <w:rsid w:val="004368A8"/>
    <w:rsid w:val="00440B69"/>
    <w:rsid w:val="00440DD9"/>
    <w:rsid w:val="00444890"/>
    <w:rsid w:val="00444FDC"/>
    <w:rsid w:val="0044501D"/>
    <w:rsid w:val="0045018B"/>
    <w:rsid w:val="00451231"/>
    <w:rsid w:val="00451F8F"/>
    <w:rsid w:val="00455CDC"/>
    <w:rsid w:val="0046240D"/>
    <w:rsid w:val="00463EF0"/>
    <w:rsid w:val="00466E00"/>
    <w:rsid w:val="00470F5D"/>
    <w:rsid w:val="00472524"/>
    <w:rsid w:val="00476D5B"/>
    <w:rsid w:val="0048028F"/>
    <w:rsid w:val="00480609"/>
    <w:rsid w:val="0048337A"/>
    <w:rsid w:val="0049177E"/>
    <w:rsid w:val="00493A5A"/>
    <w:rsid w:val="004958A4"/>
    <w:rsid w:val="0049679A"/>
    <w:rsid w:val="004A002E"/>
    <w:rsid w:val="004A1479"/>
    <w:rsid w:val="004A2B4B"/>
    <w:rsid w:val="004B45EF"/>
    <w:rsid w:val="004D04A0"/>
    <w:rsid w:val="004D37CA"/>
    <w:rsid w:val="004D5AC7"/>
    <w:rsid w:val="004E55A0"/>
    <w:rsid w:val="004F1BD1"/>
    <w:rsid w:val="004F5060"/>
    <w:rsid w:val="004F78C3"/>
    <w:rsid w:val="0050193E"/>
    <w:rsid w:val="00504168"/>
    <w:rsid w:val="00506A19"/>
    <w:rsid w:val="00506CC9"/>
    <w:rsid w:val="00510C9D"/>
    <w:rsid w:val="00511E14"/>
    <w:rsid w:val="00517C60"/>
    <w:rsid w:val="00517F15"/>
    <w:rsid w:val="0052090C"/>
    <w:rsid w:val="005248E1"/>
    <w:rsid w:val="00526CAD"/>
    <w:rsid w:val="00530829"/>
    <w:rsid w:val="00530F5D"/>
    <w:rsid w:val="00535EBD"/>
    <w:rsid w:val="005400E3"/>
    <w:rsid w:val="00545B3C"/>
    <w:rsid w:val="00551C5A"/>
    <w:rsid w:val="00553E51"/>
    <w:rsid w:val="00556507"/>
    <w:rsid w:val="005601A3"/>
    <w:rsid w:val="005708D0"/>
    <w:rsid w:val="00571B1B"/>
    <w:rsid w:val="00573278"/>
    <w:rsid w:val="00574759"/>
    <w:rsid w:val="00575011"/>
    <w:rsid w:val="00575FCD"/>
    <w:rsid w:val="005765D4"/>
    <w:rsid w:val="00581217"/>
    <w:rsid w:val="0058211B"/>
    <w:rsid w:val="0058295D"/>
    <w:rsid w:val="00587E0A"/>
    <w:rsid w:val="005937A8"/>
    <w:rsid w:val="00594C70"/>
    <w:rsid w:val="0059522D"/>
    <w:rsid w:val="005954DB"/>
    <w:rsid w:val="00597A88"/>
    <w:rsid w:val="005A3B2A"/>
    <w:rsid w:val="005A78D1"/>
    <w:rsid w:val="005B2420"/>
    <w:rsid w:val="005B32F6"/>
    <w:rsid w:val="005B3D33"/>
    <w:rsid w:val="005C2F88"/>
    <w:rsid w:val="005C3F81"/>
    <w:rsid w:val="005C62C4"/>
    <w:rsid w:val="005C68F7"/>
    <w:rsid w:val="005D1BCB"/>
    <w:rsid w:val="005D2C7F"/>
    <w:rsid w:val="005D4028"/>
    <w:rsid w:val="005D7BBC"/>
    <w:rsid w:val="005E3D69"/>
    <w:rsid w:val="005F1623"/>
    <w:rsid w:val="005F4DB2"/>
    <w:rsid w:val="005F6C58"/>
    <w:rsid w:val="005F7F10"/>
    <w:rsid w:val="00602E5D"/>
    <w:rsid w:val="0060386A"/>
    <w:rsid w:val="00603F8D"/>
    <w:rsid w:val="006071DC"/>
    <w:rsid w:val="00611CC8"/>
    <w:rsid w:val="006139E0"/>
    <w:rsid w:val="00613F2C"/>
    <w:rsid w:val="00616038"/>
    <w:rsid w:val="0061699D"/>
    <w:rsid w:val="00620472"/>
    <w:rsid w:val="0062711F"/>
    <w:rsid w:val="00630B69"/>
    <w:rsid w:val="00634D37"/>
    <w:rsid w:val="0064152E"/>
    <w:rsid w:val="006459A7"/>
    <w:rsid w:val="006459DD"/>
    <w:rsid w:val="006475C8"/>
    <w:rsid w:val="00650C43"/>
    <w:rsid w:val="006529DC"/>
    <w:rsid w:val="00652B71"/>
    <w:rsid w:val="006560EB"/>
    <w:rsid w:val="006566BD"/>
    <w:rsid w:val="00661919"/>
    <w:rsid w:val="00661E77"/>
    <w:rsid w:val="00663EC6"/>
    <w:rsid w:val="006719BA"/>
    <w:rsid w:val="00676933"/>
    <w:rsid w:val="00683CED"/>
    <w:rsid w:val="00687A70"/>
    <w:rsid w:val="00690FEE"/>
    <w:rsid w:val="00692B50"/>
    <w:rsid w:val="0069353D"/>
    <w:rsid w:val="00693EFD"/>
    <w:rsid w:val="0069761B"/>
    <w:rsid w:val="006A0056"/>
    <w:rsid w:val="006A1896"/>
    <w:rsid w:val="006A234C"/>
    <w:rsid w:val="006A3D3D"/>
    <w:rsid w:val="006B108D"/>
    <w:rsid w:val="006B5C81"/>
    <w:rsid w:val="006B6714"/>
    <w:rsid w:val="006C0DE5"/>
    <w:rsid w:val="006C32B7"/>
    <w:rsid w:val="006C4DEB"/>
    <w:rsid w:val="006C569F"/>
    <w:rsid w:val="006C6CA2"/>
    <w:rsid w:val="006D1223"/>
    <w:rsid w:val="006D1468"/>
    <w:rsid w:val="006E1A6B"/>
    <w:rsid w:val="006E2827"/>
    <w:rsid w:val="006E2C72"/>
    <w:rsid w:val="006F1593"/>
    <w:rsid w:val="006F3435"/>
    <w:rsid w:val="006F354B"/>
    <w:rsid w:val="006F3BD7"/>
    <w:rsid w:val="006F490E"/>
    <w:rsid w:val="006F77CB"/>
    <w:rsid w:val="006F7C6A"/>
    <w:rsid w:val="00713961"/>
    <w:rsid w:val="007178B1"/>
    <w:rsid w:val="00717955"/>
    <w:rsid w:val="0072072F"/>
    <w:rsid w:val="007305CD"/>
    <w:rsid w:val="007337E3"/>
    <w:rsid w:val="00733ADF"/>
    <w:rsid w:val="007432EB"/>
    <w:rsid w:val="007442F7"/>
    <w:rsid w:val="00744C31"/>
    <w:rsid w:val="00746EE1"/>
    <w:rsid w:val="00750C3C"/>
    <w:rsid w:val="00750CD6"/>
    <w:rsid w:val="00750DAA"/>
    <w:rsid w:val="00755903"/>
    <w:rsid w:val="007618EF"/>
    <w:rsid w:val="00771BC0"/>
    <w:rsid w:val="00775A42"/>
    <w:rsid w:val="00777931"/>
    <w:rsid w:val="00777994"/>
    <w:rsid w:val="00780D74"/>
    <w:rsid w:val="00783CC5"/>
    <w:rsid w:val="00784913"/>
    <w:rsid w:val="00786CD1"/>
    <w:rsid w:val="00792D38"/>
    <w:rsid w:val="00793383"/>
    <w:rsid w:val="00794E59"/>
    <w:rsid w:val="00796F06"/>
    <w:rsid w:val="007A2787"/>
    <w:rsid w:val="007A38EB"/>
    <w:rsid w:val="007A4478"/>
    <w:rsid w:val="007A4B60"/>
    <w:rsid w:val="007A6CA2"/>
    <w:rsid w:val="007A79B1"/>
    <w:rsid w:val="007C0FDF"/>
    <w:rsid w:val="007C2BF8"/>
    <w:rsid w:val="007D54B1"/>
    <w:rsid w:val="007D6EDA"/>
    <w:rsid w:val="007E0750"/>
    <w:rsid w:val="007E0FBD"/>
    <w:rsid w:val="007E483B"/>
    <w:rsid w:val="007E4F6F"/>
    <w:rsid w:val="007E5953"/>
    <w:rsid w:val="007E7141"/>
    <w:rsid w:val="007F6005"/>
    <w:rsid w:val="007F7317"/>
    <w:rsid w:val="00801278"/>
    <w:rsid w:val="00801AB2"/>
    <w:rsid w:val="00802C3E"/>
    <w:rsid w:val="00805478"/>
    <w:rsid w:val="00806E49"/>
    <w:rsid w:val="008109EA"/>
    <w:rsid w:val="00823813"/>
    <w:rsid w:val="008331B9"/>
    <w:rsid w:val="00834A40"/>
    <w:rsid w:val="00836B92"/>
    <w:rsid w:val="00837338"/>
    <w:rsid w:val="0083738B"/>
    <w:rsid w:val="00837DE1"/>
    <w:rsid w:val="008422D2"/>
    <w:rsid w:val="008442FC"/>
    <w:rsid w:val="00846A8E"/>
    <w:rsid w:val="00846C74"/>
    <w:rsid w:val="00847C8A"/>
    <w:rsid w:val="00850A58"/>
    <w:rsid w:val="00852CB5"/>
    <w:rsid w:val="00854983"/>
    <w:rsid w:val="00860574"/>
    <w:rsid w:val="00865F3F"/>
    <w:rsid w:val="0088300F"/>
    <w:rsid w:val="00883E1C"/>
    <w:rsid w:val="00884700"/>
    <w:rsid w:val="008873AA"/>
    <w:rsid w:val="00887867"/>
    <w:rsid w:val="0089072B"/>
    <w:rsid w:val="00895323"/>
    <w:rsid w:val="008A1703"/>
    <w:rsid w:val="008A1DFA"/>
    <w:rsid w:val="008A212B"/>
    <w:rsid w:val="008A55E2"/>
    <w:rsid w:val="008B1BFC"/>
    <w:rsid w:val="008B339D"/>
    <w:rsid w:val="008B517C"/>
    <w:rsid w:val="008B5A51"/>
    <w:rsid w:val="008B6DE2"/>
    <w:rsid w:val="008C0846"/>
    <w:rsid w:val="008C3E9D"/>
    <w:rsid w:val="008C77C1"/>
    <w:rsid w:val="008D0DA8"/>
    <w:rsid w:val="008D38C5"/>
    <w:rsid w:val="008D525E"/>
    <w:rsid w:val="008E0462"/>
    <w:rsid w:val="008E4695"/>
    <w:rsid w:val="008E4B27"/>
    <w:rsid w:val="008E5C4E"/>
    <w:rsid w:val="008F0233"/>
    <w:rsid w:val="008F0C75"/>
    <w:rsid w:val="008F5EFD"/>
    <w:rsid w:val="008F74C0"/>
    <w:rsid w:val="008F75C9"/>
    <w:rsid w:val="00901E67"/>
    <w:rsid w:val="00911987"/>
    <w:rsid w:val="009123A0"/>
    <w:rsid w:val="00912A2A"/>
    <w:rsid w:val="00916DB7"/>
    <w:rsid w:val="0092029A"/>
    <w:rsid w:val="009228F4"/>
    <w:rsid w:val="009274EA"/>
    <w:rsid w:val="00930D17"/>
    <w:rsid w:val="00933D9F"/>
    <w:rsid w:val="0093750C"/>
    <w:rsid w:val="009404A5"/>
    <w:rsid w:val="0094050F"/>
    <w:rsid w:val="00942501"/>
    <w:rsid w:val="00942A83"/>
    <w:rsid w:val="00942BBA"/>
    <w:rsid w:val="00944266"/>
    <w:rsid w:val="00945EEB"/>
    <w:rsid w:val="00947CB3"/>
    <w:rsid w:val="00955393"/>
    <w:rsid w:val="00960A25"/>
    <w:rsid w:val="00961F99"/>
    <w:rsid w:val="00963FA1"/>
    <w:rsid w:val="00964464"/>
    <w:rsid w:val="00965DAE"/>
    <w:rsid w:val="009665C6"/>
    <w:rsid w:val="00976EAD"/>
    <w:rsid w:val="00981620"/>
    <w:rsid w:val="00984BD1"/>
    <w:rsid w:val="00986BC0"/>
    <w:rsid w:val="009972CD"/>
    <w:rsid w:val="009A1987"/>
    <w:rsid w:val="009A4E13"/>
    <w:rsid w:val="009A5E20"/>
    <w:rsid w:val="009A6DD3"/>
    <w:rsid w:val="009B103D"/>
    <w:rsid w:val="009B3C94"/>
    <w:rsid w:val="009B71CE"/>
    <w:rsid w:val="009C1D40"/>
    <w:rsid w:val="009C2CEF"/>
    <w:rsid w:val="009C2E65"/>
    <w:rsid w:val="009C65C2"/>
    <w:rsid w:val="009C7202"/>
    <w:rsid w:val="009D0810"/>
    <w:rsid w:val="009D0E44"/>
    <w:rsid w:val="009D11E6"/>
    <w:rsid w:val="009D15A7"/>
    <w:rsid w:val="009D28DC"/>
    <w:rsid w:val="009D5971"/>
    <w:rsid w:val="009E2DA7"/>
    <w:rsid w:val="009E361F"/>
    <w:rsid w:val="009E4D54"/>
    <w:rsid w:val="009F0461"/>
    <w:rsid w:val="009F0DD4"/>
    <w:rsid w:val="009F40AD"/>
    <w:rsid w:val="009F5525"/>
    <w:rsid w:val="009F743A"/>
    <w:rsid w:val="00A014DF"/>
    <w:rsid w:val="00A0643A"/>
    <w:rsid w:val="00A10785"/>
    <w:rsid w:val="00A1116A"/>
    <w:rsid w:val="00A14FED"/>
    <w:rsid w:val="00A1736C"/>
    <w:rsid w:val="00A17E85"/>
    <w:rsid w:val="00A233FC"/>
    <w:rsid w:val="00A23D95"/>
    <w:rsid w:val="00A25872"/>
    <w:rsid w:val="00A26828"/>
    <w:rsid w:val="00A2718D"/>
    <w:rsid w:val="00A31018"/>
    <w:rsid w:val="00A32972"/>
    <w:rsid w:val="00A334CE"/>
    <w:rsid w:val="00A3687D"/>
    <w:rsid w:val="00A45A8D"/>
    <w:rsid w:val="00A47D8A"/>
    <w:rsid w:val="00A51B87"/>
    <w:rsid w:val="00A521A1"/>
    <w:rsid w:val="00A52DA4"/>
    <w:rsid w:val="00A539A7"/>
    <w:rsid w:val="00A54A67"/>
    <w:rsid w:val="00A54F3D"/>
    <w:rsid w:val="00A5587A"/>
    <w:rsid w:val="00A56CFA"/>
    <w:rsid w:val="00A576B8"/>
    <w:rsid w:val="00A6541A"/>
    <w:rsid w:val="00A6778E"/>
    <w:rsid w:val="00A67D42"/>
    <w:rsid w:val="00A83321"/>
    <w:rsid w:val="00A8384D"/>
    <w:rsid w:val="00A839A1"/>
    <w:rsid w:val="00A83ABA"/>
    <w:rsid w:val="00A84022"/>
    <w:rsid w:val="00A877CC"/>
    <w:rsid w:val="00A90E82"/>
    <w:rsid w:val="00A948E6"/>
    <w:rsid w:val="00AA1BCA"/>
    <w:rsid w:val="00AA20D2"/>
    <w:rsid w:val="00AB10F7"/>
    <w:rsid w:val="00AB6B3E"/>
    <w:rsid w:val="00AC0223"/>
    <w:rsid w:val="00AC2394"/>
    <w:rsid w:val="00AC3727"/>
    <w:rsid w:val="00AD406F"/>
    <w:rsid w:val="00AE5640"/>
    <w:rsid w:val="00AE687D"/>
    <w:rsid w:val="00AE7322"/>
    <w:rsid w:val="00AE7555"/>
    <w:rsid w:val="00AF0453"/>
    <w:rsid w:val="00AF5901"/>
    <w:rsid w:val="00AF6A2C"/>
    <w:rsid w:val="00B03F38"/>
    <w:rsid w:val="00B04F04"/>
    <w:rsid w:val="00B056AE"/>
    <w:rsid w:val="00B05F05"/>
    <w:rsid w:val="00B1221F"/>
    <w:rsid w:val="00B1236F"/>
    <w:rsid w:val="00B12654"/>
    <w:rsid w:val="00B14E36"/>
    <w:rsid w:val="00B16094"/>
    <w:rsid w:val="00B22750"/>
    <w:rsid w:val="00B32204"/>
    <w:rsid w:val="00B40710"/>
    <w:rsid w:val="00B45A9D"/>
    <w:rsid w:val="00B46827"/>
    <w:rsid w:val="00B507FB"/>
    <w:rsid w:val="00B521B7"/>
    <w:rsid w:val="00B522D7"/>
    <w:rsid w:val="00B53ECF"/>
    <w:rsid w:val="00B54ABC"/>
    <w:rsid w:val="00B55861"/>
    <w:rsid w:val="00B57EA5"/>
    <w:rsid w:val="00B6335E"/>
    <w:rsid w:val="00B641DC"/>
    <w:rsid w:val="00B656A0"/>
    <w:rsid w:val="00B70FE8"/>
    <w:rsid w:val="00B732E7"/>
    <w:rsid w:val="00B80EE2"/>
    <w:rsid w:val="00B85E1E"/>
    <w:rsid w:val="00B8672B"/>
    <w:rsid w:val="00B87C65"/>
    <w:rsid w:val="00B87FA7"/>
    <w:rsid w:val="00B975E4"/>
    <w:rsid w:val="00BA2861"/>
    <w:rsid w:val="00BA4B87"/>
    <w:rsid w:val="00BA60D0"/>
    <w:rsid w:val="00BB68E0"/>
    <w:rsid w:val="00BB6E97"/>
    <w:rsid w:val="00BC01F8"/>
    <w:rsid w:val="00BC0B1D"/>
    <w:rsid w:val="00BC1B06"/>
    <w:rsid w:val="00BC1F17"/>
    <w:rsid w:val="00BC331E"/>
    <w:rsid w:val="00BC680D"/>
    <w:rsid w:val="00BC79C6"/>
    <w:rsid w:val="00BE0024"/>
    <w:rsid w:val="00BE2056"/>
    <w:rsid w:val="00BE362C"/>
    <w:rsid w:val="00BE5A50"/>
    <w:rsid w:val="00BF0B7F"/>
    <w:rsid w:val="00BF23B1"/>
    <w:rsid w:val="00BF2B4C"/>
    <w:rsid w:val="00BF350B"/>
    <w:rsid w:val="00C00166"/>
    <w:rsid w:val="00C01CB1"/>
    <w:rsid w:val="00C025AC"/>
    <w:rsid w:val="00C036AA"/>
    <w:rsid w:val="00C045B2"/>
    <w:rsid w:val="00C046AF"/>
    <w:rsid w:val="00C056ED"/>
    <w:rsid w:val="00C116B9"/>
    <w:rsid w:val="00C11AB2"/>
    <w:rsid w:val="00C215F2"/>
    <w:rsid w:val="00C24694"/>
    <w:rsid w:val="00C26D7E"/>
    <w:rsid w:val="00C273B0"/>
    <w:rsid w:val="00C36246"/>
    <w:rsid w:val="00C36D72"/>
    <w:rsid w:val="00C402AE"/>
    <w:rsid w:val="00C440AF"/>
    <w:rsid w:val="00C44E3C"/>
    <w:rsid w:val="00C46ED4"/>
    <w:rsid w:val="00C52CDA"/>
    <w:rsid w:val="00C53A4B"/>
    <w:rsid w:val="00C55507"/>
    <w:rsid w:val="00C6532F"/>
    <w:rsid w:val="00C666D2"/>
    <w:rsid w:val="00C70651"/>
    <w:rsid w:val="00C739F5"/>
    <w:rsid w:val="00C75267"/>
    <w:rsid w:val="00C8043E"/>
    <w:rsid w:val="00C86593"/>
    <w:rsid w:val="00C868D6"/>
    <w:rsid w:val="00C92A6E"/>
    <w:rsid w:val="00C92A7A"/>
    <w:rsid w:val="00C95FDC"/>
    <w:rsid w:val="00C966E1"/>
    <w:rsid w:val="00C96709"/>
    <w:rsid w:val="00C97A91"/>
    <w:rsid w:val="00CA1119"/>
    <w:rsid w:val="00CA58A7"/>
    <w:rsid w:val="00CA5B5F"/>
    <w:rsid w:val="00CA5F67"/>
    <w:rsid w:val="00CA7C6C"/>
    <w:rsid w:val="00CB0355"/>
    <w:rsid w:val="00CB0408"/>
    <w:rsid w:val="00CB135A"/>
    <w:rsid w:val="00CB428E"/>
    <w:rsid w:val="00CB5089"/>
    <w:rsid w:val="00CB6CF6"/>
    <w:rsid w:val="00CC1219"/>
    <w:rsid w:val="00CC1AA6"/>
    <w:rsid w:val="00CC1D5A"/>
    <w:rsid w:val="00CC3003"/>
    <w:rsid w:val="00CD1808"/>
    <w:rsid w:val="00CD3C74"/>
    <w:rsid w:val="00CD5908"/>
    <w:rsid w:val="00CD60FD"/>
    <w:rsid w:val="00CD6BE2"/>
    <w:rsid w:val="00CE3F9E"/>
    <w:rsid w:val="00CE6B7D"/>
    <w:rsid w:val="00CE7C7C"/>
    <w:rsid w:val="00CF00A5"/>
    <w:rsid w:val="00CF4520"/>
    <w:rsid w:val="00CF6D63"/>
    <w:rsid w:val="00CF7CB6"/>
    <w:rsid w:val="00D029EA"/>
    <w:rsid w:val="00D04595"/>
    <w:rsid w:val="00D05418"/>
    <w:rsid w:val="00D07A46"/>
    <w:rsid w:val="00D120CF"/>
    <w:rsid w:val="00D13741"/>
    <w:rsid w:val="00D1464D"/>
    <w:rsid w:val="00D1548B"/>
    <w:rsid w:val="00D15FAD"/>
    <w:rsid w:val="00D17F3D"/>
    <w:rsid w:val="00D22BDE"/>
    <w:rsid w:val="00D33424"/>
    <w:rsid w:val="00D34554"/>
    <w:rsid w:val="00D35998"/>
    <w:rsid w:val="00D36923"/>
    <w:rsid w:val="00D4034A"/>
    <w:rsid w:val="00D450A4"/>
    <w:rsid w:val="00D46F30"/>
    <w:rsid w:val="00D473E3"/>
    <w:rsid w:val="00D47B6B"/>
    <w:rsid w:val="00D5090D"/>
    <w:rsid w:val="00D56E9F"/>
    <w:rsid w:val="00D6023C"/>
    <w:rsid w:val="00D63172"/>
    <w:rsid w:val="00D6460B"/>
    <w:rsid w:val="00D73233"/>
    <w:rsid w:val="00D74E2A"/>
    <w:rsid w:val="00D8013F"/>
    <w:rsid w:val="00D802A2"/>
    <w:rsid w:val="00D80392"/>
    <w:rsid w:val="00D8333E"/>
    <w:rsid w:val="00D87062"/>
    <w:rsid w:val="00D9537A"/>
    <w:rsid w:val="00D96ED9"/>
    <w:rsid w:val="00DA05E9"/>
    <w:rsid w:val="00DA1AD2"/>
    <w:rsid w:val="00DA203A"/>
    <w:rsid w:val="00DA6A41"/>
    <w:rsid w:val="00DB2444"/>
    <w:rsid w:val="00DB3F45"/>
    <w:rsid w:val="00DB40C9"/>
    <w:rsid w:val="00DB4641"/>
    <w:rsid w:val="00DB4EF3"/>
    <w:rsid w:val="00DB643A"/>
    <w:rsid w:val="00DC069F"/>
    <w:rsid w:val="00DC1B7B"/>
    <w:rsid w:val="00DC787F"/>
    <w:rsid w:val="00DD1288"/>
    <w:rsid w:val="00DD1FAC"/>
    <w:rsid w:val="00DE007C"/>
    <w:rsid w:val="00DE278E"/>
    <w:rsid w:val="00DE7108"/>
    <w:rsid w:val="00DE749A"/>
    <w:rsid w:val="00DF10B9"/>
    <w:rsid w:val="00DF2B2F"/>
    <w:rsid w:val="00DF444B"/>
    <w:rsid w:val="00DF49E2"/>
    <w:rsid w:val="00DF79EB"/>
    <w:rsid w:val="00E0392D"/>
    <w:rsid w:val="00E073B5"/>
    <w:rsid w:val="00E073E3"/>
    <w:rsid w:val="00E075D8"/>
    <w:rsid w:val="00E125F5"/>
    <w:rsid w:val="00E13C7B"/>
    <w:rsid w:val="00E14C6A"/>
    <w:rsid w:val="00E166C3"/>
    <w:rsid w:val="00E21D6B"/>
    <w:rsid w:val="00E22CBF"/>
    <w:rsid w:val="00E22EDA"/>
    <w:rsid w:val="00E23B77"/>
    <w:rsid w:val="00E25A30"/>
    <w:rsid w:val="00E25DE4"/>
    <w:rsid w:val="00E322FB"/>
    <w:rsid w:val="00E32895"/>
    <w:rsid w:val="00E367AD"/>
    <w:rsid w:val="00E4186F"/>
    <w:rsid w:val="00E43687"/>
    <w:rsid w:val="00E43B95"/>
    <w:rsid w:val="00E43ECE"/>
    <w:rsid w:val="00E4720A"/>
    <w:rsid w:val="00E537B1"/>
    <w:rsid w:val="00E56626"/>
    <w:rsid w:val="00E6049C"/>
    <w:rsid w:val="00E6339B"/>
    <w:rsid w:val="00E64ACD"/>
    <w:rsid w:val="00E67E93"/>
    <w:rsid w:val="00E7174E"/>
    <w:rsid w:val="00E71FA1"/>
    <w:rsid w:val="00E72730"/>
    <w:rsid w:val="00E72DCC"/>
    <w:rsid w:val="00E76BBC"/>
    <w:rsid w:val="00E820CC"/>
    <w:rsid w:val="00E863CC"/>
    <w:rsid w:val="00E90625"/>
    <w:rsid w:val="00E90917"/>
    <w:rsid w:val="00E9612E"/>
    <w:rsid w:val="00E97FBE"/>
    <w:rsid w:val="00EA0F58"/>
    <w:rsid w:val="00EA2FCD"/>
    <w:rsid w:val="00EA3081"/>
    <w:rsid w:val="00EB06B8"/>
    <w:rsid w:val="00EB2EC8"/>
    <w:rsid w:val="00EB437B"/>
    <w:rsid w:val="00EB4FCC"/>
    <w:rsid w:val="00EB502C"/>
    <w:rsid w:val="00EB6C3D"/>
    <w:rsid w:val="00EB6EA9"/>
    <w:rsid w:val="00EB7A71"/>
    <w:rsid w:val="00EC1C13"/>
    <w:rsid w:val="00EC2535"/>
    <w:rsid w:val="00EC3919"/>
    <w:rsid w:val="00EC4FBF"/>
    <w:rsid w:val="00ED02EF"/>
    <w:rsid w:val="00ED70E3"/>
    <w:rsid w:val="00EE1D5C"/>
    <w:rsid w:val="00EE3B62"/>
    <w:rsid w:val="00EE5026"/>
    <w:rsid w:val="00EE54B7"/>
    <w:rsid w:val="00EF490E"/>
    <w:rsid w:val="00F07EF5"/>
    <w:rsid w:val="00F12FCB"/>
    <w:rsid w:val="00F13204"/>
    <w:rsid w:val="00F22DB2"/>
    <w:rsid w:val="00F26354"/>
    <w:rsid w:val="00F26B28"/>
    <w:rsid w:val="00F36A0B"/>
    <w:rsid w:val="00F37052"/>
    <w:rsid w:val="00F37B32"/>
    <w:rsid w:val="00F419FD"/>
    <w:rsid w:val="00F4257F"/>
    <w:rsid w:val="00F431B9"/>
    <w:rsid w:val="00F45AC5"/>
    <w:rsid w:val="00F46991"/>
    <w:rsid w:val="00F510E4"/>
    <w:rsid w:val="00F51B51"/>
    <w:rsid w:val="00F53D82"/>
    <w:rsid w:val="00F56EEE"/>
    <w:rsid w:val="00F61540"/>
    <w:rsid w:val="00F61A37"/>
    <w:rsid w:val="00F63097"/>
    <w:rsid w:val="00F63B20"/>
    <w:rsid w:val="00F70FC9"/>
    <w:rsid w:val="00F7541C"/>
    <w:rsid w:val="00F768DD"/>
    <w:rsid w:val="00F81DC8"/>
    <w:rsid w:val="00F82071"/>
    <w:rsid w:val="00F826E8"/>
    <w:rsid w:val="00F83986"/>
    <w:rsid w:val="00F84DD9"/>
    <w:rsid w:val="00F860FE"/>
    <w:rsid w:val="00F8702A"/>
    <w:rsid w:val="00F87C1D"/>
    <w:rsid w:val="00F920A6"/>
    <w:rsid w:val="00F9359A"/>
    <w:rsid w:val="00F95625"/>
    <w:rsid w:val="00F96972"/>
    <w:rsid w:val="00F97DE8"/>
    <w:rsid w:val="00FA4852"/>
    <w:rsid w:val="00FB0B12"/>
    <w:rsid w:val="00FB2B8D"/>
    <w:rsid w:val="00FB5591"/>
    <w:rsid w:val="00FC1C7D"/>
    <w:rsid w:val="00FC37B1"/>
    <w:rsid w:val="00FC52A2"/>
    <w:rsid w:val="00FD15D2"/>
    <w:rsid w:val="00FE090A"/>
    <w:rsid w:val="00FE2808"/>
    <w:rsid w:val="00FE56FA"/>
    <w:rsid w:val="00FE636E"/>
    <w:rsid w:val="00FF0699"/>
    <w:rsid w:val="00FF0DE4"/>
    <w:rsid w:val="00FF3E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4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0AD"/>
  </w:style>
  <w:style w:type="paragraph" w:styleId="Ttulo1">
    <w:name w:val="heading 1"/>
    <w:basedOn w:val="Normal"/>
    <w:next w:val="Normal"/>
    <w:link w:val="Ttulo1Char"/>
    <w:uiPriority w:val="9"/>
    <w:qFormat/>
    <w:rsid w:val="009F40A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F40AD"/>
    <w:rPr>
      <w:rFonts w:asciiTheme="majorHAnsi" w:eastAsiaTheme="majorEastAsia" w:hAnsiTheme="majorHAnsi" w:cstheme="majorBidi"/>
      <w:b/>
      <w:bCs/>
      <w:color w:val="2F5496" w:themeColor="accent1" w:themeShade="BF"/>
      <w:sz w:val="28"/>
      <w:szCs w:val="28"/>
    </w:rPr>
  </w:style>
  <w:style w:type="paragraph" w:styleId="PargrafodaLista">
    <w:name w:val="List Paragraph"/>
    <w:basedOn w:val="Normal"/>
    <w:uiPriority w:val="34"/>
    <w:qFormat/>
    <w:rsid w:val="009F40AD"/>
    <w:pPr>
      <w:ind w:left="720"/>
      <w:contextualSpacing/>
    </w:pPr>
  </w:style>
  <w:style w:type="paragraph" w:styleId="Cabealho">
    <w:name w:val="header"/>
    <w:basedOn w:val="Normal"/>
    <w:link w:val="CabealhoChar"/>
    <w:uiPriority w:val="99"/>
    <w:unhideWhenUsed/>
    <w:rsid w:val="009F40A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F40AD"/>
  </w:style>
  <w:style w:type="paragraph" w:styleId="Rodap">
    <w:name w:val="footer"/>
    <w:basedOn w:val="Normal"/>
    <w:link w:val="RodapChar"/>
    <w:uiPriority w:val="99"/>
    <w:unhideWhenUsed/>
    <w:rsid w:val="009F40AD"/>
    <w:pPr>
      <w:tabs>
        <w:tab w:val="center" w:pos="4252"/>
        <w:tab w:val="right" w:pos="8504"/>
      </w:tabs>
      <w:spacing w:after="0" w:line="240" w:lineRule="auto"/>
    </w:pPr>
  </w:style>
  <w:style w:type="character" w:customStyle="1" w:styleId="RodapChar">
    <w:name w:val="Rodapé Char"/>
    <w:basedOn w:val="Fontepargpadro"/>
    <w:link w:val="Rodap"/>
    <w:uiPriority w:val="99"/>
    <w:rsid w:val="009F40AD"/>
  </w:style>
  <w:style w:type="paragraph" w:styleId="Textodebalo">
    <w:name w:val="Balloon Text"/>
    <w:basedOn w:val="Normal"/>
    <w:link w:val="TextodebaloChar"/>
    <w:uiPriority w:val="99"/>
    <w:semiHidden/>
    <w:unhideWhenUsed/>
    <w:rsid w:val="009F40A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F40AD"/>
    <w:rPr>
      <w:rFonts w:ascii="Segoe UI" w:hAnsi="Segoe UI" w:cs="Segoe UI"/>
      <w:sz w:val="18"/>
      <w:szCs w:val="18"/>
    </w:rPr>
  </w:style>
  <w:style w:type="paragraph" w:styleId="Textodenotaderodap">
    <w:name w:val="footnote text"/>
    <w:basedOn w:val="Normal"/>
    <w:link w:val="TextodenotaderodapChar"/>
    <w:uiPriority w:val="99"/>
    <w:semiHidden/>
    <w:unhideWhenUsed/>
    <w:rsid w:val="009F40A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F40AD"/>
    <w:rPr>
      <w:sz w:val="20"/>
      <w:szCs w:val="20"/>
    </w:rPr>
  </w:style>
  <w:style w:type="character" w:styleId="Refdenotaderodap">
    <w:name w:val="footnote reference"/>
    <w:basedOn w:val="Fontepargpadro"/>
    <w:uiPriority w:val="99"/>
    <w:semiHidden/>
    <w:unhideWhenUsed/>
    <w:rsid w:val="009F40AD"/>
    <w:rPr>
      <w:vertAlign w:val="superscript"/>
    </w:rPr>
  </w:style>
  <w:style w:type="character" w:styleId="Hyperlink">
    <w:name w:val="Hyperlink"/>
    <w:basedOn w:val="Fontepargpadro"/>
    <w:uiPriority w:val="99"/>
    <w:unhideWhenUsed/>
    <w:rsid w:val="009F40AD"/>
    <w:rPr>
      <w:color w:val="0563C1" w:themeColor="hyperlink"/>
      <w:u w:val="single"/>
    </w:rPr>
  </w:style>
  <w:style w:type="character" w:customStyle="1" w:styleId="MenoPendente1">
    <w:name w:val="Menção Pendente1"/>
    <w:basedOn w:val="Fontepargpadro"/>
    <w:uiPriority w:val="99"/>
    <w:semiHidden/>
    <w:unhideWhenUsed/>
    <w:rsid w:val="009F40AD"/>
    <w:rPr>
      <w:color w:val="605E5C"/>
      <w:shd w:val="clear" w:color="auto" w:fill="E1DFDD"/>
    </w:rPr>
  </w:style>
  <w:style w:type="character" w:styleId="HiperlinkVisitado">
    <w:name w:val="FollowedHyperlink"/>
    <w:basedOn w:val="Fontepargpadro"/>
    <w:uiPriority w:val="99"/>
    <w:semiHidden/>
    <w:unhideWhenUsed/>
    <w:rsid w:val="009F40AD"/>
    <w:rPr>
      <w:color w:val="954F72" w:themeColor="followedHyperlink"/>
      <w:u w:val="single"/>
    </w:rPr>
  </w:style>
  <w:style w:type="paragraph" w:styleId="Legenda">
    <w:name w:val="caption"/>
    <w:basedOn w:val="Normal"/>
    <w:next w:val="Normal"/>
    <w:uiPriority w:val="35"/>
    <w:unhideWhenUsed/>
    <w:qFormat/>
    <w:rsid w:val="009F40AD"/>
    <w:pPr>
      <w:spacing w:after="200" w:line="240" w:lineRule="auto"/>
    </w:pPr>
    <w:rPr>
      <w:i/>
      <w:iCs/>
      <w:color w:val="44546A" w:themeColor="text2"/>
      <w:sz w:val="18"/>
      <w:szCs w:val="18"/>
    </w:rPr>
  </w:style>
  <w:style w:type="table" w:customStyle="1" w:styleId="TabeladeLista6Colorida1">
    <w:name w:val="Tabela de Lista 6 Colorida1"/>
    <w:basedOn w:val="Tabelanormal"/>
    <w:uiPriority w:val="51"/>
    <w:rsid w:val="009F40AD"/>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ade">
    <w:name w:val="Table Grid"/>
    <w:basedOn w:val="Tabelanormal"/>
    <w:uiPriority w:val="59"/>
    <w:rsid w:val="009F40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deLista6Colorida-nfase61">
    <w:name w:val="Tabela de Lista 6 Colorida - Ênfase 61"/>
    <w:basedOn w:val="Tabelanormal"/>
    <w:uiPriority w:val="51"/>
    <w:rsid w:val="009F40AD"/>
    <w:pPr>
      <w:spacing w:after="0"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9F40A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9F40AD"/>
    <w:rPr>
      <w:color w:val="808080"/>
    </w:rPr>
  </w:style>
  <w:style w:type="character" w:customStyle="1" w:styleId="year">
    <w:name w:val="year"/>
    <w:basedOn w:val="Fontepargpadro"/>
    <w:rsid w:val="009F40AD"/>
  </w:style>
  <w:style w:type="character" w:customStyle="1" w:styleId="Ttulo10">
    <w:name w:val="Título1"/>
    <w:basedOn w:val="Fontepargpadro"/>
    <w:rsid w:val="009F40AD"/>
  </w:style>
  <w:style w:type="character" w:customStyle="1" w:styleId="journal">
    <w:name w:val="journal"/>
    <w:basedOn w:val="Fontepargpadro"/>
    <w:rsid w:val="009F40AD"/>
  </w:style>
  <w:style w:type="character" w:customStyle="1" w:styleId="vol">
    <w:name w:val="vol"/>
    <w:basedOn w:val="Fontepargpadro"/>
    <w:rsid w:val="009F40AD"/>
  </w:style>
  <w:style w:type="character" w:customStyle="1" w:styleId="pages">
    <w:name w:val="pages"/>
    <w:basedOn w:val="Fontepargpadro"/>
    <w:rsid w:val="009F40AD"/>
  </w:style>
  <w:style w:type="paragraph" w:styleId="CabealhodoSumrio">
    <w:name w:val="TOC Heading"/>
    <w:basedOn w:val="Ttulo1"/>
    <w:next w:val="Normal"/>
    <w:uiPriority w:val="39"/>
    <w:unhideWhenUsed/>
    <w:qFormat/>
    <w:rsid w:val="009F40AD"/>
    <w:pPr>
      <w:spacing w:line="276" w:lineRule="auto"/>
      <w:outlineLvl w:val="9"/>
    </w:pPr>
    <w:rPr>
      <w:lang w:eastAsia="pt-BR"/>
    </w:rPr>
  </w:style>
  <w:style w:type="character" w:customStyle="1" w:styleId="UnresolvedMention1">
    <w:name w:val="Unresolved Mention1"/>
    <w:basedOn w:val="Fontepargpadro"/>
    <w:uiPriority w:val="99"/>
    <w:semiHidden/>
    <w:unhideWhenUsed/>
    <w:rsid w:val="009F40AD"/>
    <w:rPr>
      <w:color w:val="605E5C"/>
      <w:shd w:val="clear" w:color="auto" w:fill="E1DFDD"/>
    </w:rPr>
  </w:style>
  <w:style w:type="paragraph" w:styleId="SemEspaamento">
    <w:name w:val="No Spacing"/>
    <w:uiPriority w:val="1"/>
    <w:qFormat/>
    <w:rsid w:val="009F40AD"/>
    <w:pPr>
      <w:spacing w:after="0" w:line="240" w:lineRule="auto"/>
    </w:pPr>
  </w:style>
  <w:style w:type="paragraph" w:styleId="Reviso">
    <w:name w:val="Revision"/>
    <w:hidden/>
    <w:uiPriority w:val="99"/>
    <w:semiHidden/>
    <w:rsid w:val="007E4F6F"/>
    <w:pPr>
      <w:spacing w:after="0" w:line="240" w:lineRule="auto"/>
    </w:pPr>
  </w:style>
  <w:style w:type="character" w:styleId="Refdecomentrio">
    <w:name w:val="annotation reference"/>
    <w:basedOn w:val="Fontepargpadro"/>
    <w:uiPriority w:val="99"/>
    <w:semiHidden/>
    <w:unhideWhenUsed/>
    <w:rsid w:val="0018382B"/>
    <w:rPr>
      <w:sz w:val="16"/>
      <w:szCs w:val="16"/>
    </w:rPr>
  </w:style>
  <w:style w:type="paragraph" w:styleId="Textodecomentrio">
    <w:name w:val="annotation text"/>
    <w:basedOn w:val="Normal"/>
    <w:link w:val="TextodecomentrioChar"/>
    <w:uiPriority w:val="99"/>
    <w:semiHidden/>
    <w:unhideWhenUsed/>
    <w:rsid w:val="0018382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8382B"/>
    <w:rPr>
      <w:sz w:val="20"/>
      <w:szCs w:val="20"/>
    </w:rPr>
  </w:style>
  <w:style w:type="paragraph" w:styleId="Assuntodocomentrio">
    <w:name w:val="annotation subject"/>
    <w:basedOn w:val="Textodecomentrio"/>
    <w:next w:val="Textodecomentrio"/>
    <w:link w:val="AssuntodocomentrioChar"/>
    <w:uiPriority w:val="99"/>
    <w:semiHidden/>
    <w:unhideWhenUsed/>
    <w:rsid w:val="0018382B"/>
    <w:rPr>
      <w:b/>
      <w:bCs/>
    </w:rPr>
  </w:style>
  <w:style w:type="character" w:customStyle="1" w:styleId="AssuntodocomentrioChar">
    <w:name w:val="Assunto do comentário Char"/>
    <w:basedOn w:val="TextodecomentrioChar"/>
    <w:link w:val="Assuntodocomentrio"/>
    <w:uiPriority w:val="99"/>
    <w:semiHidden/>
    <w:rsid w:val="0018382B"/>
    <w:rPr>
      <w:b/>
      <w:bCs/>
      <w:sz w:val="20"/>
      <w:szCs w:val="20"/>
    </w:rPr>
  </w:style>
  <w:style w:type="character" w:styleId="nfase">
    <w:name w:val="Emphasis"/>
    <w:basedOn w:val="Fontepargpadro"/>
    <w:uiPriority w:val="20"/>
    <w:qFormat/>
    <w:rsid w:val="004A147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0AD"/>
  </w:style>
  <w:style w:type="paragraph" w:styleId="Ttulo1">
    <w:name w:val="heading 1"/>
    <w:basedOn w:val="Normal"/>
    <w:next w:val="Normal"/>
    <w:link w:val="Ttulo1Char"/>
    <w:uiPriority w:val="9"/>
    <w:qFormat/>
    <w:rsid w:val="009F40A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F40AD"/>
    <w:rPr>
      <w:rFonts w:asciiTheme="majorHAnsi" w:eastAsiaTheme="majorEastAsia" w:hAnsiTheme="majorHAnsi" w:cstheme="majorBidi"/>
      <w:b/>
      <w:bCs/>
      <w:color w:val="2F5496" w:themeColor="accent1" w:themeShade="BF"/>
      <w:sz w:val="28"/>
      <w:szCs w:val="28"/>
    </w:rPr>
  </w:style>
  <w:style w:type="paragraph" w:styleId="PargrafodaLista">
    <w:name w:val="List Paragraph"/>
    <w:basedOn w:val="Normal"/>
    <w:uiPriority w:val="34"/>
    <w:qFormat/>
    <w:rsid w:val="009F40AD"/>
    <w:pPr>
      <w:ind w:left="720"/>
      <w:contextualSpacing/>
    </w:pPr>
  </w:style>
  <w:style w:type="paragraph" w:styleId="Cabealho">
    <w:name w:val="header"/>
    <w:basedOn w:val="Normal"/>
    <w:link w:val="CabealhoChar"/>
    <w:uiPriority w:val="99"/>
    <w:unhideWhenUsed/>
    <w:rsid w:val="009F40A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F40AD"/>
  </w:style>
  <w:style w:type="paragraph" w:styleId="Rodap">
    <w:name w:val="footer"/>
    <w:basedOn w:val="Normal"/>
    <w:link w:val="RodapChar"/>
    <w:uiPriority w:val="99"/>
    <w:unhideWhenUsed/>
    <w:rsid w:val="009F40AD"/>
    <w:pPr>
      <w:tabs>
        <w:tab w:val="center" w:pos="4252"/>
        <w:tab w:val="right" w:pos="8504"/>
      </w:tabs>
      <w:spacing w:after="0" w:line="240" w:lineRule="auto"/>
    </w:pPr>
  </w:style>
  <w:style w:type="character" w:customStyle="1" w:styleId="RodapChar">
    <w:name w:val="Rodapé Char"/>
    <w:basedOn w:val="Fontepargpadro"/>
    <w:link w:val="Rodap"/>
    <w:uiPriority w:val="99"/>
    <w:rsid w:val="009F40AD"/>
  </w:style>
  <w:style w:type="paragraph" w:styleId="Textodebalo">
    <w:name w:val="Balloon Text"/>
    <w:basedOn w:val="Normal"/>
    <w:link w:val="TextodebaloChar"/>
    <w:uiPriority w:val="99"/>
    <w:semiHidden/>
    <w:unhideWhenUsed/>
    <w:rsid w:val="009F40A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F40AD"/>
    <w:rPr>
      <w:rFonts w:ascii="Segoe UI" w:hAnsi="Segoe UI" w:cs="Segoe UI"/>
      <w:sz w:val="18"/>
      <w:szCs w:val="18"/>
    </w:rPr>
  </w:style>
  <w:style w:type="paragraph" w:styleId="Textodenotaderodap">
    <w:name w:val="footnote text"/>
    <w:basedOn w:val="Normal"/>
    <w:link w:val="TextodenotaderodapChar"/>
    <w:uiPriority w:val="99"/>
    <w:semiHidden/>
    <w:unhideWhenUsed/>
    <w:rsid w:val="009F40A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F40AD"/>
    <w:rPr>
      <w:sz w:val="20"/>
      <w:szCs w:val="20"/>
    </w:rPr>
  </w:style>
  <w:style w:type="character" w:styleId="Refdenotaderodap">
    <w:name w:val="footnote reference"/>
    <w:basedOn w:val="Fontepargpadro"/>
    <w:uiPriority w:val="99"/>
    <w:semiHidden/>
    <w:unhideWhenUsed/>
    <w:rsid w:val="009F40AD"/>
    <w:rPr>
      <w:vertAlign w:val="superscript"/>
    </w:rPr>
  </w:style>
  <w:style w:type="character" w:styleId="Hyperlink">
    <w:name w:val="Hyperlink"/>
    <w:basedOn w:val="Fontepargpadro"/>
    <w:uiPriority w:val="99"/>
    <w:unhideWhenUsed/>
    <w:rsid w:val="009F40AD"/>
    <w:rPr>
      <w:color w:val="0563C1" w:themeColor="hyperlink"/>
      <w:u w:val="single"/>
    </w:rPr>
  </w:style>
  <w:style w:type="character" w:customStyle="1" w:styleId="MenoPendente1">
    <w:name w:val="Menção Pendente1"/>
    <w:basedOn w:val="Fontepargpadro"/>
    <w:uiPriority w:val="99"/>
    <w:semiHidden/>
    <w:unhideWhenUsed/>
    <w:rsid w:val="009F40AD"/>
    <w:rPr>
      <w:color w:val="605E5C"/>
      <w:shd w:val="clear" w:color="auto" w:fill="E1DFDD"/>
    </w:rPr>
  </w:style>
  <w:style w:type="character" w:styleId="HiperlinkVisitado">
    <w:name w:val="FollowedHyperlink"/>
    <w:basedOn w:val="Fontepargpadro"/>
    <w:uiPriority w:val="99"/>
    <w:semiHidden/>
    <w:unhideWhenUsed/>
    <w:rsid w:val="009F40AD"/>
    <w:rPr>
      <w:color w:val="954F72" w:themeColor="followedHyperlink"/>
      <w:u w:val="single"/>
    </w:rPr>
  </w:style>
  <w:style w:type="paragraph" w:styleId="Legenda">
    <w:name w:val="caption"/>
    <w:basedOn w:val="Normal"/>
    <w:next w:val="Normal"/>
    <w:uiPriority w:val="35"/>
    <w:unhideWhenUsed/>
    <w:qFormat/>
    <w:rsid w:val="009F40AD"/>
    <w:pPr>
      <w:spacing w:after="200" w:line="240" w:lineRule="auto"/>
    </w:pPr>
    <w:rPr>
      <w:i/>
      <w:iCs/>
      <w:color w:val="44546A" w:themeColor="text2"/>
      <w:sz w:val="18"/>
      <w:szCs w:val="18"/>
    </w:rPr>
  </w:style>
  <w:style w:type="table" w:customStyle="1" w:styleId="TabeladeLista6Colorida1">
    <w:name w:val="Tabela de Lista 6 Colorida1"/>
    <w:basedOn w:val="Tabelanormal"/>
    <w:uiPriority w:val="51"/>
    <w:rsid w:val="009F40AD"/>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ade">
    <w:name w:val="Table Grid"/>
    <w:basedOn w:val="Tabelanormal"/>
    <w:uiPriority w:val="59"/>
    <w:rsid w:val="009F40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deLista6Colorida-nfase61">
    <w:name w:val="Tabela de Lista 6 Colorida - Ênfase 61"/>
    <w:basedOn w:val="Tabelanormal"/>
    <w:uiPriority w:val="51"/>
    <w:rsid w:val="009F40AD"/>
    <w:pPr>
      <w:spacing w:after="0"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9F40A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9F40AD"/>
    <w:rPr>
      <w:color w:val="808080"/>
    </w:rPr>
  </w:style>
  <w:style w:type="character" w:customStyle="1" w:styleId="year">
    <w:name w:val="year"/>
    <w:basedOn w:val="Fontepargpadro"/>
    <w:rsid w:val="009F40AD"/>
  </w:style>
  <w:style w:type="character" w:customStyle="1" w:styleId="Ttulo10">
    <w:name w:val="Título1"/>
    <w:basedOn w:val="Fontepargpadro"/>
    <w:rsid w:val="009F40AD"/>
  </w:style>
  <w:style w:type="character" w:customStyle="1" w:styleId="journal">
    <w:name w:val="journal"/>
    <w:basedOn w:val="Fontepargpadro"/>
    <w:rsid w:val="009F40AD"/>
  </w:style>
  <w:style w:type="character" w:customStyle="1" w:styleId="vol">
    <w:name w:val="vol"/>
    <w:basedOn w:val="Fontepargpadro"/>
    <w:rsid w:val="009F40AD"/>
  </w:style>
  <w:style w:type="character" w:customStyle="1" w:styleId="pages">
    <w:name w:val="pages"/>
    <w:basedOn w:val="Fontepargpadro"/>
    <w:rsid w:val="009F40AD"/>
  </w:style>
  <w:style w:type="paragraph" w:styleId="CabealhodoSumrio">
    <w:name w:val="TOC Heading"/>
    <w:basedOn w:val="Ttulo1"/>
    <w:next w:val="Normal"/>
    <w:uiPriority w:val="39"/>
    <w:unhideWhenUsed/>
    <w:qFormat/>
    <w:rsid w:val="009F40AD"/>
    <w:pPr>
      <w:spacing w:line="276" w:lineRule="auto"/>
      <w:outlineLvl w:val="9"/>
    </w:pPr>
    <w:rPr>
      <w:lang w:eastAsia="pt-BR"/>
    </w:rPr>
  </w:style>
  <w:style w:type="character" w:customStyle="1" w:styleId="UnresolvedMention1">
    <w:name w:val="Unresolved Mention1"/>
    <w:basedOn w:val="Fontepargpadro"/>
    <w:uiPriority w:val="99"/>
    <w:semiHidden/>
    <w:unhideWhenUsed/>
    <w:rsid w:val="009F40AD"/>
    <w:rPr>
      <w:color w:val="605E5C"/>
      <w:shd w:val="clear" w:color="auto" w:fill="E1DFDD"/>
    </w:rPr>
  </w:style>
  <w:style w:type="paragraph" w:styleId="SemEspaamento">
    <w:name w:val="No Spacing"/>
    <w:uiPriority w:val="1"/>
    <w:qFormat/>
    <w:rsid w:val="009F40AD"/>
    <w:pPr>
      <w:spacing w:after="0" w:line="240" w:lineRule="auto"/>
    </w:pPr>
  </w:style>
  <w:style w:type="paragraph" w:styleId="Reviso">
    <w:name w:val="Revision"/>
    <w:hidden/>
    <w:uiPriority w:val="99"/>
    <w:semiHidden/>
    <w:rsid w:val="007E4F6F"/>
    <w:pPr>
      <w:spacing w:after="0" w:line="240" w:lineRule="auto"/>
    </w:pPr>
  </w:style>
  <w:style w:type="character" w:styleId="Refdecomentrio">
    <w:name w:val="annotation reference"/>
    <w:basedOn w:val="Fontepargpadro"/>
    <w:uiPriority w:val="99"/>
    <w:semiHidden/>
    <w:unhideWhenUsed/>
    <w:rsid w:val="0018382B"/>
    <w:rPr>
      <w:sz w:val="16"/>
      <w:szCs w:val="16"/>
    </w:rPr>
  </w:style>
  <w:style w:type="paragraph" w:styleId="Textodecomentrio">
    <w:name w:val="annotation text"/>
    <w:basedOn w:val="Normal"/>
    <w:link w:val="TextodecomentrioChar"/>
    <w:uiPriority w:val="99"/>
    <w:semiHidden/>
    <w:unhideWhenUsed/>
    <w:rsid w:val="0018382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8382B"/>
    <w:rPr>
      <w:sz w:val="20"/>
      <w:szCs w:val="20"/>
    </w:rPr>
  </w:style>
  <w:style w:type="paragraph" w:styleId="Assuntodocomentrio">
    <w:name w:val="annotation subject"/>
    <w:basedOn w:val="Textodecomentrio"/>
    <w:next w:val="Textodecomentrio"/>
    <w:link w:val="AssuntodocomentrioChar"/>
    <w:uiPriority w:val="99"/>
    <w:semiHidden/>
    <w:unhideWhenUsed/>
    <w:rsid w:val="0018382B"/>
    <w:rPr>
      <w:b/>
      <w:bCs/>
    </w:rPr>
  </w:style>
  <w:style w:type="character" w:customStyle="1" w:styleId="AssuntodocomentrioChar">
    <w:name w:val="Assunto do comentário Char"/>
    <w:basedOn w:val="TextodecomentrioChar"/>
    <w:link w:val="Assuntodocomentrio"/>
    <w:uiPriority w:val="99"/>
    <w:semiHidden/>
    <w:rsid w:val="0018382B"/>
    <w:rPr>
      <w:b/>
      <w:bCs/>
      <w:sz w:val="20"/>
      <w:szCs w:val="20"/>
    </w:rPr>
  </w:style>
  <w:style w:type="character" w:styleId="nfase">
    <w:name w:val="Emphasis"/>
    <w:basedOn w:val="Fontepargpadro"/>
    <w:uiPriority w:val="20"/>
    <w:qFormat/>
    <w:rsid w:val="004A14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00935">
      <w:bodyDiv w:val="1"/>
      <w:marLeft w:val="0"/>
      <w:marRight w:val="0"/>
      <w:marTop w:val="0"/>
      <w:marBottom w:val="0"/>
      <w:divBdr>
        <w:top w:val="none" w:sz="0" w:space="0" w:color="auto"/>
        <w:left w:val="none" w:sz="0" w:space="0" w:color="auto"/>
        <w:bottom w:val="none" w:sz="0" w:space="0" w:color="auto"/>
        <w:right w:val="none" w:sz="0" w:space="0" w:color="auto"/>
      </w:divBdr>
    </w:div>
    <w:div w:id="128326003">
      <w:bodyDiv w:val="1"/>
      <w:marLeft w:val="0"/>
      <w:marRight w:val="0"/>
      <w:marTop w:val="0"/>
      <w:marBottom w:val="0"/>
      <w:divBdr>
        <w:top w:val="none" w:sz="0" w:space="0" w:color="auto"/>
        <w:left w:val="none" w:sz="0" w:space="0" w:color="auto"/>
        <w:bottom w:val="none" w:sz="0" w:space="0" w:color="auto"/>
        <w:right w:val="none" w:sz="0" w:space="0" w:color="auto"/>
      </w:divBdr>
    </w:div>
    <w:div w:id="159005502">
      <w:bodyDiv w:val="1"/>
      <w:marLeft w:val="0"/>
      <w:marRight w:val="0"/>
      <w:marTop w:val="0"/>
      <w:marBottom w:val="0"/>
      <w:divBdr>
        <w:top w:val="none" w:sz="0" w:space="0" w:color="auto"/>
        <w:left w:val="none" w:sz="0" w:space="0" w:color="auto"/>
        <w:bottom w:val="none" w:sz="0" w:space="0" w:color="auto"/>
        <w:right w:val="none" w:sz="0" w:space="0" w:color="auto"/>
      </w:divBdr>
    </w:div>
    <w:div w:id="186524042">
      <w:bodyDiv w:val="1"/>
      <w:marLeft w:val="0"/>
      <w:marRight w:val="0"/>
      <w:marTop w:val="0"/>
      <w:marBottom w:val="0"/>
      <w:divBdr>
        <w:top w:val="none" w:sz="0" w:space="0" w:color="auto"/>
        <w:left w:val="none" w:sz="0" w:space="0" w:color="auto"/>
        <w:bottom w:val="none" w:sz="0" w:space="0" w:color="auto"/>
        <w:right w:val="none" w:sz="0" w:space="0" w:color="auto"/>
      </w:divBdr>
    </w:div>
    <w:div w:id="187718667">
      <w:bodyDiv w:val="1"/>
      <w:marLeft w:val="0"/>
      <w:marRight w:val="0"/>
      <w:marTop w:val="0"/>
      <w:marBottom w:val="0"/>
      <w:divBdr>
        <w:top w:val="none" w:sz="0" w:space="0" w:color="auto"/>
        <w:left w:val="none" w:sz="0" w:space="0" w:color="auto"/>
        <w:bottom w:val="none" w:sz="0" w:space="0" w:color="auto"/>
        <w:right w:val="none" w:sz="0" w:space="0" w:color="auto"/>
      </w:divBdr>
    </w:div>
    <w:div w:id="188376950">
      <w:bodyDiv w:val="1"/>
      <w:marLeft w:val="0"/>
      <w:marRight w:val="0"/>
      <w:marTop w:val="0"/>
      <w:marBottom w:val="0"/>
      <w:divBdr>
        <w:top w:val="none" w:sz="0" w:space="0" w:color="auto"/>
        <w:left w:val="none" w:sz="0" w:space="0" w:color="auto"/>
        <w:bottom w:val="none" w:sz="0" w:space="0" w:color="auto"/>
        <w:right w:val="none" w:sz="0" w:space="0" w:color="auto"/>
      </w:divBdr>
    </w:div>
    <w:div w:id="211233935">
      <w:bodyDiv w:val="1"/>
      <w:marLeft w:val="0"/>
      <w:marRight w:val="0"/>
      <w:marTop w:val="0"/>
      <w:marBottom w:val="0"/>
      <w:divBdr>
        <w:top w:val="none" w:sz="0" w:space="0" w:color="auto"/>
        <w:left w:val="none" w:sz="0" w:space="0" w:color="auto"/>
        <w:bottom w:val="none" w:sz="0" w:space="0" w:color="auto"/>
        <w:right w:val="none" w:sz="0" w:space="0" w:color="auto"/>
      </w:divBdr>
    </w:div>
    <w:div w:id="355541640">
      <w:bodyDiv w:val="1"/>
      <w:marLeft w:val="0"/>
      <w:marRight w:val="0"/>
      <w:marTop w:val="0"/>
      <w:marBottom w:val="0"/>
      <w:divBdr>
        <w:top w:val="none" w:sz="0" w:space="0" w:color="auto"/>
        <w:left w:val="none" w:sz="0" w:space="0" w:color="auto"/>
        <w:bottom w:val="none" w:sz="0" w:space="0" w:color="auto"/>
        <w:right w:val="none" w:sz="0" w:space="0" w:color="auto"/>
      </w:divBdr>
    </w:div>
    <w:div w:id="412699626">
      <w:bodyDiv w:val="1"/>
      <w:marLeft w:val="0"/>
      <w:marRight w:val="0"/>
      <w:marTop w:val="0"/>
      <w:marBottom w:val="0"/>
      <w:divBdr>
        <w:top w:val="none" w:sz="0" w:space="0" w:color="auto"/>
        <w:left w:val="none" w:sz="0" w:space="0" w:color="auto"/>
        <w:bottom w:val="none" w:sz="0" w:space="0" w:color="auto"/>
        <w:right w:val="none" w:sz="0" w:space="0" w:color="auto"/>
      </w:divBdr>
    </w:div>
    <w:div w:id="543906885">
      <w:bodyDiv w:val="1"/>
      <w:marLeft w:val="0"/>
      <w:marRight w:val="0"/>
      <w:marTop w:val="0"/>
      <w:marBottom w:val="0"/>
      <w:divBdr>
        <w:top w:val="none" w:sz="0" w:space="0" w:color="auto"/>
        <w:left w:val="none" w:sz="0" w:space="0" w:color="auto"/>
        <w:bottom w:val="none" w:sz="0" w:space="0" w:color="auto"/>
        <w:right w:val="none" w:sz="0" w:space="0" w:color="auto"/>
      </w:divBdr>
    </w:div>
    <w:div w:id="587344531">
      <w:bodyDiv w:val="1"/>
      <w:marLeft w:val="0"/>
      <w:marRight w:val="0"/>
      <w:marTop w:val="0"/>
      <w:marBottom w:val="0"/>
      <w:divBdr>
        <w:top w:val="none" w:sz="0" w:space="0" w:color="auto"/>
        <w:left w:val="none" w:sz="0" w:space="0" w:color="auto"/>
        <w:bottom w:val="none" w:sz="0" w:space="0" w:color="auto"/>
        <w:right w:val="none" w:sz="0" w:space="0" w:color="auto"/>
      </w:divBdr>
    </w:div>
    <w:div w:id="594630319">
      <w:bodyDiv w:val="1"/>
      <w:marLeft w:val="0"/>
      <w:marRight w:val="0"/>
      <w:marTop w:val="0"/>
      <w:marBottom w:val="0"/>
      <w:divBdr>
        <w:top w:val="none" w:sz="0" w:space="0" w:color="auto"/>
        <w:left w:val="none" w:sz="0" w:space="0" w:color="auto"/>
        <w:bottom w:val="none" w:sz="0" w:space="0" w:color="auto"/>
        <w:right w:val="none" w:sz="0" w:space="0" w:color="auto"/>
      </w:divBdr>
    </w:div>
    <w:div w:id="603999264">
      <w:bodyDiv w:val="1"/>
      <w:marLeft w:val="0"/>
      <w:marRight w:val="0"/>
      <w:marTop w:val="0"/>
      <w:marBottom w:val="0"/>
      <w:divBdr>
        <w:top w:val="none" w:sz="0" w:space="0" w:color="auto"/>
        <w:left w:val="none" w:sz="0" w:space="0" w:color="auto"/>
        <w:bottom w:val="none" w:sz="0" w:space="0" w:color="auto"/>
        <w:right w:val="none" w:sz="0" w:space="0" w:color="auto"/>
      </w:divBdr>
    </w:div>
    <w:div w:id="679091227">
      <w:bodyDiv w:val="1"/>
      <w:marLeft w:val="0"/>
      <w:marRight w:val="0"/>
      <w:marTop w:val="0"/>
      <w:marBottom w:val="0"/>
      <w:divBdr>
        <w:top w:val="none" w:sz="0" w:space="0" w:color="auto"/>
        <w:left w:val="none" w:sz="0" w:space="0" w:color="auto"/>
        <w:bottom w:val="none" w:sz="0" w:space="0" w:color="auto"/>
        <w:right w:val="none" w:sz="0" w:space="0" w:color="auto"/>
      </w:divBdr>
    </w:div>
    <w:div w:id="789010983">
      <w:bodyDiv w:val="1"/>
      <w:marLeft w:val="0"/>
      <w:marRight w:val="0"/>
      <w:marTop w:val="0"/>
      <w:marBottom w:val="0"/>
      <w:divBdr>
        <w:top w:val="none" w:sz="0" w:space="0" w:color="auto"/>
        <w:left w:val="none" w:sz="0" w:space="0" w:color="auto"/>
        <w:bottom w:val="none" w:sz="0" w:space="0" w:color="auto"/>
        <w:right w:val="none" w:sz="0" w:space="0" w:color="auto"/>
      </w:divBdr>
    </w:div>
    <w:div w:id="848520847">
      <w:bodyDiv w:val="1"/>
      <w:marLeft w:val="0"/>
      <w:marRight w:val="0"/>
      <w:marTop w:val="0"/>
      <w:marBottom w:val="0"/>
      <w:divBdr>
        <w:top w:val="none" w:sz="0" w:space="0" w:color="auto"/>
        <w:left w:val="none" w:sz="0" w:space="0" w:color="auto"/>
        <w:bottom w:val="none" w:sz="0" w:space="0" w:color="auto"/>
        <w:right w:val="none" w:sz="0" w:space="0" w:color="auto"/>
      </w:divBdr>
    </w:div>
    <w:div w:id="848638451">
      <w:bodyDiv w:val="1"/>
      <w:marLeft w:val="0"/>
      <w:marRight w:val="0"/>
      <w:marTop w:val="0"/>
      <w:marBottom w:val="0"/>
      <w:divBdr>
        <w:top w:val="none" w:sz="0" w:space="0" w:color="auto"/>
        <w:left w:val="none" w:sz="0" w:space="0" w:color="auto"/>
        <w:bottom w:val="none" w:sz="0" w:space="0" w:color="auto"/>
        <w:right w:val="none" w:sz="0" w:space="0" w:color="auto"/>
      </w:divBdr>
    </w:div>
    <w:div w:id="934441809">
      <w:bodyDiv w:val="1"/>
      <w:marLeft w:val="0"/>
      <w:marRight w:val="0"/>
      <w:marTop w:val="0"/>
      <w:marBottom w:val="0"/>
      <w:divBdr>
        <w:top w:val="none" w:sz="0" w:space="0" w:color="auto"/>
        <w:left w:val="none" w:sz="0" w:space="0" w:color="auto"/>
        <w:bottom w:val="none" w:sz="0" w:space="0" w:color="auto"/>
        <w:right w:val="none" w:sz="0" w:space="0" w:color="auto"/>
      </w:divBdr>
    </w:div>
    <w:div w:id="1025524760">
      <w:bodyDiv w:val="1"/>
      <w:marLeft w:val="0"/>
      <w:marRight w:val="0"/>
      <w:marTop w:val="0"/>
      <w:marBottom w:val="0"/>
      <w:divBdr>
        <w:top w:val="none" w:sz="0" w:space="0" w:color="auto"/>
        <w:left w:val="none" w:sz="0" w:space="0" w:color="auto"/>
        <w:bottom w:val="none" w:sz="0" w:space="0" w:color="auto"/>
        <w:right w:val="none" w:sz="0" w:space="0" w:color="auto"/>
      </w:divBdr>
    </w:div>
    <w:div w:id="1069691503">
      <w:bodyDiv w:val="1"/>
      <w:marLeft w:val="0"/>
      <w:marRight w:val="0"/>
      <w:marTop w:val="0"/>
      <w:marBottom w:val="0"/>
      <w:divBdr>
        <w:top w:val="none" w:sz="0" w:space="0" w:color="auto"/>
        <w:left w:val="none" w:sz="0" w:space="0" w:color="auto"/>
        <w:bottom w:val="none" w:sz="0" w:space="0" w:color="auto"/>
        <w:right w:val="none" w:sz="0" w:space="0" w:color="auto"/>
      </w:divBdr>
      <w:divsChild>
        <w:div w:id="246812744">
          <w:marLeft w:val="0"/>
          <w:marRight w:val="0"/>
          <w:marTop w:val="0"/>
          <w:marBottom w:val="0"/>
          <w:divBdr>
            <w:top w:val="none" w:sz="0" w:space="0" w:color="auto"/>
            <w:left w:val="none" w:sz="0" w:space="0" w:color="auto"/>
            <w:bottom w:val="none" w:sz="0" w:space="0" w:color="auto"/>
            <w:right w:val="none" w:sz="0" w:space="0" w:color="auto"/>
          </w:divBdr>
        </w:div>
        <w:div w:id="883565199">
          <w:marLeft w:val="0"/>
          <w:marRight w:val="0"/>
          <w:marTop w:val="0"/>
          <w:marBottom w:val="0"/>
          <w:divBdr>
            <w:top w:val="none" w:sz="0" w:space="0" w:color="auto"/>
            <w:left w:val="none" w:sz="0" w:space="0" w:color="auto"/>
            <w:bottom w:val="none" w:sz="0" w:space="0" w:color="auto"/>
            <w:right w:val="none" w:sz="0" w:space="0" w:color="auto"/>
          </w:divBdr>
        </w:div>
        <w:div w:id="1434283382">
          <w:marLeft w:val="0"/>
          <w:marRight w:val="0"/>
          <w:marTop w:val="0"/>
          <w:marBottom w:val="0"/>
          <w:divBdr>
            <w:top w:val="none" w:sz="0" w:space="0" w:color="auto"/>
            <w:left w:val="none" w:sz="0" w:space="0" w:color="auto"/>
            <w:bottom w:val="none" w:sz="0" w:space="0" w:color="auto"/>
            <w:right w:val="none" w:sz="0" w:space="0" w:color="auto"/>
          </w:divBdr>
        </w:div>
        <w:div w:id="1756783951">
          <w:marLeft w:val="0"/>
          <w:marRight w:val="0"/>
          <w:marTop w:val="0"/>
          <w:marBottom w:val="0"/>
          <w:divBdr>
            <w:top w:val="none" w:sz="0" w:space="0" w:color="auto"/>
            <w:left w:val="none" w:sz="0" w:space="0" w:color="auto"/>
            <w:bottom w:val="none" w:sz="0" w:space="0" w:color="auto"/>
            <w:right w:val="none" w:sz="0" w:space="0" w:color="auto"/>
          </w:divBdr>
        </w:div>
      </w:divsChild>
    </w:div>
    <w:div w:id="1073699793">
      <w:bodyDiv w:val="1"/>
      <w:marLeft w:val="0"/>
      <w:marRight w:val="0"/>
      <w:marTop w:val="0"/>
      <w:marBottom w:val="0"/>
      <w:divBdr>
        <w:top w:val="none" w:sz="0" w:space="0" w:color="auto"/>
        <w:left w:val="none" w:sz="0" w:space="0" w:color="auto"/>
        <w:bottom w:val="none" w:sz="0" w:space="0" w:color="auto"/>
        <w:right w:val="none" w:sz="0" w:space="0" w:color="auto"/>
      </w:divBdr>
    </w:div>
    <w:div w:id="1148090249">
      <w:bodyDiv w:val="1"/>
      <w:marLeft w:val="0"/>
      <w:marRight w:val="0"/>
      <w:marTop w:val="0"/>
      <w:marBottom w:val="0"/>
      <w:divBdr>
        <w:top w:val="none" w:sz="0" w:space="0" w:color="auto"/>
        <w:left w:val="none" w:sz="0" w:space="0" w:color="auto"/>
        <w:bottom w:val="none" w:sz="0" w:space="0" w:color="auto"/>
        <w:right w:val="none" w:sz="0" w:space="0" w:color="auto"/>
      </w:divBdr>
    </w:div>
    <w:div w:id="1183395578">
      <w:bodyDiv w:val="1"/>
      <w:marLeft w:val="0"/>
      <w:marRight w:val="0"/>
      <w:marTop w:val="0"/>
      <w:marBottom w:val="0"/>
      <w:divBdr>
        <w:top w:val="none" w:sz="0" w:space="0" w:color="auto"/>
        <w:left w:val="none" w:sz="0" w:space="0" w:color="auto"/>
        <w:bottom w:val="none" w:sz="0" w:space="0" w:color="auto"/>
        <w:right w:val="none" w:sz="0" w:space="0" w:color="auto"/>
      </w:divBdr>
    </w:div>
    <w:div w:id="1243223787">
      <w:bodyDiv w:val="1"/>
      <w:marLeft w:val="0"/>
      <w:marRight w:val="0"/>
      <w:marTop w:val="0"/>
      <w:marBottom w:val="0"/>
      <w:divBdr>
        <w:top w:val="none" w:sz="0" w:space="0" w:color="auto"/>
        <w:left w:val="none" w:sz="0" w:space="0" w:color="auto"/>
        <w:bottom w:val="none" w:sz="0" w:space="0" w:color="auto"/>
        <w:right w:val="none" w:sz="0" w:space="0" w:color="auto"/>
      </w:divBdr>
    </w:div>
    <w:div w:id="1371103027">
      <w:bodyDiv w:val="1"/>
      <w:marLeft w:val="0"/>
      <w:marRight w:val="0"/>
      <w:marTop w:val="0"/>
      <w:marBottom w:val="0"/>
      <w:divBdr>
        <w:top w:val="none" w:sz="0" w:space="0" w:color="auto"/>
        <w:left w:val="none" w:sz="0" w:space="0" w:color="auto"/>
        <w:bottom w:val="none" w:sz="0" w:space="0" w:color="auto"/>
        <w:right w:val="none" w:sz="0" w:space="0" w:color="auto"/>
      </w:divBdr>
    </w:div>
    <w:div w:id="1383402358">
      <w:bodyDiv w:val="1"/>
      <w:marLeft w:val="0"/>
      <w:marRight w:val="0"/>
      <w:marTop w:val="0"/>
      <w:marBottom w:val="0"/>
      <w:divBdr>
        <w:top w:val="none" w:sz="0" w:space="0" w:color="auto"/>
        <w:left w:val="none" w:sz="0" w:space="0" w:color="auto"/>
        <w:bottom w:val="none" w:sz="0" w:space="0" w:color="auto"/>
        <w:right w:val="none" w:sz="0" w:space="0" w:color="auto"/>
      </w:divBdr>
    </w:div>
    <w:div w:id="1391463502">
      <w:bodyDiv w:val="1"/>
      <w:marLeft w:val="0"/>
      <w:marRight w:val="0"/>
      <w:marTop w:val="0"/>
      <w:marBottom w:val="0"/>
      <w:divBdr>
        <w:top w:val="none" w:sz="0" w:space="0" w:color="auto"/>
        <w:left w:val="none" w:sz="0" w:space="0" w:color="auto"/>
        <w:bottom w:val="none" w:sz="0" w:space="0" w:color="auto"/>
        <w:right w:val="none" w:sz="0" w:space="0" w:color="auto"/>
      </w:divBdr>
      <w:divsChild>
        <w:div w:id="1860467590">
          <w:marLeft w:val="0"/>
          <w:marRight w:val="0"/>
          <w:marTop w:val="0"/>
          <w:marBottom w:val="0"/>
          <w:divBdr>
            <w:top w:val="none" w:sz="0" w:space="0" w:color="auto"/>
            <w:left w:val="none" w:sz="0" w:space="0" w:color="auto"/>
            <w:bottom w:val="none" w:sz="0" w:space="0" w:color="auto"/>
            <w:right w:val="none" w:sz="0" w:space="0" w:color="auto"/>
          </w:divBdr>
        </w:div>
        <w:div w:id="2033073639">
          <w:marLeft w:val="0"/>
          <w:marRight w:val="0"/>
          <w:marTop w:val="0"/>
          <w:marBottom w:val="0"/>
          <w:divBdr>
            <w:top w:val="none" w:sz="0" w:space="0" w:color="auto"/>
            <w:left w:val="none" w:sz="0" w:space="0" w:color="auto"/>
            <w:bottom w:val="none" w:sz="0" w:space="0" w:color="auto"/>
            <w:right w:val="none" w:sz="0" w:space="0" w:color="auto"/>
          </w:divBdr>
        </w:div>
      </w:divsChild>
    </w:div>
    <w:div w:id="1421295761">
      <w:bodyDiv w:val="1"/>
      <w:marLeft w:val="0"/>
      <w:marRight w:val="0"/>
      <w:marTop w:val="0"/>
      <w:marBottom w:val="0"/>
      <w:divBdr>
        <w:top w:val="none" w:sz="0" w:space="0" w:color="auto"/>
        <w:left w:val="none" w:sz="0" w:space="0" w:color="auto"/>
        <w:bottom w:val="none" w:sz="0" w:space="0" w:color="auto"/>
        <w:right w:val="none" w:sz="0" w:space="0" w:color="auto"/>
      </w:divBdr>
    </w:div>
    <w:div w:id="1433428595">
      <w:bodyDiv w:val="1"/>
      <w:marLeft w:val="0"/>
      <w:marRight w:val="0"/>
      <w:marTop w:val="0"/>
      <w:marBottom w:val="0"/>
      <w:divBdr>
        <w:top w:val="none" w:sz="0" w:space="0" w:color="auto"/>
        <w:left w:val="none" w:sz="0" w:space="0" w:color="auto"/>
        <w:bottom w:val="none" w:sz="0" w:space="0" w:color="auto"/>
        <w:right w:val="none" w:sz="0" w:space="0" w:color="auto"/>
      </w:divBdr>
    </w:div>
    <w:div w:id="1470510796">
      <w:bodyDiv w:val="1"/>
      <w:marLeft w:val="0"/>
      <w:marRight w:val="0"/>
      <w:marTop w:val="0"/>
      <w:marBottom w:val="0"/>
      <w:divBdr>
        <w:top w:val="none" w:sz="0" w:space="0" w:color="auto"/>
        <w:left w:val="none" w:sz="0" w:space="0" w:color="auto"/>
        <w:bottom w:val="none" w:sz="0" w:space="0" w:color="auto"/>
        <w:right w:val="none" w:sz="0" w:space="0" w:color="auto"/>
      </w:divBdr>
    </w:div>
    <w:div w:id="1586257371">
      <w:bodyDiv w:val="1"/>
      <w:marLeft w:val="0"/>
      <w:marRight w:val="0"/>
      <w:marTop w:val="0"/>
      <w:marBottom w:val="0"/>
      <w:divBdr>
        <w:top w:val="none" w:sz="0" w:space="0" w:color="auto"/>
        <w:left w:val="none" w:sz="0" w:space="0" w:color="auto"/>
        <w:bottom w:val="none" w:sz="0" w:space="0" w:color="auto"/>
        <w:right w:val="none" w:sz="0" w:space="0" w:color="auto"/>
      </w:divBdr>
    </w:div>
    <w:div w:id="1637293491">
      <w:bodyDiv w:val="1"/>
      <w:marLeft w:val="0"/>
      <w:marRight w:val="0"/>
      <w:marTop w:val="0"/>
      <w:marBottom w:val="0"/>
      <w:divBdr>
        <w:top w:val="none" w:sz="0" w:space="0" w:color="auto"/>
        <w:left w:val="none" w:sz="0" w:space="0" w:color="auto"/>
        <w:bottom w:val="none" w:sz="0" w:space="0" w:color="auto"/>
        <w:right w:val="none" w:sz="0" w:space="0" w:color="auto"/>
      </w:divBdr>
    </w:div>
    <w:div w:id="1642996558">
      <w:bodyDiv w:val="1"/>
      <w:marLeft w:val="0"/>
      <w:marRight w:val="0"/>
      <w:marTop w:val="0"/>
      <w:marBottom w:val="0"/>
      <w:divBdr>
        <w:top w:val="none" w:sz="0" w:space="0" w:color="auto"/>
        <w:left w:val="none" w:sz="0" w:space="0" w:color="auto"/>
        <w:bottom w:val="none" w:sz="0" w:space="0" w:color="auto"/>
        <w:right w:val="none" w:sz="0" w:space="0" w:color="auto"/>
      </w:divBdr>
    </w:div>
    <w:div w:id="1643272944">
      <w:bodyDiv w:val="1"/>
      <w:marLeft w:val="0"/>
      <w:marRight w:val="0"/>
      <w:marTop w:val="0"/>
      <w:marBottom w:val="0"/>
      <w:divBdr>
        <w:top w:val="none" w:sz="0" w:space="0" w:color="auto"/>
        <w:left w:val="none" w:sz="0" w:space="0" w:color="auto"/>
        <w:bottom w:val="none" w:sz="0" w:space="0" w:color="auto"/>
        <w:right w:val="none" w:sz="0" w:space="0" w:color="auto"/>
      </w:divBdr>
      <w:divsChild>
        <w:div w:id="124272482">
          <w:marLeft w:val="0"/>
          <w:marRight w:val="0"/>
          <w:marTop w:val="0"/>
          <w:marBottom w:val="0"/>
          <w:divBdr>
            <w:top w:val="none" w:sz="0" w:space="0" w:color="auto"/>
            <w:left w:val="none" w:sz="0" w:space="0" w:color="auto"/>
            <w:bottom w:val="none" w:sz="0" w:space="0" w:color="auto"/>
            <w:right w:val="none" w:sz="0" w:space="0" w:color="auto"/>
          </w:divBdr>
        </w:div>
        <w:div w:id="466318524">
          <w:marLeft w:val="0"/>
          <w:marRight w:val="0"/>
          <w:marTop w:val="0"/>
          <w:marBottom w:val="0"/>
          <w:divBdr>
            <w:top w:val="none" w:sz="0" w:space="0" w:color="auto"/>
            <w:left w:val="none" w:sz="0" w:space="0" w:color="auto"/>
            <w:bottom w:val="none" w:sz="0" w:space="0" w:color="auto"/>
            <w:right w:val="none" w:sz="0" w:space="0" w:color="auto"/>
          </w:divBdr>
        </w:div>
        <w:div w:id="1009797518">
          <w:marLeft w:val="0"/>
          <w:marRight w:val="0"/>
          <w:marTop w:val="0"/>
          <w:marBottom w:val="0"/>
          <w:divBdr>
            <w:top w:val="none" w:sz="0" w:space="0" w:color="auto"/>
            <w:left w:val="none" w:sz="0" w:space="0" w:color="auto"/>
            <w:bottom w:val="none" w:sz="0" w:space="0" w:color="auto"/>
            <w:right w:val="none" w:sz="0" w:space="0" w:color="auto"/>
          </w:divBdr>
        </w:div>
        <w:div w:id="1808087261">
          <w:marLeft w:val="0"/>
          <w:marRight w:val="0"/>
          <w:marTop w:val="0"/>
          <w:marBottom w:val="0"/>
          <w:divBdr>
            <w:top w:val="none" w:sz="0" w:space="0" w:color="auto"/>
            <w:left w:val="none" w:sz="0" w:space="0" w:color="auto"/>
            <w:bottom w:val="none" w:sz="0" w:space="0" w:color="auto"/>
            <w:right w:val="none" w:sz="0" w:space="0" w:color="auto"/>
          </w:divBdr>
        </w:div>
      </w:divsChild>
    </w:div>
    <w:div w:id="1709917673">
      <w:bodyDiv w:val="1"/>
      <w:marLeft w:val="0"/>
      <w:marRight w:val="0"/>
      <w:marTop w:val="0"/>
      <w:marBottom w:val="0"/>
      <w:divBdr>
        <w:top w:val="none" w:sz="0" w:space="0" w:color="auto"/>
        <w:left w:val="none" w:sz="0" w:space="0" w:color="auto"/>
        <w:bottom w:val="none" w:sz="0" w:space="0" w:color="auto"/>
        <w:right w:val="none" w:sz="0" w:space="0" w:color="auto"/>
      </w:divBdr>
    </w:div>
    <w:div w:id="1790392216">
      <w:bodyDiv w:val="1"/>
      <w:marLeft w:val="0"/>
      <w:marRight w:val="0"/>
      <w:marTop w:val="0"/>
      <w:marBottom w:val="0"/>
      <w:divBdr>
        <w:top w:val="none" w:sz="0" w:space="0" w:color="auto"/>
        <w:left w:val="none" w:sz="0" w:space="0" w:color="auto"/>
        <w:bottom w:val="none" w:sz="0" w:space="0" w:color="auto"/>
        <w:right w:val="none" w:sz="0" w:space="0" w:color="auto"/>
      </w:divBdr>
    </w:div>
    <w:div w:id="1853258846">
      <w:bodyDiv w:val="1"/>
      <w:marLeft w:val="0"/>
      <w:marRight w:val="0"/>
      <w:marTop w:val="0"/>
      <w:marBottom w:val="0"/>
      <w:divBdr>
        <w:top w:val="none" w:sz="0" w:space="0" w:color="auto"/>
        <w:left w:val="none" w:sz="0" w:space="0" w:color="auto"/>
        <w:bottom w:val="none" w:sz="0" w:space="0" w:color="auto"/>
        <w:right w:val="none" w:sz="0" w:space="0" w:color="auto"/>
      </w:divBdr>
    </w:div>
    <w:div w:id="1871339737">
      <w:bodyDiv w:val="1"/>
      <w:marLeft w:val="0"/>
      <w:marRight w:val="0"/>
      <w:marTop w:val="0"/>
      <w:marBottom w:val="0"/>
      <w:divBdr>
        <w:top w:val="none" w:sz="0" w:space="0" w:color="auto"/>
        <w:left w:val="none" w:sz="0" w:space="0" w:color="auto"/>
        <w:bottom w:val="none" w:sz="0" w:space="0" w:color="auto"/>
        <w:right w:val="none" w:sz="0" w:space="0" w:color="auto"/>
      </w:divBdr>
    </w:div>
    <w:div w:id="1922715804">
      <w:bodyDiv w:val="1"/>
      <w:marLeft w:val="0"/>
      <w:marRight w:val="0"/>
      <w:marTop w:val="0"/>
      <w:marBottom w:val="0"/>
      <w:divBdr>
        <w:top w:val="none" w:sz="0" w:space="0" w:color="auto"/>
        <w:left w:val="none" w:sz="0" w:space="0" w:color="auto"/>
        <w:bottom w:val="none" w:sz="0" w:space="0" w:color="auto"/>
        <w:right w:val="none" w:sz="0" w:space="0" w:color="auto"/>
      </w:divBdr>
    </w:div>
    <w:div w:id="2029209885">
      <w:bodyDiv w:val="1"/>
      <w:marLeft w:val="0"/>
      <w:marRight w:val="0"/>
      <w:marTop w:val="0"/>
      <w:marBottom w:val="0"/>
      <w:divBdr>
        <w:top w:val="none" w:sz="0" w:space="0" w:color="auto"/>
        <w:left w:val="none" w:sz="0" w:space="0" w:color="auto"/>
        <w:bottom w:val="none" w:sz="0" w:space="0" w:color="auto"/>
        <w:right w:val="none" w:sz="0" w:space="0" w:color="auto"/>
      </w:divBdr>
    </w:div>
    <w:div w:id="2065594617">
      <w:bodyDiv w:val="1"/>
      <w:marLeft w:val="0"/>
      <w:marRight w:val="0"/>
      <w:marTop w:val="0"/>
      <w:marBottom w:val="0"/>
      <w:divBdr>
        <w:top w:val="none" w:sz="0" w:space="0" w:color="auto"/>
        <w:left w:val="none" w:sz="0" w:space="0" w:color="auto"/>
        <w:bottom w:val="none" w:sz="0" w:space="0" w:color="auto"/>
        <w:right w:val="none" w:sz="0" w:space="0" w:color="auto"/>
      </w:divBdr>
    </w:div>
    <w:div w:id="2118980228">
      <w:bodyDiv w:val="1"/>
      <w:marLeft w:val="0"/>
      <w:marRight w:val="0"/>
      <w:marTop w:val="0"/>
      <w:marBottom w:val="0"/>
      <w:divBdr>
        <w:top w:val="none" w:sz="0" w:space="0" w:color="auto"/>
        <w:left w:val="none" w:sz="0" w:space="0" w:color="auto"/>
        <w:bottom w:val="none" w:sz="0" w:space="0" w:color="auto"/>
        <w:right w:val="none" w:sz="0" w:space="0" w:color="auto"/>
      </w:divBdr>
    </w:div>
    <w:div w:id="2127385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jpg"/><Relationship Id="rId63"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6.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sepog.ro.gov.br/Uploads/Arquivos/PDF/PAC%20II/Cidades%20Digitais/cidades-digitais-termo-de-referencia.pdf" TargetMode="External"/><Relationship Id="rId58" Type="http://schemas.openxmlformats.org/officeDocument/2006/relationships/image" Target="media/image40.jpg"/><Relationship Id="rId66" Type="http://schemas.microsoft.com/office/2016/09/relationships/commentsIds" Target="commentsIds.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39.jp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hyperlink" Target="http://www.sepog.ro.gov.br/Uploads/Arquivos/PDF/PAC%20II/Cidades%20Digitais/cidades-digitais-termo-de-referencia.pdf" TargetMode="External"/><Relationship Id="rId60" Type="http://schemas.openxmlformats.org/officeDocument/2006/relationships/image" Target="media/image42.png"/><Relationship Id="rId65"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jp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1.png"/></Relationships>
</file>

<file path=word/_rels/footnotes.xml.rels><?xml version="1.0" encoding="UTF-8" standalone="yes"?>
<Relationships xmlns="http://schemas.openxmlformats.org/package/2006/relationships"><Relationship Id="rId2" Type="http://schemas.openxmlformats.org/officeDocument/2006/relationships/hyperlink" Target="http://antigo.mctic.gov.br/mctic/opencms/salaImprensa/noticias/arquivos/migracao/2016/09/Cidades_Digitais_melhora_servicos_publicos_e_municipios_ja_planejam_sinal_em_areas_rurais.html" TargetMode="External"/><Relationship Id="rId1" Type="http://schemas.openxmlformats.org/officeDocument/2006/relationships/hyperlink" Target="http://antigo.mctic.gov.br/mctic/opencms/salaImprensa/noticias/arquivos/migracao/2016/09/MCTIC_finaliza_visitas_tecnicas_a_municipios_do_programa_Cidades_Digitais_em_Sao_Paulo.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6FB74-B454-4603-82AC-290066931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89</Pages>
  <Words>20992</Words>
  <Characters>113361</Characters>
  <Application>Microsoft Office Word</Application>
  <DocSecurity>0</DocSecurity>
  <Lines>944</Lines>
  <Paragraphs>268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Fraga</dc:creator>
  <cp:lastModifiedBy>Rafael Fraga</cp:lastModifiedBy>
  <cp:revision>14</cp:revision>
  <cp:lastPrinted>2022-02-08T01:49:00Z</cp:lastPrinted>
  <dcterms:created xsi:type="dcterms:W3CDTF">2022-02-07T20:13:00Z</dcterms:created>
  <dcterms:modified xsi:type="dcterms:W3CDTF">2022-02-16T17:03:00Z</dcterms:modified>
</cp:coreProperties>
</file>